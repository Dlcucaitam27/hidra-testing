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10774" w:type="dxa"/>
        <w:tblInd w:w="-998" w:type="dxa"/>
        <w:tblLook w:val="04A0" w:firstRow="1" w:lastRow="0" w:firstColumn="1" w:lastColumn="0" w:noHBand="0" w:noVBand="1"/>
      </w:tblPr>
      <w:tblGrid>
        <w:gridCol w:w="1910"/>
        <w:gridCol w:w="598"/>
        <w:gridCol w:w="714"/>
        <w:gridCol w:w="750"/>
        <w:gridCol w:w="2104"/>
        <w:gridCol w:w="707"/>
        <w:gridCol w:w="708"/>
        <w:gridCol w:w="750"/>
        <w:gridCol w:w="1124"/>
        <w:gridCol w:w="1409"/>
      </w:tblGrid>
      <w:tr w:rsidR="00D072D9" w14:paraId="0DFFC630" w14:textId="10FDCB21" w:rsidTr="00910686">
        <w:trPr>
          <w:trHeight w:val="340"/>
        </w:trPr>
        <w:tc>
          <w:tcPr>
            <w:tcW w:w="0" w:type="auto"/>
            <w:gridSpan w:val="10"/>
            <w:shd w:val="clear" w:color="auto" w:fill="747474"/>
            <w:vAlign w:val="center"/>
          </w:tcPr>
          <w:p w14:paraId="73666AFB" w14:textId="4AAAEC51" w:rsidR="00D072D9" w:rsidRPr="00466FAC" w:rsidRDefault="00D072D9" w:rsidP="0012024F">
            <w:pPr>
              <w:jc w:val="center"/>
              <w:rPr>
                <w:rFonts w:ascii="Arial" w:hAnsi="Arial" w:cs="Arial"/>
                <w:b/>
                <w:bCs/>
                <w:sz w:val="20"/>
                <w:szCs w:val="20"/>
              </w:rPr>
            </w:pPr>
            <w:r w:rsidRPr="00910686">
              <w:rPr>
                <w:rFonts w:ascii="Arial" w:hAnsi="Arial" w:cs="Arial"/>
                <w:b/>
                <w:bCs/>
                <w:color w:val="FFFFFF" w:themeColor="background1"/>
                <w:sz w:val="20"/>
                <w:szCs w:val="20"/>
              </w:rPr>
              <w:t>I. INFORMACIÓN GENERAL DE LA ORDEN DE TRABAJO</w:t>
            </w:r>
          </w:p>
        </w:tc>
      </w:tr>
      <w:tr w:rsidR="00465B70" w:rsidRPr="004F0A7D" w14:paraId="57BFD1AE" w14:textId="16B14B70" w:rsidTr="00465B70">
        <w:trPr>
          <w:trHeight w:val="227"/>
        </w:trPr>
        <w:tc>
          <w:tcPr>
            <w:tcW w:w="1915" w:type="dxa"/>
            <w:vMerge w:val="restart"/>
            <w:vAlign w:val="center"/>
          </w:tcPr>
          <w:p w14:paraId="2862C56E" w14:textId="112BFBF3" w:rsidR="00465B70" w:rsidRPr="004F0A7D" w:rsidRDefault="00465B70" w:rsidP="004F0A7D">
            <w:pPr>
              <w:jc w:val="center"/>
              <w:rPr>
                <w:rFonts w:ascii="Arial" w:hAnsi="Arial" w:cs="Arial"/>
                <w:sz w:val="20"/>
                <w:szCs w:val="20"/>
              </w:rPr>
            </w:pPr>
            <w:r w:rsidRPr="004F0A7D">
              <w:rPr>
                <w:rFonts w:ascii="Arial" w:hAnsi="Arial" w:cs="Arial"/>
                <w:sz w:val="20"/>
                <w:szCs w:val="20"/>
              </w:rPr>
              <w:t>Asignación de la Orden de Trabajo</w:t>
            </w:r>
          </w:p>
        </w:tc>
        <w:tc>
          <w:tcPr>
            <w:tcW w:w="2064" w:type="dxa"/>
            <w:gridSpan w:val="3"/>
            <w:vAlign w:val="center"/>
          </w:tcPr>
          <w:p w14:paraId="5217C5BF" w14:textId="6AD46CB6" w:rsidR="00465B70" w:rsidRPr="004F0A7D" w:rsidRDefault="00465B70" w:rsidP="004F0A7D">
            <w:pPr>
              <w:jc w:val="center"/>
              <w:rPr>
                <w:rFonts w:ascii="Arial" w:hAnsi="Arial" w:cs="Arial"/>
                <w:sz w:val="20"/>
                <w:szCs w:val="20"/>
              </w:rPr>
            </w:pPr>
            <w:r w:rsidRPr="004F0A7D">
              <w:rPr>
                <w:rFonts w:ascii="Arial" w:hAnsi="Arial" w:cs="Arial"/>
                <w:sz w:val="20"/>
                <w:szCs w:val="20"/>
              </w:rPr>
              <w:t>Fecha</w:t>
            </w:r>
          </w:p>
        </w:tc>
        <w:tc>
          <w:tcPr>
            <w:tcW w:w="2112" w:type="dxa"/>
            <w:vMerge w:val="restart"/>
            <w:vAlign w:val="center"/>
          </w:tcPr>
          <w:p w14:paraId="750A172F" w14:textId="4695DDBE" w:rsidR="00465B70" w:rsidRPr="004F0A7D" w:rsidRDefault="00465B70" w:rsidP="004F0A7D">
            <w:pPr>
              <w:jc w:val="center"/>
              <w:rPr>
                <w:rFonts w:ascii="Arial" w:hAnsi="Arial" w:cs="Arial"/>
                <w:sz w:val="20"/>
                <w:szCs w:val="20"/>
              </w:rPr>
            </w:pPr>
            <w:r>
              <w:rPr>
                <w:rFonts w:ascii="Arial" w:hAnsi="Arial" w:cs="Arial"/>
                <w:sz w:val="20"/>
                <w:szCs w:val="20"/>
              </w:rPr>
              <w:t xml:space="preserve">Remisión a Calidad </w:t>
            </w:r>
          </w:p>
        </w:tc>
        <w:tc>
          <w:tcPr>
            <w:tcW w:w="2137" w:type="dxa"/>
            <w:gridSpan w:val="3"/>
            <w:vAlign w:val="center"/>
          </w:tcPr>
          <w:p w14:paraId="212A76AD" w14:textId="4E2B60F0" w:rsidR="00465B70" w:rsidRPr="004F0A7D" w:rsidRDefault="00465B70" w:rsidP="004F0A7D">
            <w:pPr>
              <w:jc w:val="center"/>
              <w:rPr>
                <w:rFonts w:ascii="Arial" w:hAnsi="Arial" w:cs="Arial"/>
                <w:sz w:val="20"/>
                <w:szCs w:val="20"/>
              </w:rPr>
            </w:pPr>
            <w:r w:rsidRPr="004F0A7D">
              <w:rPr>
                <w:rFonts w:ascii="Arial" w:hAnsi="Arial" w:cs="Arial"/>
                <w:sz w:val="20"/>
                <w:szCs w:val="20"/>
              </w:rPr>
              <w:t>Fecha</w:t>
            </w:r>
          </w:p>
        </w:tc>
        <w:tc>
          <w:tcPr>
            <w:tcW w:w="1129" w:type="dxa"/>
            <w:vMerge w:val="restart"/>
            <w:shd w:val="clear" w:color="auto" w:fill="FFFFFF" w:themeFill="background1"/>
            <w:vAlign w:val="center"/>
          </w:tcPr>
          <w:p w14:paraId="07F9ACA2" w14:textId="7FC7A99E" w:rsidR="00465B70" w:rsidRPr="004F0A7D" w:rsidRDefault="00465B70" w:rsidP="004F0A7D">
            <w:pPr>
              <w:jc w:val="center"/>
              <w:rPr>
                <w:rFonts w:ascii="Arial" w:hAnsi="Arial" w:cs="Arial"/>
                <w:sz w:val="20"/>
                <w:szCs w:val="20"/>
              </w:rPr>
            </w:pPr>
            <w:r w:rsidRPr="00D072D9">
              <w:rPr>
                <w:rFonts w:ascii="Arial" w:hAnsi="Arial" w:cs="Arial"/>
                <w:sz w:val="20"/>
                <w:szCs w:val="20"/>
              </w:rPr>
              <w:t>N° de OT</w:t>
            </w:r>
          </w:p>
        </w:tc>
        <w:tc>
          <w:tcPr>
            <w:tcW w:w="1417" w:type="dxa"/>
            <w:vMerge w:val="restart"/>
            <w:vAlign w:val="center"/>
          </w:tcPr>
          <w:p w14:paraId="2AA7CFD8" w14:textId="77777777" w:rsidR="00465B70" w:rsidRPr="008B4CBA" w:rsidRDefault="00465B70" w:rsidP="004F0A7D">
            <w:pPr>
              <w:jc w:val="center"/>
              <w:rPr>
                <w:rFonts w:ascii="Arial" w:hAnsi="Arial" w:cs="Arial"/>
                <w:sz w:val="20"/>
                <w:szCs w:val="20"/>
                <w:highlight w:val="darkCyan"/>
              </w:rPr>
            </w:pPr>
          </w:p>
        </w:tc>
      </w:tr>
      <w:tr w:rsidR="00465B70" w:rsidRPr="004F0A7D" w14:paraId="3B2D2598" w14:textId="7F912B62" w:rsidTr="00465B70">
        <w:trPr>
          <w:trHeight w:val="227"/>
        </w:trPr>
        <w:tc>
          <w:tcPr>
            <w:tcW w:w="1915" w:type="dxa"/>
            <w:vMerge/>
          </w:tcPr>
          <w:p w14:paraId="74DBF2EC" w14:textId="77777777" w:rsidR="00465B70" w:rsidRPr="004F0A7D" w:rsidRDefault="00465B70" w:rsidP="00BE3E33">
            <w:pPr>
              <w:jc w:val="center"/>
              <w:rPr>
                <w:rFonts w:ascii="Arial" w:hAnsi="Arial" w:cs="Arial"/>
                <w:sz w:val="20"/>
                <w:szCs w:val="20"/>
              </w:rPr>
            </w:pPr>
          </w:p>
        </w:tc>
        <w:tc>
          <w:tcPr>
            <w:tcW w:w="599" w:type="dxa"/>
            <w:vAlign w:val="center"/>
          </w:tcPr>
          <w:p w14:paraId="35034B76" w14:textId="0120DF50" w:rsidR="00465B70" w:rsidRPr="00465B70" w:rsidRDefault="00465B70" w:rsidP="00BE3E33">
            <w:pPr>
              <w:jc w:val="center"/>
              <w:rPr>
                <w:rFonts w:ascii="Arial" w:hAnsi="Arial" w:cs="Arial"/>
                <w:color w:val="A6A6A6" w:themeColor="background1" w:themeShade="A6"/>
                <w:sz w:val="20"/>
                <w:szCs w:val="20"/>
              </w:rPr>
            </w:pPr>
            <w:r w:rsidRPr="00465B70">
              <w:rPr>
                <w:rFonts w:ascii="Arial" w:hAnsi="Arial" w:cs="Arial"/>
                <w:color w:val="A6A6A6" w:themeColor="background1" w:themeShade="A6"/>
                <w:sz w:val="20"/>
                <w:szCs w:val="20"/>
              </w:rPr>
              <w:t>DD</w:t>
            </w:r>
          </w:p>
        </w:tc>
        <w:tc>
          <w:tcPr>
            <w:tcW w:w="715" w:type="dxa"/>
            <w:vAlign w:val="center"/>
          </w:tcPr>
          <w:p w14:paraId="5A72ADEE" w14:textId="227B2B89" w:rsidR="00465B70" w:rsidRPr="00465B70" w:rsidRDefault="00465B70" w:rsidP="00BE3E33">
            <w:pPr>
              <w:jc w:val="center"/>
              <w:rPr>
                <w:rFonts w:ascii="Arial" w:hAnsi="Arial" w:cs="Arial"/>
                <w:color w:val="A6A6A6" w:themeColor="background1" w:themeShade="A6"/>
                <w:sz w:val="20"/>
                <w:szCs w:val="20"/>
              </w:rPr>
            </w:pPr>
            <w:r w:rsidRPr="00465B70">
              <w:rPr>
                <w:rFonts w:ascii="Arial" w:hAnsi="Arial" w:cs="Arial"/>
                <w:color w:val="A6A6A6" w:themeColor="background1" w:themeShade="A6"/>
                <w:sz w:val="20"/>
                <w:szCs w:val="20"/>
              </w:rPr>
              <w:t>MM</w:t>
            </w:r>
          </w:p>
        </w:tc>
        <w:tc>
          <w:tcPr>
            <w:tcW w:w="750" w:type="dxa"/>
            <w:vAlign w:val="center"/>
          </w:tcPr>
          <w:p w14:paraId="7C8768E9" w14:textId="7038395B" w:rsidR="00465B70" w:rsidRPr="00465B70" w:rsidRDefault="00465B70" w:rsidP="00BE3E33">
            <w:pPr>
              <w:jc w:val="center"/>
              <w:rPr>
                <w:rFonts w:ascii="Arial" w:hAnsi="Arial" w:cs="Arial"/>
                <w:color w:val="A6A6A6" w:themeColor="background1" w:themeShade="A6"/>
                <w:sz w:val="20"/>
                <w:szCs w:val="20"/>
              </w:rPr>
            </w:pPr>
            <w:r w:rsidRPr="00465B70">
              <w:rPr>
                <w:rFonts w:ascii="Arial" w:hAnsi="Arial" w:cs="Arial"/>
                <w:color w:val="A6A6A6" w:themeColor="background1" w:themeShade="A6"/>
                <w:sz w:val="20"/>
                <w:szCs w:val="20"/>
              </w:rPr>
              <w:t>AAAA</w:t>
            </w:r>
          </w:p>
        </w:tc>
        <w:tc>
          <w:tcPr>
            <w:tcW w:w="2112" w:type="dxa"/>
            <w:vMerge/>
            <w:vAlign w:val="center"/>
          </w:tcPr>
          <w:p w14:paraId="71D0B099" w14:textId="77777777" w:rsidR="00465B70" w:rsidRPr="004F0A7D" w:rsidRDefault="00465B70" w:rsidP="00BE3E33">
            <w:pPr>
              <w:jc w:val="center"/>
              <w:rPr>
                <w:rFonts w:ascii="Arial" w:hAnsi="Arial" w:cs="Arial"/>
                <w:sz w:val="20"/>
                <w:szCs w:val="20"/>
              </w:rPr>
            </w:pPr>
          </w:p>
        </w:tc>
        <w:tc>
          <w:tcPr>
            <w:tcW w:w="708" w:type="dxa"/>
            <w:vAlign w:val="center"/>
          </w:tcPr>
          <w:p w14:paraId="6E13C475" w14:textId="08FFA467" w:rsidR="00465B70" w:rsidRPr="00465B70" w:rsidRDefault="00465B70" w:rsidP="00BE3E33">
            <w:pPr>
              <w:jc w:val="center"/>
              <w:rPr>
                <w:rFonts w:ascii="Arial" w:hAnsi="Arial" w:cs="Arial"/>
                <w:color w:val="A6A6A6" w:themeColor="background1" w:themeShade="A6"/>
                <w:sz w:val="20"/>
                <w:szCs w:val="20"/>
              </w:rPr>
            </w:pPr>
            <w:r w:rsidRPr="00465B70">
              <w:rPr>
                <w:rFonts w:ascii="Arial" w:hAnsi="Arial" w:cs="Arial"/>
                <w:color w:val="A6A6A6" w:themeColor="background1" w:themeShade="A6"/>
                <w:sz w:val="20"/>
                <w:szCs w:val="20"/>
              </w:rPr>
              <w:t>DD</w:t>
            </w:r>
          </w:p>
        </w:tc>
        <w:tc>
          <w:tcPr>
            <w:tcW w:w="709" w:type="dxa"/>
            <w:vAlign w:val="center"/>
          </w:tcPr>
          <w:p w14:paraId="0764A57B" w14:textId="4CA9450F" w:rsidR="00465B70" w:rsidRPr="00465B70" w:rsidRDefault="00465B70" w:rsidP="00BE3E33">
            <w:pPr>
              <w:jc w:val="center"/>
              <w:rPr>
                <w:rFonts w:ascii="Arial" w:hAnsi="Arial" w:cs="Arial"/>
                <w:color w:val="A6A6A6" w:themeColor="background1" w:themeShade="A6"/>
                <w:sz w:val="20"/>
                <w:szCs w:val="20"/>
              </w:rPr>
            </w:pPr>
            <w:r w:rsidRPr="00465B70">
              <w:rPr>
                <w:rFonts w:ascii="Arial" w:hAnsi="Arial" w:cs="Arial"/>
                <w:color w:val="A6A6A6" w:themeColor="background1" w:themeShade="A6"/>
                <w:sz w:val="20"/>
                <w:szCs w:val="20"/>
              </w:rPr>
              <w:t>MM</w:t>
            </w:r>
          </w:p>
        </w:tc>
        <w:tc>
          <w:tcPr>
            <w:tcW w:w="720" w:type="dxa"/>
            <w:vAlign w:val="center"/>
          </w:tcPr>
          <w:p w14:paraId="737D9242" w14:textId="43F400DE" w:rsidR="00465B70" w:rsidRPr="00465B70" w:rsidRDefault="00465B70" w:rsidP="00BE3E33">
            <w:pPr>
              <w:jc w:val="center"/>
              <w:rPr>
                <w:rFonts w:ascii="Arial" w:hAnsi="Arial" w:cs="Arial"/>
                <w:color w:val="A6A6A6" w:themeColor="background1" w:themeShade="A6"/>
                <w:sz w:val="20"/>
                <w:szCs w:val="20"/>
              </w:rPr>
            </w:pPr>
            <w:r w:rsidRPr="00465B70">
              <w:rPr>
                <w:rFonts w:ascii="Arial" w:hAnsi="Arial" w:cs="Arial"/>
                <w:color w:val="A6A6A6" w:themeColor="background1" w:themeShade="A6"/>
                <w:sz w:val="20"/>
                <w:szCs w:val="20"/>
              </w:rPr>
              <w:t>AAA</w:t>
            </w:r>
            <w:r w:rsidR="00621A8B">
              <w:rPr>
                <w:rFonts w:ascii="Arial" w:hAnsi="Arial" w:cs="Arial"/>
                <w:color w:val="A6A6A6" w:themeColor="background1" w:themeShade="A6"/>
                <w:sz w:val="20"/>
                <w:szCs w:val="20"/>
              </w:rPr>
              <w:t>A</w:t>
            </w:r>
          </w:p>
        </w:tc>
        <w:tc>
          <w:tcPr>
            <w:tcW w:w="1129" w:type="dxa"/>
            <w:vMerge/>
          </w:tcPr>
          <w:p w14:paraId="5775B902" w14:textId="77777777" w:rsidR="00465B70" w:rsidRPr="004F0A7D" w:rsidRDefault="00465B70" w:rsidP="00BE3E33">
            <w:pPr>
              <w:jc w:val="center"/>
              <w:rPr>
                <w:rFonts w:ascii="Arial" w:hAnsi="Arial" w:cs="Arial"/>
                <w:sz w:val="20"/>
                <w:szCs w:val="20"/>
              </w:rPr>
            </w:pPr>
          </w:p>
        </w:tc>
        <w:tc>
          <w:tcPr>
            <w:tcW w:w="1417" w:type="dxa"/>
            <w:vMerge/>
          </w:tcPr>
          <w:p w14:paraId="7F3A4AD3" w14:textId="77777777" w:rsidR="00465B70" w:rsidRPr="004F0A7D" w:rsidRDefault="00465B70" w:rsidP="00BE3E33">
            <w:pPr>
              <w:jc w:val="center"/>
              <w:rPr>
                <w:rFonts w:ascii="Arial" w:hAnsi="Arial" w:cs="Arial"/>
                <w:sz w:val="20"/>
                <w:szCs w:val="20"/>
              </w:rPr>
            </w:pPr>
          </w:p>
        </w:tc>
      </w:tr>
      <w:tr w:rsidR="00465B70" w:rsidRPr="004F0A7D" w14:paraId="6A6AFB06" w14:textId="5C0BE59F" w:rsidTr="002B3323">
        <w:trPr>
          <w:trHeight w:val="295"/>
        </w:trPr>
        <w:tc>
          <w:tcPr>
            <w:tcW w:w="1915" w:type="dxa"/>
            <w:vMerge/>
            <w:vAlign w:val="center"/>
          </w:tcPr>
          <w:p w14:paraId="735F8D8D" w14:textId="77777777" w:rsidR="00465B70" w:rsidRPr="004E231D" w:rsidRDefault="00465B70" w:rsidP="00D072D9">
            <w:pPr>
              <w:rPr>
                <w:rFonts w:ascii="Arial" w:hAnsi="Arial" w:cs="Arial"/>
                <w:sz w:val="20"/>
                <w:szCs w:val="20"/>
              </w:rPr>
            </w:pPr>
          </w:p>
        </w:tc>
        <w:tc>
          <w:tcPr>
            <w:tcW w:w="599" w:type="dxa"/>
            <w:vAlign w:val="center"/>
          </w:tcPr>
          <w:p w14:paraId="689795BA" w14:textId="77777777" w:rsidR="00465B70" w:rsidRPr="004E231D" w:rsidRDefault="00465B70" w:rsidP="00D072D9">
            <w:pPr>
              <w:rPr>
                <w:rFonts w:ascii="Arial" w:hAnsi="Arial" w:cs="Arial"/>
                <w:sz w:val="20"/>
                <w:szCs w:val="20"/>
              </w:rPr>
            </w:pPr>
          </w:p>
        </w:tc>
        <w:tc>
          <w:tcPr>
            <w:tcW w:w="715" w:type="dxa"/>
          </w:tcPr>
          <w:p w14:paraId="33C64D04" w14:textId="0AFEB5F8" w:rsidR="00465B70" w:rsidRPr="004E231D" w:rsidRDefault="00465B70" w:rsidP="00BE3E33">
            <w:pPr>
              <w:jc w:val="center"/>
              <w:rPr>
                <w:rFonts w:ascii="Arial" w:hAnsi="Arial" w:cs="Arial"/>
                <w:noProof/>
                <w:sz w:val="20"/>
                <w:szCs w:val="20"/>
                <w14:ligatures w14:val="standardContextual"/>
              </w:rPr>
            </w:pPr>
          </w:p>
        </w:tc>
        <w:tc>
          <w:tcPr>
            <w:tcW w:w="750" w:type="dxa"/>
            <w:vAlign w:val="center"/>
          </w:tcPr>
          <w:p w14:paraId="5985506B" w14:textId="77777777" w:rsidR="00465B70" w:rsidRPr="004E231D" w:rsidRDefault="00465B70" w:rsidP="004E2BD4">
            <w:pPr>
              <w:rPr>
                <w:rFonts w:ascii="Arial" w:hAnsi="Arial" w:cs="Arial"/>
                <w:sz w:val="20"/>
                <w:szCs w:val="20"/>
              </w:rPr>
            </w:pPr>
          </w:p>
        </w:tc>
        <w:tc>
          <w:tcPr>
            <w:tcW w:w="2112" w:type="dxa"/>
            <w:vMerge/>
            <w:vAlign w:val="center"/>
          </w:tcPr>
          <w:p w14:paraId="215CE3FF" w14:textId="77777777" w:rsidR="00465B70" w:rsidRPr="004E231D" w:rsidRDefault="00465B70" w:rsidP="004E2BD4">
            <w:pPr>
              <w:rPr>
                <w:rFonts w:ascii="Arial" w:hAnsi="Arial" w:cs="Arial"/>
                <w:sz w:val="20"/>
                <w:szCs w:val="20"/>
              </w:rPr>
            </w:pPr>
          </w:p>
        </w:tc>
        <w:tc>
          <w:tcPr>
            <w:tcW w:w="708" w:type="dxa"/>
            <w:vAlign w:val="center"/>
          </w:tcPr>
          <w:p w14:paraId="404C8FF8" w14:textId="77777777" w:rsidR="00465B70" w:rsidRPr="004E231D" w:rsidRDefault="00465B70" w:rsidP="004E2BD4">
            <w:pPr>
              <w:rPr>
                <w:rFonts w:ascii="Arial" w:hAnsi="Arial" w:cs="Arial"/>
                <w:sz w:val="20"/>
                <w:szCs w:val="20"/>
              </w:rPr>
            </w:pPr>
          </w:p>
        </w:tc>
        <w:tc>
          <w:tcPr>
            <w:tcW w:w="709" w:type="dxa"/>
            <w:vAlign w:val="center"/>
          </w:tcPr>
          <w:p w14:paraId="5367240D" w14:textId="77777777" w:rsidR="00465B70" w:rsidRPr="004E231D" w:rsidRDefault="00465B70" w:rsidP="004E2BD4">
            <w:pPr>
              <w:rPr>
                <w:rFonts w:ascii="Arial" w:hAnsi="Arial" w:cs="Arial"/>
                <w:sz w:val="20"/>
                <w:szCs w:val="20"/>
              </w:rPr>
            </w:pPr>
          </w:p>
        </w:tc>
        <w:tc>
          <w:tcPr>
            <w:tcW w:w="720" w:type="dxa"/>
            <w:vAlign w:val="center"/>
          </w:tcPr>
          <w:p w14:paraId="4AC2AED8" w14:textId="77777777" w:rsidR="00465B70" w:rsidRPr="004E231D" w:rsidRDefault="00465B70" w:rsidP="004E2BD4">
            <w:pPr>
              <w:rPr>
                <w:rFonts w:ascii="Arial" w:hAnsi="Arial" w:cs="Arial"/>
                <w:sz w:val="20"/>
                <w:szCs w:val="20"/>
              </w:rPr>
            </w:pPr>
          </w:p>
        </w:tc>
        <w:tc>
          <w:tcPr>
            <w:tcW w:w="1129" w:type="dxa"/>
            <w:vMerge/>
            <w:vAlign w:val="center"/>
          </w:tcPr>
          <w:p w14:paraId="19477464" w14:textId="77777777" w:rsidR="00465B70" w:rsidRPr="004E231D" w:rsidRDefault="00465B70" w:rsidP="004E2BD4">
            <w:pPr>
              <w:rPr>
                <w:rFonts w:ascii="Arial" w:hAnsi="Arial" w:cs="Arial"/>
                <w:sz w:val="20"/>
                <w:szCs w:val="20"/>
              </w:rPr>
            </w:pPr>
          </w:p>
        </w:tc>
        <w:tc>
          <w:tcPr>
            <w:tcW w:w="1417" w:type="dxa"/>
            <w:vMerge/>
            <w:vAlign w:val="center"/>
          </w:tcPr>
          <w:p w14:paraId="4F74DAB4" w14:textId="77777777" w:rsidR="00465B70" w:rsidRPr="004E231D" w:rsidRDefault="00465B70" w:rsidP="004E2BD4">
            <w:pPr>
              <w:rPr>
                <w:rFonts w:ascii="Arial" w:hAnsi="Arial" w:cs="Arial"/>
                <w:sz w:val="20"/>
                <w:szCs w:val="20"/>
              </w:rPr>
            </w:pPr>
          </w:p>
        </w:tc>
      </w:tr>
      <w:tr w:rsidR="004E2BD4" w:rsidRPr="004F0A7D" w14:paraId="37143BA0" w14:textId="2C8CD5BD" w:rsidTr="00465B70">
        <w:trPr>
          <w:trHeight w:val="510"/>
        </w:trPr>
        <w:tc>
          <w:tcPr>
            <w:tcW w:w="2514" w:type="dxa"/>
            <w:gridSpan w:val="2"/>
            <w:vMerge w:val="restart"/>
            <w:vAlign w:val="center"/>
          </w:tcPr>
          <w:p w14:paraId="239E9E2C" w14:textId="282F86EA" w:rsidR="004E2BD4" w:rsidRPr="004F0A7D" w:rsidRDefault="004E2BD4" w:rsidP="00D072D9">
            <w:pPr>
              <w:rPr>
                <w:rFonts w:ascii="Arial" w:hAnsi="Arial" w:cs="Arial"/>
                <w:sz w:val="20"/>
                <w:szCs w:val="20"/>
              </w:rPr>
            </w:pPr>
            <w:r w:rsidRPr="004E231D">
              <w:rPr>
                <w:rFonts w:ascii="Arial" w:hAnsi="Arial" w:cs="Arial"/>
                <w:sz w:val="20"/>
                <w:szCs w:val="20"/>
              </w:rPr>
              <w:t>Tipo de Evaluación de Riesgo</w:t>
            </w:r>
          </w:p>
        </w:tc>
        <w:tc>
          <w:tcPr>
            <w:tcW w:w="715" w:type="dxa"/>
          </w:tcPr>
          <w:p w14:paraId="1726B549" w14:textId="186C0FD2" w:rsidR="004E2BD4" w:rsidRPr="004F0A7D" w:rsidRDefault="004E2BD4" w:rsidP="00BE3E33">
            <w:pPr>
              <w:jc w:val="center"/>
              <w:rPr>
                <w:rFonts w:ascii="Arial" w:hAnsi="Arial" w:cs="Arial"/>
                <w:sz w:val="20"/>
                <w:szCs w:val="20"/>
              </w:rPr>
            </w:pPr>
            <w:r w:rsidRPr="004E231D">
              <w:rPr>
                <w:rFonts w:ascii="Arial" w:hAnsi="Arial" w:cs="Arial"/>
                <w:noProof/>
                <w:sz w:val="20"/>
                <w:szCs w:val="20"/>
                <w14:ligatures w14:val="standardContextual"/>
              </w:rPr>
              <mc:AlternateContent>
                <mc:Choice Requires="wps">
                  <w:drawing>
                    <wp:anchor distT="0" distB="0" distL="114300" distR="114300" simplePos="0" relativeHeight="251658242" behindDoc="0" locked="0" layoutInCell="1" allowOverlap="1" wp14:anchorId="04A79B19" wp14:editId="124BD3E2">
                      <wp:simplePos x="0" y="0"/>
                      <wp:positionH relativeFrom="column">
                        <wp:posOffset>25400</wp:posOffset>
                      </wp:positionH>
                      <wp:positionV relativeFrom="paragraph">
                        <wp:posOffset>59690</wp:posOffset>
                      </wp:positionV>
                      <wp:extent cx="243205" cy="243205"/>
                      <wp:effectExtent l="0" t="0" r="23495" b="23495"/>
                      <wp:wrapNone/>
                      <wp:docPr id="2039720292" name="CuadroTexto 23"/>
                      <wp:cNvGraphicFramePr/>
                      <a:graphic xmlns:a="http://schemas.openxmlformats.org/drawingml/2006/main">
                        <a:graphicData uri="http://schemas.microsoft.com/office/word/2010/wordprocessingShape">
                          <wps:wsp>
                            <wps:cNvSpPr txBox="1"/>
                            <wps:spPr>
                              <a:xfrm>
                                <a:off x="0" y="0"/>
                                <a:ext cx="243205" cy="243205"/>
                              </a:xfrm>
                              <a:prstGeom prst="rect">
                                <a:avLst/>
                              </a:prstGeom>
                              <a:solidFill>
                                <a:schemeClr val="lt1"/>
                              </a:solidFill>
                              <a:ln w="15875" cmpd="sng">
                                <a:solidFill>
                                  <a:schemeClr val="tx1"/>
                                </a:solidFill>
                                <a:extLst>
                                  <a:ext uri="{C807C97D-BFC1-408E-A445-0C87EB9F89A2}">
                                    <ask:lineSketchStyleProps xmlns:ask="http://schemas.microsoft.com/office/drawing/2018/sketchyshapes">
                                      <ask:type>
                                        <ask:lineSketchNone/>
                                      </ask:type>
                                    </ask:lineSketchStyleProps>
                                  </a:ext>
                                </a:extLst>
                              </a:ln>
                            </wps:spPr>
                            <wps:style>
                              <a:lnRef idx="0">
                                <a:scrgbClr r="0" g="0" b="0"/>
                              </a:lnRef>
                              <a:fillRef idx="0">
                                <a:scrgbClr r="0" g="0" b="0"/>
                              </a:fillRef>
                              <a:effectRef idx="0">
                                <a:scrgbClr r="0" g="0" b="0"/>
                              </a:effectRef>
                              <a:fontRef idx="minor">
                                <a:schemeClr val="dk1"/>
                              </a:fontRef>
                            </wps:style>
                            <wps:bodyPr vertOverflow="clip" horzOverflow="clip" wrap="square" rtlCol="0" anchor="t"/>
                          </wps:wsp>
                        </a:graphicData>
                      </a:graphic>
                      <wp14:sizeRelH relativeFrom="margin">
                        <wp14:pctWidth>0</wp14:pctWidth>
                      </wp14:sizeRelH>
                      <wp14:sizeRelV relativeFrom="margin">
                        <wp14:pctHeight>0</wp14:pctHeight>
                      </wp14:sizeRelV>
                    </wp:anchor>
                  </w:drawing>
                </mc:Choice>
                <mc:Fallback xmlns:ask="http://schemas.microsoft.com/office/drawing/2018/sketchyshapes" xmlns:a="http://schemas.openxmlformats.org/drawingml/2006/main">
                  <w:pict w14:anchorId="34D87389">
                    <v:shapetype id="_x0000_t202" coordsize="21600,21600" o:spt="202" path="m,l,21600r21600,l21600,xe" w14:anchorId="6AAEE57E">
                      <v:stroke joinstyle="miter"/>
                      <v:path gradientshapeok="t" o:connecttype="rect"/>
                    </v:shapetype>
                    <v:shape id="CuadroTexto 23" style="position:absolute;margin-left:2pt;margin-top:4.7pt;width:19.15pt;height:19.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color="black [3213]" strokeweight="1.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"/>
                  </w:pict>
                </mc:Fallback>
              </mc:AlternateContent>
            </w:r>
          </w:p>
        </w:tc>
        <w:tc>
          <w:tcPr>
            <w:tcW w:w="7545" w:type="dxa"/>
            <w:gridSpan w:val="7"/>
            <w:vAlign w:val="center"/>
          </w:tcPr>
          <w:p w14:paraId="31F07DFD" w14:textId="7426500F" w:rsidR="004E2BD4" w:rsidRPr="004F0A7D" w:rsidRDefault="004E2BD4" w:rsidP="004E2BD4">
            <w:pPr>
              <w:rPr>
                <w:rFonts w:ascii="Arial" w:hAnsi="Arial" w:cs="Arial"/>
                <w:sz w:val="20"/>
                <w:szCs w:val="20"/>
              </w:rPr>
            </w:pPr>
            <w:r w:rsidRPr="004E231D">
              <w:rPr>
                <w:rFonts w:ascii="Arial" w:hAnsi="Arial" w:cs="Arial"/>
                <w:sz w:val="20"/>
                <w:szCs w:val="20"/>
              </w:rPr>
              <w:t>Evaluación de riesgo por primera vez.</w:t>
            </w:r>
          </w:p>
        </w:tc>
      </w:tr>
      <w:tr w:rsidR="004E2BD4" w:rsidRPr="004F0A7D" w14:paraId="7B592536" w14:textId="34372547" w:rsidTr="00465B70">
        <w:trPr>
          <w:trHeight w:val="510"/>
        </w:trPr>
        <w:tc>
          <w:tcPr>
            <w:tcW w:w="2514" w:type="dxa"/>
            <w:gridSpan w:val="2"/>
            <w:vMerge/>
          </w:tcPr>
          <w:p w14:paraId="228C6CF2" w14:textId="77777777" w:rsidR="004E2BD4" w:rsidRPr="004F0A7D" w:rsidRDefault="004E2BD4" w:rsidP="00BE3E33">
            <w:pPr>
              <w:jc w:val="center"/>
              <w:rPr>
                <w:rFonts w:ascii="Arial" w:hAnsi="Arial" w:cs="Arial"/>
                <w:sz w:val="20"/>
                <w:szCs w:val="20"/>
              </w:rPr>
            </w:pPr>
          </w:p>
        </w:tc>
        <w:tc>
          <w:tcPr>
            <w:tcW w:w="715" w:type="dxa"/>
          </w:tcPr>
          <w:p w14:paraId="003C57BC" w14:textId="7871E9F1" w:rsidR="004E2BD4" w:rsidRPr="004F0A7D" w:rsidRDefault="004E2BD4" w:rsidP="00BE3E33">
            <w:pPr>
              <w:jc w:val="center"/>
              <w:rPr>
                <w:rFonts w:ascii="Arial" w:hAnsi="Arial" w:cs="Arial"/>
                <w:sz w:val="20"/>
                <w:szCs w:val="20"/>
              </w:rPr>
            </w:pPr>
            <w:r w:rsidRPr="004E231D">
              <w:rPr>
                <w:rFonts w:ascii="Arial" w:hAnsi="Arial" w:cs="Arial"/>
                <w:noProof/>
                <w:sz w:val="20"/>
                <w:szCs w:val="20"/>
                <w14:ligatures w14:val="standardContextual"/>
              </w:rPr>
              <mc:AlternateContent>
                <mc:Choice Requires="wps">
                  <w:drawing>
                    <wp:anchor distT="0" distB="0" distL="114300" distR="114300" simplePos="0" relativeHeight="251658255" behindDoc="0" locked="0" layoutInCell="1" allowOverlap="1" wp14:anchorId="6D9037F2" wp14:editId="607D7D17">
                      <wp:simplePos x="0" y="0"/>
                      <wp:positionH relativeFrom="column">
                        <wp:posOffset>25400</wp:posOffset>
                      </wp:positionH>
                      <wp:positionV relativeFrom="paragraph">
                        <wp:posOffset>53340</wp:posOffset>
                      </wp:positionV>
                      <wp:extent cx="243205" cy="243205"/>
                      <wp:effectExtent l="0" t="0" r="23495" b="23495"/>
                      <wp:wrapNone/>
                      <wp:docPr id="16873942" name="CuadroTexto 23"/>
                      <wp:cNvGraphicFramePr/>
                      <a:graphic xmlns:a="http://schemas.openxmlformats.org/drawingml/2006/main">
                        <a:graphicData uri="http://schemas.microsoft.com/office/word/2010/wordprocessingShape">
                          <wps:wsp>
                            <wps:cNvSpPr txBox="1"/>
                            <wps:spPr>
                              <a:xfrm>
                                <a:off x="0" y="0"/>
                                <a:ext cx="243205" cy="243205"/>
                              </a:xfrm>
                              <a:prstGeom prst="rect">
                                <a:avLst/>
                              </a:prstGeom>
                              <a:solidFill>
                                <a:schemeClr val="lt1"/>
                              </a:solidFill>
                              <a:ln w="15875" cmpd="sng">
                                <a:solidFill>
                                  <a:schemeClr val="tx1"/>
                                </a:solidFill>
                                <a:extLst>
                                  <a:ext uri="{C807C97D-BFC1-408E-A445-0C87EB9F89A2}">
                                    <ask:lineSketchStyleProps xmlns:ask="http://schemas.microsoft.com/office/drawing/2018/sketchyshapes">
                                      <ask:type>
                                        <ask:lineSketchNone/>
                                      </ask:type>
                                    </ask:lineSketchStyleProps>
                                  </a:ext>
                                </a:extLst>
                              </a:ln>
                            </wps:spPr>
                            <wps:style>
                              <a:lnRef idx="0">
                                <a:scrgbClr r="0" g="0" b="0"/>
                              </a:lnRef>
                              <a:fillRef idx="0">
                                <a:scrgbClr r="0" g="0" b="0"/>
                              </a:fillRef>
                              <a:effectRef idx="0">
                                <a:scrgbClr r="0" g="0" b="0"/>
                              </a:effectRef>
                              <a:fontRef idx="minor">
                                <a:schemeClr val="dk1"/>
                              </a:fontRef>
                            </wps:style>
                            <wps:bodyPr vertOverflow="clip" horzOverflow="clip" wrap="square" rtlCol="0" anchor="t"/>
                          </wps:wsp>
                        </a:graphicData>
                      </a:graphic>
                      <wp14:sizeRelH relativeFrom="margin">
                        <wp14:pctWidth>0</wp14:pctWidth>
                      </wp14:sizeRelH>
                      <wp14:sizeRelV relativeFrom="margin">
                        <wp14:pctHeight>0</wp14:pctHeight>
                      </wp14:sizeRelV>
                    </wp:anchor>
                  </w:drawing>
                </mc:Choice>
                <mc:Fallback xmlns:ask="http://schemas.microsoft.com/office/drawing/2018/sketchyshapes" xmlns:a="http://schemas.openxmlformats.org/drawingml/2006/main">
                  <w:pict w14:anchorId="340517A0">
                    <v:shape id="CuadroTexto 23" style="position:absolute;margin-left:2pt;margin-top:4.2pt;width:19.15pt;height:19.1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color="black [3213]" strokeweight="1.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" w14:anchorId="40050F77"/>
                  </w:pict>
                </mc:Fallback>
              </mc:AlternateContent>
            </w:r>
          </w:p>
        </w:tc>
        <w:tc>
          <w:tcPr>
            <w:tcW w:w="7545" w:type="dxa"/>
            <w:gridSpan w:val="7"/>
            <w:vAlign w:val="center"/>
          </w:tcPr>
          <w:p w14:paraId="429DEE8F" w14:textId="6489C8FE" w:rsidR="004E2BD4" w:rsidRPr="004F0A7D" w:rsidRDefault="004E2BD4" w:rsidP="004E2BD4">
            <w:pPr>
              <w:rPr>
                <w:rFonts w:ascii="Arial" w:hAnsi="Arial" w:cs="Arial"/>
                <w:sz w:val="20"/>
                <w:szCs w:val="20"/>
              </w:rPr>
            </w:pPr>
            <w:r w:rsidRPr="004E231D">
              <w:rPr>
                <w:rFonts w:ascii="Arial" w:hAnsi="Arial" w:cs="Arial"/>
                <w:sz w:val="20"/>
                <w:szCs w:val="20"/>
              </w:rPr>
              <w:t>Reevaluación de nivel del riesgo por hechos sobrevivientes.</w:t>
            </w:r>
          </w:p>
        </w:tc>
      </w:tr>
      <w:tr w:rsidR="004E2BD4" w:rsidRPr="004F0A7D" w14:paraId="3E51DE2B" w14:textId="49EB2490" w:rsidTr="00465B70">
        <w:trPr>
          <w:trHeight w:val="510"/>
        </w:trPr>
        <w:tc>
          <w:tcPr>
            <w:tcW w:w="2514" w:type="dxa"/>
            <w:gridSpan w:val="2"/>
            <w:vMerge/>
          </w:tcPr>
          <w:p w14:paraId="5610634F" w14:textId="77777777" w:rsidR="004E2BD4" w:rsidRPr="004F0A7D" w:rsidRDefault="004E2BD4" w:rsidP="00BE3E33">
            <w:pPr>
              <w:jc w:val="center"/>
              <w:rPr>
                <w:rFonts w:ascii="Arial" w:hAnsi="Arial" w:cs="Arial"/>
                <w:sz w:val="20"/>
                <w:szCs w:val="20"/>
              </w:rPr>
            </w:pPr>
          </w:p>
        </w:tc>
        <w:tc>
          <w:tcPr>
            <w:tcW w:w="715" w:type="dxa"/>
          </w:tcPr>
          <w:p w14:paraId="4DBEC00A" w14:textId="772F9B9E" w:rsidR="004E2BD4" w:rsidRPr="004F0A7D" w:rsidRDefault="004E2BD4" w:rsidP="00BE3E33">
            <w:pPr>
              <w:jc w:val="center"/>
              <w:rPr>
                <w:rFonts w:ascii="Arial" w:hAnsi="Arial" w:cs="Arial"/>
                <w:sz w:val="20"/>
                <w:szCs w:val="20"/>
              </w:rPr>
            </w:pPr>
            <w:r w:rsidRPr="004E231D">
              <w:rPr>
                <w:rFonts w:ascii="Arial" w:hAnsi="Arial" w:cs="Arial"/>
                <w:noProof/>
                <w:sz w:val="20"/>
                <w:szCs w:val="20"/>
                <w14:ligatures w14:val="standardContextual"/>
              </w:rPr>
              <mc:AlternateContent>
                <mc:Choice Requires="wps">
                  <w:drawing>
                    <wp:anchor distT="0" distB="0" distL="114300" distR="114300" simplePos="0" relativeHeight="251658256" behindDoc="0" locked="0" layoutInCell="1" allowOverlap="1" wp14:anchorId="5DAE9640" wp14:editId="359AF6C5">
                      <wp:simplePos x="0" y="0"/>
                      <wp:positionH relativeFrom="column">
                        <wp:posOffset>25400</wp:posOffset>
                      </wp:positionH>
                      <wp:positionV relativeFrom="paragraph">
                        <wp:posOffset>46990</wp:posOffset>
                      </wp:positionV>
                      <wp:extent cx="243205" cy="243205"/>
                      <wp:effectExtent l="0" t="0" r="23495" b="23495"/>
                      <wp:wrapNone/>
                      <wp:docPr id="286855929" name="CuadroTexto 23"/>
                      <wp:cNvGraphicFramePr/>
                      <a:graphic xmlns:a="http://schemas.openxmlformats.org/drawingml/2006/main">
                        <a:graphicData uri="http://schemas.microsoft.com/office/word/2010/wordprocessingShape">
                          <wps:wsp>
                            <wps:cNvSpPr txBox="1"/>
                            <wps:spPr>
                              <a:xfrm>
                                <a:off x="0" y="0"/>
                                <a:ext cx="243205" cy="243205"/>
                              </a:xfrm>
                              <a:prstGeom prst="rect">
                                <a:avLst/>
                              </a:prstGeom>
                              <a:solidFill>
                                <a:schemeClr val="lt1"/>
                              </a:solidFill>
                              <a:ln w="15875" cmpd="sng">
                                <a:solidFill>
                                  <a:schemeClr val="tx1"/>
                                </a:solidFill>
                                <a:extLst>
                                  <a:ext uri="{C807C97D-BFC1-408E-A445-0C87EB9F89A2}">
                                    <ask:lineSketchStyleProps xmlns:ask="http://schemas.microsoft.com/office/drawing/2018/sketchyshapes">
                                      <ask:type>
                                        <ask:lineSketchNone/>
                                      </ask:type>
                                    </ask:lineSketchStyleProps>
                                  </a:ext>
                                </a:extLst>
                              </a:ln>
                            </wps:spPr>
                            <wps:style>
                              <a:lnRef idx="0">
                                <a:scrgbClr r="0" g="0" b="0"/>
                              </a:lnRef>
                              <a:fillRef idx="0">
                                <a:scrgbClr r="0" g="0" b="0"/>
                              </a:fillRef>
                              <a:effectRef idx="0">
                                <a:scrgbClr r="0" g="0" b="0"/>
                              </a:effectRef>
                              <a:fontRef idx="minor">
                                <a:schemeClr val="dk1"/>
                              </a:fontRef>
                            </wps:style>
                            <wps:bodyPr vertOverflow="clip" horzOverflow="clip" wrap="square" rtlCol="0" anchor="t"/>
                          </wps:wsp>
                        </a:graphicData>
                      </a:graphic>
                      <wp14:sizeRelH relativeFrom="margin">
                        <wp14:pctWidth>0</wp14:pctWidth>
                      </wp14:sizeRelH>
                      <wp14:sizeRelV relativeFrom="margin">
                        <wp14:pctHeight>0</wp14:pctHeight>
                      </wp14:sizeRelV>
                    </wp:anchor>
                  </w:drawing>
                </mc:Choice>
                <mc:Fallback xmlns:ask="http://schemas.microsoft.com/office/drawing/2018/sketchyshapes" xmlns:a="http://schemas.openxmlformats.org/drawingml/2006/main">
                  <w:pict w14:anchorId="74B019AE">
                    <v:shape id="CuadroTexto 23" style="position:absolute;margin-left:2pt;margin-top:3.7pt;width:19.15pt;height:19.1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color="black [3213]" strokeweight="1.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" w14:anchorId="3689CA06"/>
                  </w:pict>
                </mc:Fallback>
              </mc:AlternateContent>
            </w:r>
          </w:p>
        </w:tc>
        <w:tc>
          <w:tcPr>
            <w:tcW w:w="7545" w:type="dxa"/>
            <w:gridSpan w:val="7"/>
            <w:vAlign w:val="center"/>
          </w:tcPr>
          <w:p w14:paraId="5CE67796" w14:textId="08F344C2" w:rsidR="004E2BD4" w:rsidRPr="004F0A7D" w:rsidRDefault="004E2BD4" w:rsidP="004E2BD4">
            <w:pPr>
              <w:rPr>
                <w:rFonts w:ascii="Arial" w:hAnsi="Arial" w:cs="Arial"/>
                <w:sz w:val="20"/>
                <w:szCs w:val="20"/>
              </w:rPr>
            </w:pPr>
            <w:r w:rsidRPr="004E231D">
              <w:rPr>
                <w:rFonts w:ascii="Arial" w:hAnsi="Arial" w:cs="Arial"/>
                <w:sz w:val="20"/>
                <w:szCs w:val="20"/>
              </w:rPr>
              <w:t>Reevaluación de nivel del riesgo por temporalidad</w:t>
            </w:r>
          </w:p>
        </w:tc>
      </w:tr>
    </w:tbl>
    <w:p w14:paraId="1A826011" w14:textId="77777777" w:rsidR="0012024F" w:rsidRPr="002B3323" w:rsidRDefault="0012024F" w:rsidP="00466FAC">
      <w:pPr>
        <w:ind w:left="-709" w:hanging="284"/>
        <w:rPr>
          <w:sz w:val="16"/>
          <w:szCs w:val="16"/>
        </w:rPr>
      </w:pPr>
    </w:p>
    <w:tbl>
      <w:tblPr>
        <w:tblStyle w:val="Tablaconcuadrcula"/>
        <w:tblW w:w="0" w:type="auto"/>
        <w:tblInd w:w="-998" w:type="dxa"/>
        <w:tblLayout w:type="fixed"/>
        <w:tblLook w:val="04A0" w:firstRow="1" w:lastRow="0" w:firstColumn="1" w:lastColumn="0" w:noHBand="0" w:noVBand="1"/>
      </w:tblPr>
      <w:tblGrid>
        <w:gridCol w:w="1274"/>
        <w:gridCol w:w="816"/>
        <w:gridCol w:w="972"/>
        <w:gridCol w:w="1128"/>
        <w:gridCol w:w="1198"/>
        <w:gridCol w:w="1177"/>
        <w:gridCol w:w="670"/>
        <w:gridCol w:w="767"/>
        <w:gridCol w:w="1017"/>
        <w:gridCol w:w="1750"/>
      </w:tblGrid>
      <w:tr w:rsidR="0083328E" w14:paraId="5A63B892" w14:textId="0799936E" w:rsidTr="00910686">
        <w:trPr>
          <w:trHeight w:val="340"/>
        </w:trPr>
        <w:tc>
          <w:tcPr>
            <w:tcW w:w="10769" w:type="dxa"/>
            <w:gridSpan w:val="10"/>
            <w:shd w:val="clear" w:color="auto" w:fill="747474"/>
            <w:vAlign w:val="center"/>
          </w:tcPr>
          <w:p w14:paraId="29B984C1" w14:textId="54CBBECF" w:rsidR="0083328E" w:rsidRPr="004420C6" w:rsidRDefault="0083328E" w:rsidP="0083328E">
            <w:pPr>
              <w:jc w:val="center"/>
              <w:rPr>
                <w:rFonts w:ascii="Arial" w:hAnsi="Arial" w:cs="Arial"/>
                <w:sz w:val="20"/>
                <w:szCs w:val="20"/>
              </w:rPr>
            </w:pPr>
            <w:r w:rsidRPr="00910686">
              <w:rPr>
                <w:rFonts w:ascii="Arial" w:hAnsi="Arial" w:cs="Arial"/>
                <w:color w:val="FFFFFF" w:themeColor="background1"/>
                <w:sz w:val="20"/>
                <w:szCs w:val="20"/>
              </w:rPr>
              <w:t xml:space="preserve">II. </w:t>
            </w:r>
            <w:r w:rsidRPr="00910686">
              <w:rPr>
                <w:rFonts w:ascii="Arial" w:hAnsi="Arial" w:cs="Arial"/>
                <w:b/>
                <w:bCs/>
                <w:color w:val="FFFFFF" w:themeColor="background1"/>
                <w:sz w:val="20"/>
                <w:szCs w:val="20"/>
              </w:rPr>
              <w:t>DATOS PERSONALES DEL EVALUADO (A) - BENEFICIARIO (A)</w:t>
            </w:r>
          </w:p>
        </w:tc>
      </w:tr>
      <w:tr w:rsidR="00EA0BFA" w14:paraId="26AD40DE" w14:textId="584ABBEF" w:rsidTr="00244C90">
        <w:trPr>
          <w:trHeight w:val="510"/>
        </w:trPr>
        <w:tc>
          <w:tcPr>
            <w:tcW w:w="1274" w:type="dxa"/>
            <w:vAlign w:val="center"/>
          </w:tcPr>
          <w:p w14:paraId="3EAC9D98" w14:textId="0FBF1677" w:rsidR="0083328E" w:rsidRDefault="00732F4B" w:rsidP="00466FAC">
            <w:r w:rsidRPr="009C45E5">
              <w:rPr>
                <w:rFonts w:ascii="Arial" w:hAnsi="Arial" w:cs="Arial"/>
                <w:sz w:val="20"/>
                <w:szCs w:val="20"/>
              </w:rPr>
              <w:t>Cédula de Ciudadanía</w:t>
            </w:r>
          </w:p>
        </w:tc>
        <w:tc>
          <w:tcPr>
            <w:tcW w:w="816" w:type="dxa"/>
            <w:vAlign w:val="center"/>
          </w:tcPr>
          <w:p w14:paraId="7F26A0EA" w14:textId="194BB150" w:rsidR="0083328E" w:rsidRDefault="00A44670" w:rsidP="00466FAC">
            <w:r w:rsidRPr="004E231D">
              <w:rPr>
                <w:rFonts w:ascii="Arial" w:hAnsi="Arial" w:cs="Arial"/>
                <w:noProof/>
                <w:sz w:val="20"/>
                <w:szCs w:val="20"/>
                <w14:ligatures w14:val="standardContextual"/>
              </w:rPr>
              <mc:AlternateContent>
                <mc:Choice Requires="wps">
                  <w:drawing>
                    <wp:anchor distT="0" distB="0" distL="114300" distR="114300" simplePos="0" relativeHeight="251658241" behindDoc="0" locked="0" layoutInCell="1" allowOverlap="1" wp14:anchorId="07DE0170" wp14:editId="4682B6DD">
                      <wp:simplePos x="0" y="0"/>
                      <wp:positionH relativeFrom="column">
                        <wp:posOffset>71120</wp:posOffset>
                      </wp:positionH>
                      <wp:positionV relativeFrom="paragraph">
                        <wp:posOffset>-5715</wp:posOffset>
                      </wp:positionV>
                      <wp:extent cx="243205" cy="243205"/>
                      <wp:effectExtent l="0" t="0" r="23495" b="23495"/>
                      <wp:wrapNone/>
                      <wp:docPr id="668183533" name="CuadroTexto 23"/>
                      <wp:cNvGraphicFramePr/>
                      <a:graphic xmlns:a="http://schemas.openxmlformats.org/drawingml/2006/main">
                        <a:graphicData uri="http://schemas.microsoft.com/office/word/2010/wordprocessingShape">
                          <wps:wsp>
                            <wps:cNvSpPr txBox="1"/>
                            <wps:spPr>
                              <a:xfrm>
                                <a:off x="0" y="0"/>
                                <a:ext cx="243205" cy="243205"/>
                              </a:xfrm>
                              <a:prstGeom prst="rect">
                                <a:avLst/>
                              </a:prstGeom>
                              <a:solidFill>
                                <a:schemeClr val="lt1"/>
                              </a:solidFill>
                              <a:ln w="15875" cmpd="sng">
                                <a:solidFill>
                                  <a:schemeClr val="tx1"/>
                                </a:solidFill>
                                <a:extLst>
                                  <a:ext uri="{C807C97D-BFC1-408E-A445-0C87EB9F89A2}">
                                    <ask:lineSketchStyleProps xmlns:ask="http://schemas.microsoft.com/office/drawing/2018/sketchyshapes">
                                      <ask:type>
                                        <ask:lineSketchNone/>
                                      </ask:type>
                                    </ask:lineSketchStyleProps>
                                  </a:ext>
                                </a:extLst>
                              </a:ln>
                            </wps:spPr>
                            <wps:style>
                              <a:lnRef idx="0">
                                <a:scrgbClr r="0" g="0" b="0"/>
                              </a:lnRef>
                              <a:fillRef idx="0">
                                <a:scrgbClr r="0" g="0" b="0"/>
                              </a:fillRef>
                              <a:effectRef idx="0">
                                <a:scrgbClr r="0" g="0" b="0"/>
                              </a:effectRef>
                              <a:fontRef idx="minor">
                                <a:schemeClr val="dk1"/>
                              </a:fontRef>
                            </wps:style>
                            <wps:bodyPr vertOverflow="clip" horzOverflow="clip" wrap="square" rtlCol="0" anchor="t"/>
                          </wps:wsp>
                        </a:graphicData>
                      </a:graphic>
                      <wp14:sizeRelH relativeFrom="margin">
                        <wp14:pctWidth>0</wp14:pctWidth>
                      </wp14:sizeRelH>
                      <wp14:sizeRelV relativeFrom="margin">
                        <wp14:pctHeight>0</wp14:pctHeight>
                      </wp14:sizeRelV>
                    </wp:anchor>
                  </w:drawing>
                </mc:Choice>
                <mc:Fallback xmlns:ask="http://schemas.microsoft.com/office/drawing/2018/sketchyshapes" xmlns:a="http://schemas.openxmlformats.org/drawingml/2006/main">
                  <w:pict w14:anchorId="6A5387E0">
                    <v:shape id="CuadroTexto 23" style="position:absolute;margin-left:5.6pt;margin-top:-.45pt;width:19.15pt;height:19.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color="black [3213]" strokeweight="1.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" w14:anchorId="05E84F9E"/>
                  </w:pict>
                </mc:Fallback>
              </mc:AlternateContent>
            </w:r>
          </w:p>
        </w:tc>
        <w:tc>
          <w:tcPr>
            <w:tcW w:w="972" w:type="dxa"/>
            <w:vAlign w:val="center"/>
          </w:tcPr>
          <w:p w14:paraId="07F822E7" w14:textId="23069B38" w:rsidR="0083328E" w:rsidRDefault="00891C3F" w:rsidP="00891C3F">
            <w:r>
              <w:rPr>
                <w:rFonts w:ascii="Arial" w:hAnsi="Arial" w:cs="Arial"/>
                <w:sz w:val="20"/>
                <w:szCs w:val="20"/>
              </w:rPr>
              <w:t xml:space="preserve"> </w:t>
            </w:r>
            <w:r w:rsidR="00A96AFD" w:rsidRPr="009C45E5">
              <w:rPr>
                <w:rFonts w:ascii="Arial" w:hAnsi="Arial" w:cs="Arial"/>
                <w:sz w:val="20"/>
                <w:szCs w:val="20"/>
              </w:rPr>
              <w:t>Otro</w:t>
            </w:r>
          </w:p>
        </w:tc>
        <w:tc>
          <w:tcPr>
            <w:tcW w:w="1128" w:type="dxa"/>
            <w:vAlign w:val="center"/>
          </w:tcPr>
          <w:p w14:paraId="555FAEFD" w14:textId="2CD0A690" w:rsidR="0083328E" w:rsidRDefault="00A96AFD" w:rsidP="00466FAC">
            <w:r w:rsidRPr="004E231D">
              <w:rPr>
                <w:rFonts w:ascii="Arial" w:hAnsi="Arial" w:cs="Arial"/>
                <w:noProof/>
                <w:sz w:val="20"/>
                <w:szCs w:val="20"/>
                <w14:ligatures w14:val="standardContextual"/>
              </w:rPr>
              <mc:AlternateContent>
                <mc:Choice Requires="wps">
                  <w:drawing>
                    <wp:anchor distT="0" distB="0" distL="114300" distR="114300" simplePos="0" relativeHeight="251658240" behindDoc="0" locked="0" layoutInCell="1" allowOverlap="1" wp14:anchorId="5B92BF39" wp14:editId="13235AB7">
                      <wp:simplePos x="0" y="0"/>
                      <wp:positionH relativeFrom="column">
                        <wp:posOffset>144780</wp:posOffset>
                      </wp:positionH>
                      <wp:positionV relativeFrom="paragraph">
                        <wp:posOffset>-3810</wp:posOffset>
                      </wp:positionV>
                      <wp:extent cx="243205" cy="243205"/>
                      <wp:effectExtent l="0" t="0" r="23495" b="23495"/>
                      <wp:wrapNone/>
                      <wp:docPr id="1795008086" name="CuadroTexto 23"/>
                      <wp:cNvGraphicFramePr/>
                      <a:graphic xmlns:a="http://schemas.openxmlformats.org/drawingml/2006/main">
                        <a:graphicData uri="http://schemas.microsoft.com/office/word/2010/wordprocessingShape">
                          <wps:wsp>
                            <wps:cNvSpPr txBox="1"/>
                            <wps:spPr>
                              <a:xfrm>
                                <a:off x="0" y="0"/>
                                <a:ext cx="243205" cy="243205"/>
                              </a:xfrm>
                              <a:prstGeom prst="rect">
                                <a:avLst/>
                              </a:prstGeom>
                              <a:solidFill>
                                <a:schemeClr val="lt1"/>
                              </a:solidFill>
                              <a:ln w="15875" cmpd="sng">
                                <a:solidFill>
                                  <a:schemeClr val="tx1"/>
                                </a:solidFill>
                                <a:extLst>
                                  <a:ext uri="{C807C97D-BFC1-408E-A445-0C87EB9F89A2}">
                                    <ask:lineSketchStyleProps xmlns:ask="http://schemas.microsoft.com/office/drawing/2018/sketchyshapes">
                                      <ask:type>
                                        <ask:lineSketchNone/>
                                      </ask:type>
                                    </ask:lineSketchStyleProps>
                                  </a:ext>
                                </a:extLst>
                              </a:ln>
                            </wps:spPr>
                            <wps:style>
                              <a:lnRef idx="0">
                                <a:scrgbClr r="0" g="0" b="0"/>
                              </a:lnRef>
                              <a:fillRef idx="0">
                                <a:scrgbClr r="0" g="0" b="0"/>
                              </a:fillRef>
                              <a:effectRef idx="0">
                                <a:scrgbClr r="0" g="0" b="0"/>
                              </a:effectRef>
                              <a:fontRef idx="minor">
                                <a:schemeClr val="dk1"/>
                              </a:fontRef>
                            </wps:style>
                            <wps:bodyPr vertOverflow="clip" horzOverflow="clip" wrap="square" rtlCol="0" anchor="t"/>
                          </wps:wsp>
                        </a:graphicData>
                      </a:graphic>
                      <wp14:sizeRelH relativeFrom="margin">
                        <wp14:pctWidth>0</wp14:pctWidth>
                      </wp14:sizeRelH>
                      <wp14:sizeRelV relativeFrom="margin">
                        <wp14:pctHeight>0</wp14:pctHeight>
                      </wp14:sizeRelV>
                    </wp:anchor>
                  </w:drawing>
                </mc:Choice>
                <mc:Fallback xmlns:ask="http://schemas.microsoft.com/office/drawing/2018/sketchyshapes" xmlns:a="http://schemas.openxmlformats.org/drawingml/2006/main">
                  <w:pict w14:anchorId="496FC718">
                    <v:shape id="CuadroTexto 23" style="position:absolute;margin-left:11.4pt;margin-top:-.3pt;width:19.15pt;height:19.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color="black [3213]" strokeweight="1.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" w14:anchorId="794CF0B0"/>
                  </w:pict>
                </mc:Fallback>
              </mc:AlternateContent>
            </w:r>
          </w:p>
        </w:tc>
        <w:tc>
          <w:tcPr>
            <w:tcW w:w="1198" w:type="dxa"/>
            <w:vAlign w:val="center"/>
          </w:tcPr>
          <w:p w14:paraId="52C90D28" w14:textId="5F3E8C72" w:rsidR="0083328E" w:rsidRDefault="00A96AFD" w:rsidP="00A96AFD">
            <w:pPr>
              <w:jc w:val="center"/>
            </w:pPr>
            <w:r w:rsidRPr="003C2F6C">
              <w:rPr>
                <w:rFonts w:ascii="Arial" w:hAnsi="Arial" w:cs="Arial"/>
                <w:sz w:val="20"/>
                <w:szCs w:val="20"/>
              </w:rPr>
              <w:t>¿Cuál?</w:t>
            </w:r>
          </w:p>
        </w:tc>
        <w:tc>
          <w:tcPr>
            <w:tcW w:w="1847" w:type="dxa"/>
            <w:gridSpan w:val="2"/>
            <w:vAlign w:val="center"/>
          </w:tcPr>
          <w:p w14:paraId="060A8AEE" w14:textId="77777777" w:rsidR="0083328E" w:rsidRDefault="0083328E" w:rsidP="00466FAC"/>
        </w:tc>
        <w:tc>
          <w:tcPr>
            <w:tcW w:w="1784" w:type="dxa"/>
            <w:gridSpan w:val="2"/>
            <w:vAlign w:val="center"/>
          </w:tcPr>
          <w:p w14:paraId="7BFA3416" w14:textId="77777777" w:rsidR="00A96AFD" w:rsidRDefault="00A96AFD" w:rsidP="00A96AFD">
            <w:pPr>
              <w:rPr>
                <w:rFonts w:ascii="Arial" w:hAnsi="Arial" w:cs="Arial"/>
                <w:sz w:val="20"/>
                <w:szCs w:val="20"/>
              </w:rPr>
            </w:pPr>
            <w:r>
              <w:rPr>
                <w:rFonts w:ascii="Arial" w:hAnsi="Arial" w:cs="Arial"/>
                <w:sz w:val="20"/>
                <w:szCs w:val="20"/>
              </w:rPr>
              <w:t xml:space="preserve">Número de </w:t>
            </w:r>
          </w:p>
          <w:p w14:paraId="5D80864E" w14:textId="48AD3A16" w:rsidR="0083328E" w:rsidRDefault="00A96AFD" w:rsidP="00A96AFD">
            <w:r>
              <w:rPr>
                <w:rFonts w:ascii="Arial" w:hAnsi="Arial" w:cs="Arial"/>
                <w:sz w:val="20"/>
                <w:szCs w:val="20"/>
              </w:rPr>
              <w:t xml:space="preserve">Identificación  </w:t>
            </w:r>
          </w:p>
        </w:tc>
        <w:tc>
          <w:tcPr>
            <w:tcW w:w="1750" w:type="dxa"/>
          </w:tcPr>
          <w:p w14:paraId="4618A50D" w14:textId="77777777" w:rsidR="0083328E" w:rsidRDefault="0083328E" w:rsidP="00466FAC"/>
        </w:tc>
      </w:tr>
      <w:tr w:rsidR="00EA0BFA" w14:paraId="203F9A0C" w14:textId="20361B77" w:rsidTr="002B3323">
        <w:trPr>
          <w:trHeight w:val="578"/>
        </w:trPr>
        <w:tc>
          <w:tcPr>
            <w:tcW w:w="1274" w:type="dxa"/>
            <w:vAlign w:val="center"/>
          </w:tcPr>
          <w:p w14:paraId="3D80C8B6" w14:textId="0B00106B" w:rsidR="00EA0BFA" w:rsidRDefault="00EA0BFA" w:rsidP="009E27D0">
            <w:pPr>
              <w:jc w:val="center"/>
              <w:rPr>
                <w:rFonts w:ascii="Arial" w:hAnsi="Arial" w:cs="Arial"/>
                <w:sz w:val="20"/>
                <w:szCs w:val="20"/>
              </w:rPr>
            </w:pPr>
            <w:r w:rsidRPr="00283401">
              <w:rPr>
                <w:rFonts w:ascii="Arial" w:hAnsi="Arial" w:cs="Arial"/>
                <w:sz w:val="20"/>
                <w:szCs w:val="20"/>
              </w:rPr>
              <w:t>Primer</w:t>
            </w:r>
          </w:p>
          <w:p w14:paraId="1191C502" w14:textId="10A0B035" w:rsidR="00EA0BFA" w:rsidRDefault="00EA0BFA" w:rsidP="009E27D0">
            <w:pPr>
              <w:jc w:val="center"/>
            </w:pPr>
            <w:r w:rsidRPr="00283401">
              <w:rPr>
                <w:rFonts w:ascii="Arial" w:hAnsi="Arial" w:cs="Arial"/>
                <w:sz w:val="20"/>
                <w:szCs w:val="20"/>
              </w:rPr>
              <w:t>Nombre</w:t>
            </w:r>
          </w:p>
        </w:tc>
        <w:tc>
          <w:tcPr>
            <w:tcW w:w="1788" w:type="dxa"/>
            <w:gridSpan w:val="2"/>
            <w:vAlign w:val="center"/>
          </w:tcPr>
          <w:p w14:paraId="5247F536" w14:textId="77777777" w:rsidR="00EA0BFA" w:rsidRPr="00910686" w:rsidRDefault="00EA0BFA" w:rsidP="009E27D0">
            <w:pPr>
              <w:widowControl/>
              <w:autoSpaceDE/>
              <w:autoSpaceDN/>
              <w:spacing w:after="160" w:line="278" w:lineRule="auto"/>
              <w:jc w:val="center"/>
              <w:rPr>
                <w:rFonts w:ascii="Arial" w:hAnsi="Arial" w:cs="Arial"/>
                <w:sz w:val="20"/>
                <w:szCs w:val="20"/>
              </w:rPr>
            </w:pPr>
          </w:p>
          <w:p w14:paraId="5C52BB53" w14:textId="77777777" w:rsidR="00EA0BFA" w:rsidRDefault="00EA0BFA" w:rsidP="009E27D0">
            <w:pPr>
              <w:jc w:val="center"/>
            </w:pPr>
          </w:p>
        </w:tc>
        <w:tc>
          <w:tcPr>
            <w:tcW w:w="1128" w:type="dxa"/>
            <w:vAlign w:val="center"/>
          </w:tcPr>
          <w:p w14:paraId="5A6C970E" w14:textId="1C82823C" w:rsidR="00EA0BFA" w:rsidRDefault="00EA0BFA" w:rsidP="009E27D0">
            <w:pPr>
              <w:widowControl/>
              <w:autoSpaceDE/>
              <w:autoSpaceDN/>
              <w:jc w:val="center"/>
              <w:rPr>
                <w:rFonts w:ascii="Arial" w:hAnsi="Arial" w:cs="Arial"/>
                <w:sz w:val="20"/>
                <w:szCs w:val="20"/>
              </w:rPr>
            </w:pPr>
            <w:r w:rsidRPr="00FE5641">
              <w:rPr>
                <w:rFonts w:ascii="Arial" w:hAnsi="Arial" w:cs="Arial"/>
                <w:sz w:val="20"/>
                <w:szCs w:val="20"/>
              </w:rPr>
              <w:t>Segundo</w:t>
            </w:r>
          </w:p>
          <w:p w14:paraId="33129B8E" w14:textId="4C9D8AAA" w:rsidR="00EA0BFA" w:rsidRDefault="00EA0BFA" w:rsidP="009E27D0">
            <w:pPr>
              <w:widowControl/>
              <w:autoSpaceDE/>
              <w:autoSpaceDN/>
              <w:jc w:val="center"/>
            </w:pPr>
            <w:r w:rsidRPr="00FE5641">
              <w:rPr>
                <w:rFonts w:ascii="Arial" w:hAnsi="Arial" w:cs="Arial"/>
                <w:sz w:val="20"/>
                <w:szCs w:val="20"/>
              </w:rPr>
              <w:t>Nombre</w:t>
            </w:r>
          </w:p>
        </w:tc>
        <w:tc>
          <w:tcPr>
            <w:tcW w:w="1198" w:type="dxa"/>
            <w:vAlign w:val="center"/>
          </w:tcPr>
          <w:p w14:paraId="241B9C08" w14:textId="77777777" w:rsidR="00EA0BFA" w:rsidRPr="00910686" w:rsidRDefault="00EA0BFA" w:rsidP="009E27D0">
            <w:pPr>
              <w:jc w:val="center"/>
              <w:rPr>
                <w:rFonts w:ascii="Arial" w:hAnsi="Arial" w:cs="Arial"/>
                <w:sz w:val="20"/>
                <w:szCs w:val="20"/>
              </w:rPr>
            </w:pPr>
          </w:p>
        </w:tc>
        <w:tc>
          <w:tcPr>
            <w:tcW w:w="1177" w:type="dxa"/>
            <w:vAlign w:val="center"/>
          </w:tcPr>
          <w:p w14:paraId="153B98E6" w14:textId="55CAF576" w:rsidR="00EA0BFA" w:rsidRDefault="00EA0BFA" w:rsidP="009E27D0">
            <w:pPr>
              <w:widowControl/>
              <w:autoSpaceDE/>
              <w:autoSpaceDN/>
              <w:jc w:val="center"/>
              <w:rPr>
                <w:rFonts w:ascii="Arial" w:hAnsi="Arial" w:cs="Arial"/>
                <w:sz w:val="20"/>
                <w:szCs w:val="20"/>
              </w:rPr>
            </w:pPr>
            <w:r>
              <w:rPr>
                <w:rFonts w:ascii="Arial" w:hAnsi="Arial" w:cs="Arial"/>
                <w:sz w:val="20"/>
                <w:szCs w:val="20"/>
              </w:rPr>
              <w:t>Primer</w:t>
            </w:r>
          </w:p>
          <w:p w14:paraId="7A42C077" w14:textId="66379C83" w:rsidR="00EA0BFA" w:rsidRDefault="00EA0BFA" w:rsidP="009E27D0">
            <w:pPr>
              <w:widowControl/>
              <w:autoSpaceDE/>
              <w:autoSpaceDN/>
              <w:jc w:val="center"/>
            </w:pPr>
            <w:r>
              <w:rPr>
                <w:rFonts w:ascii="Arial" w:hAnsi="Arial" w:cs="Arial"/>
                <w:sz w:val="20"/>
                <w:szCs w:val="20"/>
              </w:rPr>
              <w:t>Apellido</w:t>
            </w:r>
          </w:p>
        </w:tc>
        <w:tc>
          <w:tcPr>
            <w:tcW w:w="1437" w:type="dxa"/>
            <w:gridSpan w:val="2"/>
            <w:vAlign w:val="center"/>
          </w:tcPr>
          <w:p w14:paraId="59A1DE17" w14:textId="77777777" w:rsidR="00EA0BFA" w:rsidRPr="00910686" w:rsidRDefault="00EA0BFA" w:rsidP="009E27D0">
            <w:pPr>
              <w:widowControl/>
              <w:autoSpaceDE/>
              <w:autoSpaceDN/>
              <w:spacing w:after="160" w:line="278" w:lineRule="auto"/>
              <w:jc w:val="center"/>
              <w:rPr>
                <w:rFonts w:ascii="Arial" w:hAnsi="Arial" w:cs="Arial"/>
                <w:sz w:val="20"/>
                <w:szCs w:val="20"/>
              </w:rPr>
            </w:pPr>
          </w:p>
          <w:p w14:paraId="271E297D" w14:textId="77777777" w:rsidR="00EA0BFA" w:rsidRDefault="00EA0BFA" w:rsidP="009E27D0">
            <w:pPr>
              <w:widowControl/>
              <w:autoSpaceDE/>
              <w:autoSpaceDN/>
              <w:jc w:val="center"/>
            </w:pPr>
          </w:p>
        </w:tc>
        <w:tc>
          <w:tcPr>
            <w:tcW w:w="1017" w:type="dxa"/>
            <w:vAlign w:val="center"/>
          </w:tcPr>
          <w:p w14:paraId="766A621F" w14:textId="7E7C35F6" w:rsidR="00EA0BFA" w:rsidRDefault="00EA0BFA" w:rsidP="009E27D0">
            <w:pPr>
              <w:jc w:val="center"/>
              <w:rPr>
                <w:rFonts w:ascii="Arial" w:hAnsi="Arial" w:cs="Arial"/>
                <w:sz w:val="20"/>
                <w:szCs w:val="20"/>
              </w:rPr>
            </w:pPr>
            <w:r w:rsidRPr="00FE5641">
              <w:rPr>
                <w:rFonts w:ascii="Arial" w:hAnsi="Arial" w:cs="Arial"/>
                <w:sz w:val="20"/>
                <w:szCs w:val="20"/>
              </w:rPr>
              <w:t>Segundo</w:t>
            </w:r>
          </w:p>
          <w:p w14:paraId="37730DE9" w14:textId="2F49B81D" w:rsidR="00EA0BFA" w:rsidRDefault="00EA0BFA" w:rsidP="009E27D0">
            <w:pPr>
              <w:widowControl/>
              <w:autoSpaceDE/>
              <w:autoSpaceDN/>
              <w:spacing w:after="160" w:line="278" w:lineRule="auto"/>
              <w:jc w:val="center"/>
            </w:pPr>
            <w:r w:rsidRPr="00FE5641">
              <w:rPr>
                <w:rFonts w:ascii="Arial" w:hAnsi="Arial" w:cs="Arial"/>
                <w:sz w:val="20"/>
                <w:szCs w:val="20"/>
              </w:rPr>
              <w:t>Apellido</w:t>
            </w:r>
          </w:p>
        </w:tc>
        <w:tc>
          <w:tcPr>
            <w:tcW w:w="1750" w:type="dxa"/>
          </w:tcPr>
          <w:p w14:paraId="56C85648" w14:textId="77777777" w:rsidR="00EA0BFA" w:rsidRPr="00910686" w:rsidRDefault="00EA0BFA" w:rsidP="00EA0BFA">
            <w:pPr>
              <w:widowControl/>
              <w:autoSpaceDE/>
              <w:autoSpaceDN/>
              <w:spacing w:after="160" w:line="278" w:lineRule="auto"/>
              <w:rPr>
                <w:rFonts w:ascii="Arial" w:hAnsi="Arial" w:cs="Arial"/>
                <w:sz w:val="20"/>
                <w:szCs w:val="20"/>
              </w:rPr>
            </w:pPr>
          </w:p>
        </w:tc>
      </w:tr>
      <w:tr w:rsidR="00295AFB" w14:paraId="36E17B29" w14:textId="77777777" w:rsidTr="00244C90">
        <w:trPr>
          <w:trHeight w:val="510"/>
        </w:trPr>
        <w:tc>
          <w:tcPr>
            <w:tcW w:w="4190" w:type="dxa"/>
            <w:gridSpan w:val="4"/>
            <w:vAlign w:val="center"/>
          </w:tcPr>
          <w:p w14:paraId="31BED020" w14:textId="4AEBD0AB" w:rsidR="00295AFB" w:rsidRPr="00FE5641" w:rsidRDefault="00244C90" w:rsidP="009E27D0">
            <w:pPr>
              <w:widowControl/>
              <w:autoSpaceDE/>
              <w:autoSpaceDN/>
              <w:jc w:val="center"/>
              <w:rPr>
                <w:rFonts w:ascii="Arial" w:hAnsi="Arial" w:cs="Arial"/>
                <w:sz w:val="20"/>
                <w:szCs w:val="20"/>
              </w:rPr>
            </w:pPr>
            <w:r>
              <w:rPr>
                <w:rFonts w:ascii="Arial" w:hAnsi="Arial" w:cs="Arial"/>
                <w:sz w:val="20"/>
                <w:szCs w:val="20"/>
              </w:rPr>
              <w:t>Enfoque Diferencial e Interseccionalidad</w:t>
            </w:r>
          </w:p>
        </w:tc>
        <w:tc>
          <w:tcPr>
            <w:tcW w:w="6579" w:type="dxa"/>
            <w:gridSpan w:val="6"/>
            <w:vAlign w:val="center"/>
          </w:tcPr>
          <w:p w14:paraId="0C7D1D80" w14:textId="77777777" w:rsidR="00295AFB" w:rsidRPr="00910686" w:rsidRDefault="00295AFB" w:rsidP="00EA0BFA">
            <w:pPr>
              <w:widowControl/>
              <w:autoSpaceDE/>
              <w:autoSpaceDN/>
              <w:spacing w:after="160" w:line="278" w:lineRule="auto"/>
              <w:rPr>
                <w:rFonts w:ascii="Arial" w:hAnsi="Arial" w:cs="Arial"/>
                <w:sz w:val="20"/>
                <w:szCs w:val="20"/>
              </w:rPr>
            </w:pPr>
          </w:p>
        </w:tc>
      </w:tr>
    </w:tbl>
    <w:p w14:paraId="78C49F5D" w14:textId="77777777" w:rsidR="00737F8B" w:rsidRPr="002B3323" w:rsidRDefault="00737F8B" w:rsidP="00466FAC">
      <w:pPr>
        <w:ind w:left="-709" w:hanging="284"/>
        <w:rPr>
          <w:sz w:val="12"/>
          <w:szCs w:val="12"/>
        </w:rPr>
      </w:pPr>
    </w:p>
    <w:p w14:paraId="602CDE4A" w14:textId="77777777" w:rsidR="00E06518" w:rsidRDefault="00E06518" w:rsidP="00466FAC">
      <w:pPr>
        <w:ind w:left="-709" w:hanging="284"/>
      </w:pPr>
    </w:p>
    <w:tbl>
      <w:tblPr>
        <w:tblStyle w:val="Tablaconcuadrcula"/>
        <w:tblW w:w="10774" w:type="dxa"/>
        <w:tblInd w:w="-998" w:type="dxa"/>
        <w:tblLook w:val="04A0" w:firstRow="1" w:lastRow="0" w:firstColumn="1" w:lastColumn="0" w:noHBand="0" w:noVBand="1"/>
      </w:tblPr>
      <w:tblGrid>
        <w:gridCol w:w="10774"/>
      </w:tblGrid>
      <w:tr w:rsidR="004A0621" w:rsidRPr="000A43FF" w14:paraId="038F02C7" w14:textId="77777777" w:rsidTr="16E49984">
        <w:trPr>
          <w:trHeight w:val="340"/>
        </w:trPr>
        <w:tc>
          <w:tcPr>
            <w:tcW w:w="10774" w:type="dxa"/>
            <w:shd w:val="clear" w:color="auto" w:fill="ADADAD" w:themeFill="background2" w:themeFillShade="BF"/>
            <w:vAlign w:val="center"/>
          </w:tcPr>
          <w:p w14:paraId="156FF823" w14:textId="77777777" w:rsidR="004A0621" w:rsidRPr="000A43FF" w:rsidRDefault="004A0621" w:rsidP="00C05B53">
            <w:pPr>
              <w:jc w:val="center"/>
              <w:rPr>
                <w:rFonts w:ascii="Arial" w:eastAsia="Times New Roman" w:hAnsi="Arial" w:cs="Arial"/>
                <w:b/>
                <w:sz w:val="20"/>
                <w:szCs w:val="20"/>
                <w:lang w:val="es-CO" w:eastAsia="es-CO"/>
              </w:rPr>
            </w:pPr>
            <w:r w:rsidRPr="3A16B4F1">
              <w:rPr>
                <w:rFonts w:ascii="Arial" w:eastAsia="Times New Roman" w:hAnsi="Arial" w:cs="Arial"/>
                <w:b/>
                <w:sz w:val="20"/>
                <w:szCs w:val="20"/>
                <w:lang w:val="es-CO" w:eastAsia="es-CO"/>
              </w:rPr>
              <w:t>INFORMACIÓN DE SOLICITANTE</w:t>
            </w:r>
          </w:p>
        </w:tc>
      </w:tr>
      <w:tr w:rsidR="004A0621" w14:paraId="4FE15ACE" w14:textId="77777777" w:rsidTr="00C05B53">
        <w:trPr>
          <w:trHeight w:val="1416"/>
        </w:trPr>
        <w:tc>
          <w:tcPr>
            <w:tcW w:w="10774" w:type="dxa"/>
          </w:tcPr>
          <w:p w14:paraId="206A4F48" w14:textId="77777777" w:rsidR="004A0621" w:rsidRDefault="004A0621" w:rsidP="00C05B53">
            <w:pPr>
              <w:jc w:val="both"/>
              <w:rPr>
                <w:rFonts w:ascii="Arial" w:hAnsi="Arial" w:cs="Arial"/>
                <w:sz w:val="20"/>
                <w:szCs w:val="20"/>
              </w:rPr>
            </w:pPr>
          </w:p>
          <w:p w14:paraId="589C4878" w14:textId="77777777" w:rsidR="0087706E" w:rsidRDefault="0087706E" w:rsidP="00C05B53">
            <w:pPr>
              <w:jc w:val="both"/>
              <w:rPr>
                <w:rFonts w:ascii="Arial" w:hAnsi="Arial" w:cs="Arial"/>
                <w:sz w:val="20"/>
                <w:szCs w:val="20"/>
              </w:rPr>
            </w:pPr>
          </w:p>
          <w:p w14:paraId="57740B3E" w14:textId="168F7523" w:rsidR="00AA3D4F" w:rsidRPr="0087706E" w:rsidRDefault="00AA3D4F" w:rsidP="00C05B53">
            <w:pPr>
              <w:jc w:val="both"/>
              <w:rPr>
                <w:rFonts w:ascii="Arial" w:hAnsi="Arial" w:cs="Arial"/>
                <w:b/>
                <w:bCs/>
                <w:sz w:val="20"/>
                <w:szCs w:val="20"/>
              </w:rPr>
            </w:pPr>
          </w:p>
          <w:tbl>
            <w:tblPr>
              <w:tblStyle w:val="Tablaconcuadrcula"/>
              <w:tblW w:w="0" w:type="auto"/>
              <w:tblLook w:val="04A0" w:firstRow="1" w:lastRow="0" w:firstColumn="1" w:lastColumn="0" w:noHBand="0" w:noVBand="1"/>
            </w:tblPr>
            <w:tblGrid>
              <w:gridCol w:w="5274"/>
              <w:gridCol w:w="5274"/>
            </w:tblGrid>
            <w:tr w:rsidR="00AA3D4F" w14:paraId="79619026" w14:textId="77777777" w:rsidTr="00AA3D4F">
              <w:tc>
                <w:tcPr>
                  <w:tcW w:w="5274" w:type="dxa"/>
                </w:tcPr>
                <w:p w14:paraId="6C1A9383" w14:textId="188D6AA7" w:rsidR="00AA3D4F" w:rsidRDefault="00AA3D4F" w:rsidP="00C05B53">
                  <w:pPr>
                    <w:jc w:val="both"/>
                    <w:rPr>
                      <w:rFonts w:ascii="Arial" w:hAnsi="Arial" w:cs="Arial"/>
                      <w:b/>
                      <w:bCs/>
                      <w:sz w:val="20"/>
                      <w:szCs w:val="20"/>
                    </w:rPr>
                  </w:pPr>
                  <w:r>
                    <w:rPr>
                      <w:rFonts w:ascii="Arial" w:hAnsi="Arial" w:cs="Arial"/>
                      <w:b/>
                      <w:bCs/>
                      <w:sz w:val="20"/>
                      <w:szCs w:val="20"/>
                    </w:rPr>
                    <w:t>Fecha de solicitud</w:t>
                  </w:r>
                  <w:r w:rsidRPr="0087706E">
                    <w:rPr>
                      <w:rFonts w:ascii="Arial" w:hAnsi="Arial" w:cs="Arial"/>
                      <w:b/>
                      <w:bCs/>
                      <w:sz w:val="20"/>
                      <w:szCs w:val="20"/>
                    </w:rPr>
                    <w:t>:</w:t>
                  </w:r>
                </w:p>
              </w:tc>
              <w:tc>
                <w:tcPr>
                  <w:tcW w:w="5274" w:type="dxa"/>
                </w:tcPr>
                <w:p w14:paraId="529A0293" w14:textId="77777777" w:rsidR="00AA3D4F" w:rsidRDefault="00AA3D4F" w:rsidP="00C05B53">
                  <w:pPr>
                    <w:jc w:val="both"/>
                    <w:rPr>
                      <w:rFonts w:ascii="Arial" w:hAnsi="Arial" w:cs="Arial"/>
                      <w:b/>
                      <w:bCs/>
                      <w:sz w:val="20"/>
                      <w:szCs w:val="20"/>
                    </w:rPr>
                  </w:pPr>
                </w:p>
              </w:tc>
            </w:tr>
            <w:tr w:rsidR="00AA3D4F" w14:paraId="6A5F158A" w14:textId="77777777" w:rsidTr="00AA3D4F">
              <w:tc>
                <w:tcPr>
                  <w:tcW w:w="5274" w:type="dxa"/>
                </w:tcPr>
                <w:p w14:paraId="2EE3FE56" w14:textId="04413F38" w:rsidR="00AA3D4F" w:rsidRDefault="00AA3D4F" w:rsidP="00C05B53">
                  <w:pPr>
                    <w:jc w:val="both"/>
                    <w:rPr>
                      <w:rFonts w:ascii="Arial" w:hAnsi="Arial" w:cs="Arial"/>
                      <w:b/>
                      <w:bCs/>
                      <w:sz w:val="20"/>
                      <w:szCs w:val="20"/>
                    </w:rPr>
                  </w:pPr>
                  <w:r>
                    <w:rPr>
                      <w:rFonts w:ascii="Arial" w:hAnsi="Arial" w:cs="Arial"/>
                      <w:b/>
                      <w:bCs/>
                      <w:sz w:val="20"/>
                      <w:szCs w:val="20"/>
                    </w:rPr>
                    <w:t>Solicitante</w:t>
                  </w:r>
                  <w:r w:rsidRPr="0087706E">
                    <w:rPr>
                      <w:rFonts w:ascii="Arial" w:hAnsi="Arial" w:cs="Arial"/>
                      <w:b/>
                      <w:bCs/>
                      <w:sz w:val="20"/>
                      <w:szCs w:val="20"/>
                    </w:rPr>
                    <w:t>:</w:t>
                  </w:r>
                </w:p>
              </w:tc>
              <w:tc>
                <w:tcPr>
                  <w:tcW w:w="5274" w:type="dxa"/>
                </w:tcPr>
                <w:p w14:paraId="7BA0FEE2" w14:textId="77777777" w:rsidR="00AA3D4F" w:rsidRDefault="00AA3D4F" w:rsidP="00C05B53">
                  <w:pPr>
                    <w:jc w:val="both"/>
                    <w:rPr>
                      <w:rFonts w:ascii="Arial" w:hAnsi="Arial" w:cs="Arial"/>
                      <w:b/>
                      <w:bCs/>
                      <w:sz w:val="20"/>
                      <w:szCs w:val="20"/>
                    </w:rPr>
                  </w:pPr>
                </w:p>
              </w:tc>
            </w:tr>
            <w:tr w:rsidR="00161DCD" w14:paraId="3304E7EE" w14:textId="77777777" w:rsidTr="00AA3D4F">
              <w:tc>
                <w:tcPr>
                  <w:tcW w:w="5274" w:type="dxa"/>
                </w:tcPr>
                <w:p w14:paraId="7DF22B89" w14:textId="3BDB330C" w:rsidR="00161DCD" w:rsidRDefault="00161DCD" w:rsidP="00C05B53">
                  <w:pPr>
                    <w:jc w:val="both"/>
                    <w:rPr>
                      <w:rFonts w:ascii="Arial" w:hAnsi="Arial" w:cs="Arial"/>
                      <w:b/>
                      <w:bCs/>
                      <w:sz w:val="20"/>
                      <w:szCs w:val="20"/>
                    </w:rPr>
                  </w:pPr>
                  <w:r>
                    <w:rPr>
                      <w:rFonts w:ascii="Arial" w:hAnsi="Arial" w:cs="Arial"/>
                      <w:b/>
                      <w:bCs/>
                      <w:sz w:val="20"/>
                      <w:szCs w:val="20"/>
                    </w:rPr>
                    <w:t>Tipo de evaluación de riesgo:</w:t>
                  </w:r>
                </w:p>
              </w:tc>
              <w:tc>
                <w:tcPr>
                  <w:tcW w:w="5274" w:type="dxa"/>
                </w:tcPr>
                <w:p w14:paraId="4E7D2BC4" w14:textId="77777777" w:rsidR="00161DCD" w:rsidRDefault="00161DCD" w:rsidP="00C05B53">
                  <w:pPr>
                    <w:jc w:val="both"/>
                    <w:rPr>
                      <w:rFonts w:ascii="Arial" w:hAnsi="Arial" w:cs="Arial"/>
                      <w:b/>
                      <w:bCs/>
                      <w:sz w:val="20"/>
                      <w:szCs w:val="20"/>
                    </w:rPr>
                  </w:pPr>
                </w:p>
              </w:tc>
            </w:tr>
          </w:tbl>
          <w:p w14:paraId="70263C6B" w14:textId="77777777" w:rsidR="004A0621" w:rsidRDefault="004A0621" w:rsidP="00C05B53">
            <w:pPr>
              <w:jc w:val="both"/>
              <w:rPr>
                <w:rFonts w:ascii="Arial" w:hAnsi="Arial" w:cs="Arial"/>
                <w:sz w:val="20"/>
                <w:szCs w:val="20"/>
              </w:rPr>
            </w:pPr>
          </w:p>
          <w:p w14:paraId="05E8C6EA" w14:textId="59DF1928" w:rsidR="004A0621" w:rsidRPr="00AA3D4F" w:rsidRDefault="00AA3D4F" w:rsidP="00C05B53">
            <w:pPr>
              <w:jc w:val="both"/>
              <w:rPr>
                <w:rFonts w:ascii="Arial" w:hAnsi="Arial" w:cs="Arial"/>
                <w:b/>
                <w:bCs/>
                <w:sz w:val="20"/>
                <w:szCs w:val="20"/>
              </w:rPr>
            </w:pPr>
            <w:r w:rsidRPr="00AA3D4F">
              <w:rPr>
                <w:rFonts w:ascii="Arial" w:hAnsi="Arial" w:cs="Arial"/>
                <w:b/>
                <w:bCs/>
                <w:sz w:val="20"/>
                <w:szCs w:val="20"/>
              </w:rPr>
              <w:t xml:space="preserve">Sinopsis de </w:t>
            </w:r>
            <w:r>
              <w:rPr>
                <w:rFonts w:ascii="Arial" w:hAnsi="Arial" w:cs="Arial"/>
                <w:b/>
                <w:bCs/>
                <w:sz w:val="20"/>
                <w:szCs w:val="20"/>
              </w:rPr>
              <w:t>l</w:t>
            </w:r>
            <w:r w:rsidRPr="00AA3D4F">
              <w:rPr>
                <w:rFonts w:ascii="Arial" w:hAnsi="Arial" w:cs="Arial"/>
                <w:b/>
                <w:bCs/>
                <w:sz w:val="20"/>
                <w:szCs w:val="20"/>
              </w:rPr>
              <w:t>a información:</w:t>
            </w:r>
          </w:p>
          <w:p w14:paraId="4E23C42B" w14:textId="77777777" w:rsidR="004A0621" w:rsidRDefault="004A0621" w:rsidP="00C05B53">
            <w:pPr>
              <w:jc w:val="both"/>
              <w:rPr>
                <w:rFonts w:ascii="Arial" w:hAnsi="Arial" w:cs="Arial"/>
                <w:sz w:val="20"/>
                <w:szCs w:val="20"/>
              </w:rPr>
            </w:pPr>
          </w:p>
          <w:p w14:paraId="4D297233" w14:textId="77777777" w:rsidR="004A0621" w:rsidRDefault="004A0621" w:rsidP="00C05B53">
            <w:pPr>
              <w:jc w:val="both"/>
              <w:rPr>
                <w:rFonts w:ascii="Arial" w:hAnsi="Arial" w:cs="Arial"/>
                <w:sz w:val="20"/>
                <w:szCs w:val="20"/>
              </w:rPr>
            </w:pPr>
          </w:p>
          <w:p w14:paraId="4A0EDA6E" w14:textId="77777777" w:rsidR="004A0621" w:rsidRDefault="004A0621" w:rsidP="00C05B53">
            <w:pPr>
              <w:jc w:val="both"/>
              <w:rPr>
                <w:rFonts w:ascii="Arial" w:hAnsi="Arial" w:cs="Arial"/>
                <w:sz w:val="20"/>
                <w:szCs w:val="20"/>
              </w:rPr>
            </w:pPr>
          </w:p>
          <w:p w14:paraId="36DE87E0" w14:textId="77777777" w:rsidR="004A0621" w:rsidRDefault="004A0621" w:rsidP="00C05B53">
            <w:pPr>
              <w:jc w:val="both"/>
              <w:rPr>
                <w:rFonts w:ascii="Arial" w:hAnsi="Arial" w:cs="Arial"/>
                <w:sz w:val="20"/>
                <w:szCs w:val="20"/>
              </w:rPr>
            </w:pPr>
          </w:p>
          <w:p w14:paraId="120F7505" w14:textId="77777777" w:rsidR="004A0621" w:rsidRDefault="004A0621" w:rsidP="00C05B53">
            <w:pPr>
              <w:jc w:val="both"/>
              <w:rPr>
                <w:rFonts w:ascii="Arial" w:hAnsi="Arial" w:cs="Arial"/>
                <w:sz w:val="20"/>
                <w:szCs w:val="20"/>
              </w:rPr>
            </w:pPr>
          </w:p>
          <w:p w14:paraId="7608EFB8" w14:textId="77777777" w:rsidR="004A0621" w:rsidRPr="006578D9" w:rsidRDefault="004A0621" w:rsidP="00C05B53">
            <w:pPr>
              <w:jc w:val="both"/>
              <w:rPr>
                <w:rFonts w:ascii="Arial" w:hAnsi="Arial" w:cs="Arial"/>
                <w:sz w:val="20"/>
                <w:szCs w:val="20"/>
              </w:rPr>
            </w:pPr>
          </w:p>
        </w:tc>
      </w:tr>
    </w:tbl>
    <w:p w14:paraId="5810C49F" w14:textId="77777777" w:rsidR="00D63B4D" w:rsidRPr="00EC22C6" w:rsidRDefault="00D63B4D" w:rsidP="00466FAC">
      <w:pPr>
        <w:ind w:left="-709" w:hanging="284"/>
        <w:rPr>
          <w:color w:val="FFFFFF" w:themeColor="background1"/>
        </w:rPr>
      </w:pPr>
    </w:p>
    <w:tbl>
      <w:tblPr>
        <w:tblStyle w:val="Tablaconcuadrcula"/>
        <w:tblW w:w="10774" w:type="dxa"/>
        <w:tblInd w:w="-998" w:type="dxa"/>
        <w:tblLook w:val="04A0" w:firstRow="1" w:lastRow="0" w:firstColumn="1" w:lastColumn="0" w:noHBand="0" w:noVBand="1"/>
      </w:tblPr>
      <w:tblGrid>
        <w:gridCol w:w="10774"/>
      </w:tblGrid>
      <w:tr w:rsidR="00EC22C6" w:rsidRPr="00EC22C6" w14:paraId="46F3CAB7" w14:textId="77777777" w:rsidTr="267555D7">
        <w:trPr>
          <w:trHeight w:val="266"/>
        </w:trPr>
        <w:tc>
          <w:tcPr>
            <w:tcW w:w="10774" w:type="dxa"/>
            <w:shd w:val="clear" w:color="auto" w:fill="ADADAD" w:themeFill="background2" w:themeFillShade="BF"/>
            <w:vAlign w:val="center"/>
          </w:tcPr>
          <w:p w14:paraId="2E567C85" w14:textId="05C8DAA7" w:rsidR="008C0FA8" w:rsidRPr="00EC22C6" w:rsidRDefault="00E11375" w:rsidP="00C05B53">
            <w:pPr>
              <w:jc w:val="center"/>
              <w:rPr>
                <w:color w:val="FFFFFF" w:themeColor="background1"/>
              </w:rPr>
            </w:pPr>
            <w:r w:rsidRPr="0890B8D5">
              <w:rPr>
                <w:rFonts w:ascii="Arial" w:hAnsi="Arial" w:cs="Arial"/>
                <w:b/>
                <w:sz w:val="20"/>
                <w:szCs w:val="20"/>
              </w:rPr>
              <w:t>ANTECEDENTES</w:t>
            </w:r>
            <w:r w:rsidR="008C0FA8" w:rsidRPr="0890B8D5">
              <w:rPr>
                <w:rFonts w:ascii="Arial" w:hAnsi="Arial" w:cs="Arial"/>
                <w:b/>
                <w:sz w:val="20"/>
                <w:szCs w:val="20"/>
              </w:rPr>
              <w:t xml:space="preserve"> </w:t>
            </w:r>
          </w:p>
        </w:tc>
      </w:tr>
      <w:tr w:rsidR="008C0FA8" w14:paraId="5A178A0E" w14:textId="77777777" w:rsidTr="0043689B">
        <w:trPr>
          <w:trHeight w:val="681"/>
        </w:trPr>
        <w:tc>
          <w:tcPr>
            <w:tcW w:w="10774" w:type="dxa"/>
          </w:tcPr>
          <w:tbl>
            <w:tblPr>
              <w:tblStyle w:val="Tablaconcuadrcula"/>
              <w:tblpPr w:leftFromText="141" w:rightFromText="141" w:vertAnchor="page" w:horzAnchor="margin" w:tblpXSpec="center" w:tblpY="161"/>
              <w:tblOverlap w:val="never"/>
              <w:tblW w:w="0" w:type="auto"/>
              <w:tblLook w:val="04A0" w:firstRow="1" w:lastRow="0" w:firstColumn="1" w:lastColumn="0" w:noHBand="0" w:noVBand="1"/>
            </w:tblPr>
            <w:tblGrid>
              <w:gridCol w:w="1199"/>
              <w:gridCol w:w="1952"/>
              <w:gridCol w:w="1249"/>
              <w:gridCol w:w="1449"/>
              <w:gridCol w:w="1761"/>
              <w:gridCol w:w="1308"/>
              <w:gridCol w:w="1630"/>
            </w:tblGrid>
            <w:tr w:rsidR="003C0972" w:rsidRPr="00E44020" w14:paraId="70EC2F92" w14:textId="77777777" w:rsidTr="003C0972">
              <w:trPr>
                <w:trHeight w:val="127"/>
              </w:trPr>
              <w:tc>
                <w:tcPr>
                  <w:tcW w:w="1199" w:type="dxa"/>
                  <w:shd w:val="clear" w:color="auto" w:fill="ADADAD" w:themeFill="background2" w:themeFillShade="BF"/>
                </w:tcPr>
                <w:p w14:paraId="4EF61692" w14:textId="290D1EA4" w:rsidR="003C0972" w:rsidRPr="0043689B" w:rsidRDefault="003C0972" w:rsidP="00E11375">
                  <w:pPr>
                    <w:pStyle w:val="TableParagraph"/>
                    <w:spacing w:before="49"/>
                    <w:jc w:val="both"/>
                    <w:rPr>
                      <w:rFonts w:ascii="Arial" w:hAnsi="Arial" w:cs="Arial"/>
                      <w:b/>
                      <w:bCs/>
                      <w:color w:val="FFFFFF" w:themeColor="background1"/>
                      <w:sz w:val="20"/>
                      <w:szCs w:val="20"/>
                      <w:lang w:val="pt-PT"/>
                    </w:rPr>
                  </w:pPr>
                  <w:r>
                    <w:rPr>
                      <w:rFonts w:ascii="Arial" w:hAnsi="Arial" w:cs="Arial"/>
                      <w:b/>
                      <w:sz w:val="20"/>
                      <w:szCs w:val="20"/>
                      <w:lang w:val="pt-PT"/>
                    </w:rPr>
                    <w:t>OT</w:t>
                  </w:r>
                </w:p>
              </w:tc>
              <w:tc>
                <w:tcPr>
                  <w:tcW w:w="1952" w:type="dxa"/>
                  <w:shd w:val="clear" w:color="auto" w:fill="ADADAD" w:themeFill="background2" w:themeFillShade="BF"/>
                </w:tcPr>
                <w:p w14:paraId="51CCC311" w14:textId="4D9A82A7" w:rsidR="003C0972" w:rsidRPr="0043689B" w:rsidRDefault="003C0972" w:rsidP="00E11375">
                  <w:pPr>
                    <w:pStyle w:val="TableParagraph"/>
                    <w:spacing w:before="49"/>
                    <w:jc w:val="both"/>
                    <w:rPr>
                      <w:rFonts w:ascii="Arial" w:hAnsi="Arial" w:cs="Arial"/>
                      <w:b/>
                      <w:bCs/>
                      <w:color w:val="FFFFFF" w:themeColor="background1"/>
                      <w:sz w:val="20"/>
                      <w:szCs w:val="20"/>
                      <w:lang w:val="pt-PT"/>
                    </w:rPr>
                  </w:pPr>
                  <w:r>
                    <w:rPr>
                      <w:rFonts w:ascii="Arial" w:hAnsi="Arial" w:cs="Arial"/>
                      <w:b/>
                      <w:sz w:val="20"/>
                      <w:szCs w:val="20"/>
                      <w:lang w:val="pt-PT"/>
                    </w:rPr>
                    <w:t>Tramite de Emergencia</w:t>
                  </w:r>
                </w:p>
              </w:tc>
              <w:tc>
                <w:tcPr>
                  <w:tcW w:w="1249" w:type="dxa"/>
                  <w:shd w:val="clear" w:color="auto" w:fill="ADADAD" w:themeFill="background2" w:themeFillShade="BF"/>
                </w:tcPr>
                <w:p w14:paraId="372A4ABE" w14:textId="0708CA5D" w:rsidR="003C0972" w:rsidRDefault="003C0972" w:rsidP="00E11375">
                  <w:pPr>
                    <w:pStyle w:val="TableParagraph"/>
                    <w:spacing w:before="49"/>
                    <w:jc w:val="both"/>
                    <w:rPr>
                      <w:rFonts w:ascii="Arial" w:hAnsi="Arial" w:cs="Arial"/>
                      <w:b/>
                      <w:sz w:val="20"/>
                      <w:szCs w:val="20"/>
                      <w:lang w:val="pt-PT"/>
                    </w:rPr>
                  </w:pPr>
                  <w:r>
                    <w:rPr>
                      <w:rFonts w:ascii="Arial" w:hAnsi="Arial" w:cs="Arial"/>
                      <w:b/>
                      <w:sz w:val="20"/>
                      <w:szCs w:val="20"/>
                      <w:lang w:val="pt-PT"/>
                    </w:rPr>
                    <w:t>Tipo de estudio</w:t>
                  </w:r>
                </w:p>
              </w:tc>
              <w:tc>
                <w:tcPr>
                  <w:tcW w:w="1449" w:type="dxa"/>
                  <w:shd w:val="clear" w:color="auto" w:fill="ADADAD" w:themeFill="background2" w:themeFillShade="BF"/>
                </w:tcPr>
                <w:p w14:paraId="37644FD3" w14:textId="30689509" w:rsidR="003C0972" w:rsidRPr="0043689B" w:rsidRDefault="003C0972" w:rsidP="00E11375">
                  <w:pPr>
                    <w:pStyle w:val="TableParagraph"/>
                    <w:spacing w:before="49"/>
                    <w:jc w:val="both"/>
                    <w:rPr>
                      <w:rFonts w:ascii="Arial" w:hAnsi="Arial" w:cs="Arial"/>
                      <w:b/>
                      <w:bCs/>
                      <w:color w:val="FFFFFF" w:themeColor="background1"/>
                      <w:sz w:val="20"/>
                      <w:szCs w:val="20"/>
                      <w:lang w:val="pt-PT"/>
                    </w:rPr>
                  </w:pPr>
                  <w:r>
                    <w:rPr>
                      <w:rFonts w:ascii="Arial" w:hAnsi="Arial" w:cs="Arial"/>
                      <w:b/>
                      <w:sz w:val="20"/>
                      <w:szCs w:val="20"/>
                      <w:lang w:val="pt-PT"/>
                    </w:rPr>
                    <w:t>Nivel de riesgo</w:t>
                  </w:r>
                </w:p>
              </w:tc>
              <w:tc>
                <w:tcPr>
                  <w:tcW w:w="1761" w:type="dxa"/>
                  <w:shd w:val="clear" w:color="auto" w:fill="ADADAD" w:themeFill="background2" w:themeFillShade="BF"/>
                </w:tcPr>
                <w:p w14:paraId="511A3DB7" w14:textId="641D499F" w:rsidR="003C0972" w:rsidRPr="435776F2" w:rsidRDefault="003C0972" w:rsidP="00E11375">
                  <w:pPr>
                    <w:pStyle w:val="TableParagraph"/>
                    <w:spacing w:before="49"/>
                    <w:jc w:val="both"/>
                    <w:rPr>
                      <w:rFonts w:ascii="Arial" w:hAnsi="Arial" w:cs="Arial"/>
                      <w:b/>
                      <w:sz w:val="20"/>
                      <w:szCs w:val="20"/>
                      <w:lang w:val="pt-PT"/>
                    </w:rPr>
                  </w:pPr>
                  <w:r>
                    <w:rPr>
                      <w:rFonts w:ascii="Arial" w:hAnsi="Arial" w:cs="Arial"/>
                      <w:b/>
                      <w:sz w:val="20"/>
                      <w:szCs w:val="20"/>
                      <w:lang w:val="pt-PT"/>
                    </w:rPr>
                    <w:t>Recomendación de medidas</w:t>
                  </w:r>
                </w:p>
              </w:tc>
              <w:tc>
                <w:tcPr>
                  <w:tcW w:w="1308" w:type="dxa"/>
                  <w:shd w:val="clear" w:color="auto" w:fill="ADADAD" w:themeFill="background2" w:themeFillShade="BF"/>
                </w:tcPr>
                <w:p w14:paraId="1E5713AB" w14:textId="63156C81" w:rsidR="003C0972" w:rsidRPr="0043689B" w:rsidRDefault="003C0972" w:rsidP="00E11375">
                  <w:pPr>
                    <w:pStyle w:val="TableParagraph"/>
                    <w:spacing w:before="49"/>
                    <w:jc w:val="both"/>
                    <w:rPr>
                      <w:rFonts w:ascii="Arial" w:hAnsi="Arial" w:cs="Arial"/>
                      <w:b/>
                      <w:bCs/>
                      <w:color w:val="FFFFFF" w:themeColor="background1"/>
                      <w:sz w:val="20"/>
                      <w:szCs w:val="20"/>
                      <w:lang w:val="pt-PT"/>
                    </w:rPr>
                  </w:pPr>
                  <w:r>
                    <w:rPr>
                      <w:rFonts w:ascii="Arial" w:hAnsi="Arial" w:cs="Arial"/>
                      <w:b/>
                      <w:sz w:val="20"/>
                      <w:szCs w:val="20"/>
                      <w:lang w:val="pt-PT"/>
                    </w:rPr>
                    <w:t>Resumen</w:t>
                  </w:r>
                </w:p>
              </w:tc>
              <w:tc>
                <w:tcPr>
                  <w:tcW w:w="1630" w:type="dxa"/>
                  <w:shd w:val="clear" w:color="auto" w:fill="ADADAD" w:themeFill="background2" w:themeFillShade="BF"/>
                </w:tcPr>
                <w:p w14:paraId="0D9A3B93" w14:textId="67CA9330" w:rsidR="003C0972" w:rsidRPr="0043689B" w:rsidRDefault="003C0972" w:rsidP="00E11375">
                  <w:pPr>
                    <w:pStyle w:val="TableParagraph"/>
                    <w:spacing w:before="49"/>
                    <w:jc w:val="both"/>
                    <w:rPr>
                      <w:rFonts w:ascii="Arial" w:hAnsi="Arial" w:cs="Arial"/>
                      <w:b/>
                      <w:bCs/>
                      <w:color w:val="FFFFFF" w:themeColor="background1"/>
                      <w:sz w:val="20"/>
                      <w:szCs w:val="20"/>
                      <w:lang w:val="pt-PT"/>
                    </w:rPr>
                  </w:pPr>
                  <w:r>
                    <w:rPr>
                      <w:rFonts w:ascii="Arial" w:hAnsi="Arial" w:cs="Arial"/>
                      <w:b/>
                      <w:sz w:val="20"/>
                      <w:szCs w:val="20"/>
                      <w:lang w:val="pt-PT"/>
                    </w:rPr>
                    <w:t>Resolución</w:t>
                  </w:r>
                </w:p>
              </w:tc>
            </w:tr>
            <w:tr w:rsidR="003C0972" w:rsidRPr="00E44020" w14:paraId="3A39A9B2" w14:textId="77777777" w:rsidTr="003C0972">
              <w:trPr>
                <w:trHeight w:val="332"/>
              </w:trPr>
              <w:tc>
                <w:tcPr>
                  <w:tcW w:w="1199" w:type="dxa"/>
                </w:tcPr>
                <w:p w14:paraId="2FE9E495" w14:textId="77777777" w:rsidR="003C0972" w:rsidRPr="00E44020" w:rsidRDefault="003C0972" w:rsidP="00E11375">
                  <w:pPr>
                    <w:pStyle w:val="TableParagraph"/>
                    <w:spacing w:before="49"/>
                    <w:jc w:val="both"/>
                    <w:rPr>
                      <w:rFonts w:ascii="Arial" w:hAnsi="Arial" w:cs="Arial"/>
                      <w:sz w:val="20"/>
                      <w:szCs w:val="20"/>
                      <w:lang w:val="pt-PT"/>
                    </w:rPr>
                  </w:pPr>
                </w:p>
              </w:tc>
              <w:tc>
                <w:tcPr>
                  <w:tcW w:w="1952" w:type="dxa"/>
                </w:tcPr>
                <w:p w14:paraId="3AF2FB60" w14:textId="77777777" w:rsidR="003C0972" w:rsidRPr="00E44020" w:rsidRDefault="003C0972" w:rsidP="00E11375">
                  <w:pPr>
                    <w:pStyle w:val="TableParagraph"/>
                    <w:spacing w:before="49"/>
                    <w:jc w:val="both"/>
                    <w:rPr>
                      <w:rFonts w:ascii="Arial" w:hAnsi="Arial" w:cs="Arial"/>
                      <w:sz w:val="20"/>
                      <w:szCs w:val="20"/>
                      <w:lang w:val="pt-PT"/>
                    </w:rPr>
                  </w:pPr>
                </w:p>
              </w:tc>
              <w:tc>
                <w:tcPr>
                  <w:tcW w:w="1249" w:type="dxa"/>
                </w:tcPr>
                <w:p w14:paraId="5AAB8E86" w14:textId="77777777" w:rsidR="003C0972" w:rsidRPr="00E44020" w:rsidRDefault="003C0972" w:rsidP="00E11375">
                  <w:pPr>
                    <w:pStyle w:val="TableParagraph"/>
                    <w:spacing w:before="49"/>
                    <w:jc w:val="both"/>
                    <w:rPr>
                      <w:rFonts w:ascii="Arial" w:hAnsi="Arial" w:cs="Arial"/>
                      <w:sz w:val="20"/>
                      <w:szCs w:val="20"/>
                      <w:lang w:val="pt-PT"/>
                    </w:rPr>
                  </w:pPr>
                </w:p>
              </w:tc>
              <w:tc>
                <w:tcPr>
                  <w:tcW w:w="1449" w:type="dxa"/>
                </w:tcPr>
                <w:p w14:paraId="16A26426" w14:textId="6C823802" w:rsidR="003C0972" w:rsidRPr="00E44020" w:rsidRDefault="003C0972" w:rsidP="00E11375">
                  <w:pPr>
                    <w:pStyle w:val="TableParagraph"/>
                    <w:spacing w:before="49"/>
                    <w:jc w:val="both"/>
                    <w:rPr>
                      <w:rFonts w:ascii="Arial" w:hAnsi="Arial" w:cs="Arial"/>
                      <w:sz w:val="20"/>
                      <w:szCs w:val="20"/>
                      <w:lang w:val="pt-PT"/>
                    </w:rPr>
                  </w:pPr>
                </w:p>
              </w:tc>
              <w:tc>
                <w:tcPr>
                  <w:tcW w:w="1761" w:type="dxa"/>
                </w:tcPr>
                <w:p w14:paraId="47358314" w14:textId="77777777" w:rsidR="003C0972" w:rsidRPr="00E44020" w:rsidRDefault="003C0972" w:rsidP="00E11375">
                  <w:pPr>
                    <w:pStyle w:val="TableParagraph"/>
                    <w:spacing w:before="49"/>
                    <w:jc w:val="both"/>
                    <w:rPr>
                      <w:rFonts w:ascii="Arial" w:hAnsi="Arial" w:cs="Arial"/>
                      <w:sz w:val="20"/>
                      <w:szCs w:val="20"/>
                      <w:lang w:val="pt-PT"/>
                    </w:rPr>
                  </w:pPr>
                </w:p>
              </w:tc>
              <w:tc>
                <w:tcPr>
                  <w:tcW w:w="1308" w:type="dxa"/>
                </w:tcPr>
                <w:p w14:paraId="6EE8CA36" w14:textId="2BC1DC84" w:rsidR="003C0972" w:rsidRPr="00E44020" w:rsidRDefault="003C0972" w:rsidP="00E11375">
                  <w:pPr>
                    <w:pStyle w:val="TableParagraph"/>
                    <w:spacing w:before="49"/>
                    <w:jc w:val="both"/>
                    <w:rPr>
                      <w:rFonts w:ascii="Arial" w:hAnsi="Arial" w:cs="Arial"/>
                      <w:sz w:val="20"/>
                      <w:szCs w:val="20"/>
                      <w:lang w:val="pt-PT"/>
                    </w:rPr>
                  </w:pPr>
                </w:p>
              </w:tc>
              <w:tc>
                <w:tcPr>
                  <w:tcW w:w="1630" w:type="dxa"/>
                </w:tcPr>
                <w:p w14:paraId="73A27399" w14:textId="77777777" w:rsidR="003C0972" w:rsidRPr="00E44020" w:rsidRDefault="003C0972" w:rsidP="00E11375">
                  <w:pPr>
                    <w:pStyle w:val="TableParagraph"/>
                    <w:spacing w:before="49"/>
                    <w:jc w:val="both"/>
                    <w:rPr>
                      <w:rFonts w:ascii="Arial" w:hAnsi="Arial" w:cs="Arial"/>
                      <w:sz w:val="20"/>
                      <w:szCs w:val="20"/>
                      <w:lang w:val="pt-PT"/>
                    </w:rPr>
                  </w:pPr>
                </w:p>
              </w:tc>
            </w:tr>
            <w:tr w:rsidR="003C0972" w:rsidRPr="00E44020" w14:paraId="22FD06C3" w14:textId="77777777" w:rsidTr="003C0972">
              <w:trPr>
                <w:trHeight w:val="332"/>
              </w:trPr>
              <w:tc>
                <w:tcPr>
                  <w:tcW w:w="1199" w:type="dxa"/>
                </w:tcPr>
                <w:p w14:paraId="445F4437" w14:textId="77777777" w:rsidR="003C0972" w:rsidRPr="00E44020" w:rsidRDefault="003C0972" w:rsidP="00E11375">
                  <w:pPr>
                    <w:pStyle w:val="TableParagraph"/>
                    <w:spacing w:before="49"/>
                    <w:jc w:val="both"/>
                    <w:rPr>
                      <w:rFonts w:ascii="Arial" w:hAnsi="Arial" w:cs="Arial"/>
                      <w:sz w:val="20"/>
                      <w:szCs w:val="20"/>
                      <w:lang w:val="pt-PT"/>
                    </w:rPr>
                  </w:pPr>
                </w:p>
              </w:tc>
              <w:tc>
                <w:tcPr>
                  <w:tcW w:w="1952" w:type="dxa"/>
                </w:tcPr>
                <w:p w14:paraId="15C8D6C3" w14:textId="77777777" w:rsidR="003C0972" w:rsidRPr="00E44020" w:rsidRDefault="003C0972" w:rsidP="00E11375">
                  <w:pPr>
                    <w:pStyle w:val="TableParagraph"/>
                    <w:spacing w:before="49"/>
                    <w:jc w:val="both"/>
                    <w:rPr>
                      <w:rFonts w:ascii="Arial" w:hAnsi="Arial" w:cs="Arial"/>
                      <w:sz w:val="20"/>
                      <w:szCs w:val="20"/>
                      <w:lang w:val="pt-PT"/>
                    </w:rPr>
                  </w:pPr>
                </w:p>
              </w:tc>
              <w:tc>
                <w:tcPr>
                  <w:tcW w:w="1249" w:type="dxa"/>
                </w:tcPr>
                <w:p w14:paraId="26B1146F" w14:textId="77777777" w:rsidR="003C0972" w:rsidRPr="00E44020" w:rsidRDefault="003C0972" w:rsidP="00E11375">
                  <w:pPr>
                    <w:pStyle w:val="TableParagraph"/>
                    <w:spacing w:before="49"/>
                    <w:jc w:val="both"/>
                    <w:rPr>
                      <w:rFonts w:ascii="Arial" w:hAnsi="Arial" w:cs="Arial"/>
                      <w:sz w:val="20"/>
                      <w:szCs w:val="20"/>
                      <w:lang w:val="pt-PT"/>
                    </w:rPr>
                  </w:pPr>
                </w:p>
              </w:tc>
              <w:tc>
                <w:tcPr>
                  <w:tcW w:w="1449" w:type="dxa"/>
                </w:tcPr>
                <w:p w14:paraId="54E3B614" w14:textId="028796CE" w:rsidR="003C0972" w:rsidRPr="00E44020" w:rsidRDefault="003C0972" w:rsidP="00E11375">
                  <w:pPr>
                    <w:pStyle w:val="TableParagraph"/>
                    <w:spacing w:before="49"/>
                    <w:jc w:val="both"/>
                    <w:rPr>
                      <w:rFonts w:ascii="Arial" w:hAnsi="Arial" w:cs="Arial"/>
                      <w:sz w:val="20"/>
                      <w:szCs w:val="20"/>
                      <w:lang w:val="pt-PT"/>
                    </w:rPr>
                  </w:pPr>
                </w:p>
              </w:tc>
              <w:tc>
                <w:tcPr>
                  <w:tcW w:w="1761" w:type="dxa"/>
                </w:tcPr>
                <w:p w14:paraId="3ECD02CB" w14:textId="77777777" w:rsidR="003C0972" w:rsidRPr="00E44020" w:rsidRDefault="003C0972" w:rsidP="00E11375">
                  <w:pPr>
                    <w:pStyle w:val="TableParagraph"/>
                    <w:spacing w:before="49"/>
                    <w:jc w:val="both"/>
                    <w:rPr>
                      <w:rFonts w:ascii="Arial" w:hAnsi="Arial" w:cs="Arial"/>
                      <w:sz w:val="20"/>
                      <w:szCs w:val="20"/>
                      <w:lang w:val="pt-PT"/>
                    </w:rPr>
                  </w:pPr>
                </w:p>
              </w:tc>
              <w:tc>
                <w:tcPr>
                  <w:tcW w:w="1308" w:type="dxa"/>
                </w:tcPr>
                <w:p w14:paraId="59F1044E" w14:textId="77777777" w:rsidR="003C0972" w:rsidRPr="00E44020" w:rsidRDefault="003C0972" w:rsidP="00E11375">
                  <w:pPr>
                    <w:pStyle w:val="TableParagraph"/>
                    <w:spacing w:before="49"/>
                    <w:jc w:val="both"/>
                    <w:rPr>
                      <w:rFonts w:ascii="Arial" w:hAnsi="Arial" w:cs="Arial"/>
                      <w:sz w:val="20"/>
                      <w:szCs w:val="20"/>
                      <w:lang w:val="pt-PT"/>
                    </w:rPr>
                  </w:pPr>
                </w:p>
              </w:tc>
              <w:tc>
                <w:tcPr>
                  <w:tcW w:w="1630" w:type="dxa"/>
                </w:tcPr>
                <w:p w14:paraId="0E3F0705" w14:textId="77777777" w:rsidR="003C0972" w:rsidRPr="00E44020" w:rsidRDefault="003C0972" w:rsidP="00E11375">
                  <w:pPr>
                    <w:pStyle w:val="TableParagraph"/>
                    <w:spacing w:before="49"/>
                    <w:jc w:val="both"/>
                    <w:rPr>
                      <w:rFonts w:ascii="Arial" w:hAnsi="Arial" w:cs="Arial"/>
                      <w:sz w:val="20"/>
                      <w:szCs w:val="20"/>
                      <w:lang w:val="pt-PT"/>
                    </w:rPr>
                  </w:pPr>
                </w:p>
              </w:tc>
            </w:tr>
            <w:tr w:rsidR="003C0972" w:rsidRPr="00E44020" w14:paraId="761AE3F4" w14:textId="77777777" w:rsidTr="003C0972">
              <w:trPr>
                <w:trHeight w:val="332"/>
              </w:trPr>
              <w:tc>
                <w:tcPr>
                  <w:tcW w:w="1199" w:type="dxa"/>
                </w:tcPr>
                <w:p w14:paraId="2EC1E5DE" w14:textId="77777777" w:rsidR="003C0972" w:rsidRPr="00E44020" w:rsidRDefault="003C0972" w:rsidP="00E11375">
                  <w:pPr>
                    <w:pStyle w:val="TableParagraph"/>
                    <w:spacing w:before="49"/>
                    <w:jc w:val="both"/>
                    <w:rPr>
                      <w:rFonts w:ascii="Arial" w:hAnsi="Arial" w:cs="Arial"/>
                      <w:sz w:val="20"/>
                      <w:szCs w:val="20"/>
                      <w:lang w:val="pt-PT"/>
                    </w:rPr>
                  </w:pPr>
                </w:p>
              </w:tc>
              <w:tc>
                <w:tcPr>
                  <w:tcW w:w="1952" w:type="dxa"/>
                </w:tcPr>
                <w:p w14:paraId="5F9C4838" w14:textId="77777777" w:rsidR="003C0972" w:rsidRPr="00E44020" w:rsidRDefault="003C0972" w:rsidP="00E11375">
                  <w:pPr>
                    <w:pStyle w:val="TableParagraph"/>
                    <w:spacing w:before="49"/>
                    <w:jc w:val="both"/>
                    <w:rPr>
                      <w:rFonts w:ascii="Arial" w:hAnsi="Arial" w:cs="Arial"/>
                      <w:sz w:val="20"/>
                      <w:szCs w:val="20"/>
                      <w:lang w:val="pt-PT"/>
                    </w:rPr>
                  </w:pPr>
                </w:p>
              </w:tc>
              <w:tc>
                <w:tcPr>
                  <w:tcW w:w="1249" w:type="dxa"/>
                </w:tcPr>
                <w:p w14:paraId="5CB642AD" w14:textId="77777777" w:rsidR="003C0972" w:rsidRPr="00E44020" w:rsidRDefault="003C0972" w:rsidP="00E11375">
                  <w:pPr>
                    <w:pStyle w:val="TableParagraph"/>
                    <w:spacing w:before="49"/>
                    <w:jc w:val="both"/>
                    <w:rPr>
                      <w:rFonts w:ascii="Arial" w:hAnsi="Arial" w:cs="Arial"/>
                      <w:sz w:val="20"/>
                      <w:szCs w:val="20"/>
                      <w:lang w:val="pt-PT"/>
                    </w:rPr>
                  </w:pPr>
                </w:p>
              </w:tc>
              <w:tc>
                <w:tcPr>
                  <w:tcW w:w="1449" w:type="dxa"/>
                </w:tcPr>
                <w:p w14:paraId="098B6CA1" w14:textId="7269B79F" w:rsidR="003C0972" w:rsidRPr="00E44020" w:rsidRDefault="003C0972" w:rsidP="00E11375">
                  <w:pPr>
                    <w:pStyle w:val="TableParagraph"/>
                    <w:spacing w:before="49"/>
                    <w:jc w:val="both"/>
                    <w:rPr>
                      <w:rFonts w:ascii="Arial" w:hAnsi="Arial" w:cs="Arial"/>
                      <w:sz w:val="20"/>
                      <w:szCs w:val="20"/>
                      <w:lang w:val="pt-PT"/>
                    </w:rPr>
                  </w:pPr>
                </w:p>
              </w:tc>
              <w:tc>
                <w:tcPr>
                  <w:tcW w:w="1761" w:type="dxa"/>
                </w:tcPr>
                <w:p w14:paraId="4227307A" w14:textId="77777777" w:rsidR="003C0972" w:rsidRPr="00E44020" w:rsidRDefault="003C0972" w:rsidP="00E11375">
                  <w:pPr>
                    <w:pStyle w:val="TableParagraph"/>
                    <w:spacing w:before="49"/>
                    <w:jc w:val="both"/>
                    <w:rPr>
                      <w:rFonts w:ascii="Arial" w:hAnsi="Arial" w:cs="Arial"/>
                      <w:sz w:val="20"/>
                      <w:szCs w:val="20"/>
                      <w:lang w:val="pt-PT"/>
                    </w:rPr>
                  </w:pPr>
                </w:p>
              </w:tc>
              <w:tc>
                <w:tcPr>
                  <w:tcW w:w="1308" w:type="dxa"/>
                </w:tcPr>
                <w:p w14:paraId="44D31FA0" w14:textId="1BAFCBB9" w:rsidR="003C0972" w:rsidRPr="00E44020" w:rsidRDefault="003C0972" w:rsidP="00E11375">
                  <w:pPr>
                    <w:pStyle w:val="TableParagraph"/>
                    <w:spacing w:before="49"/>
                    <w:jc w:val="both"/>
                    <w:rPr>
                      <w:rFonts w:ascii="Arial" w:hAnsi="Arial" w:cs="Arial"/>
                      <w:sz w:val="20"/>
                      <w:szCs w:val="20"/>
                      <w:lang w:val="pt-PT"/>
                    </w:rPr>
                  </w:pPr>
                </w:p>
              </w:tc>
              <w:tc>
                <w:tcPr>
                  <w:tcW w:w="1630" w:type="dxa"/>
                </w:tcPr>
                <w:p w14:paraId="72710D5F" w14:textId="77777777" w:rsidR="003C0972" w:rsidRPr="00E44020" w:rsidRDefault="003C0972" w:rsidP="00E11375">
                  <w:pPr>
                    <w:pStyle w:val="TableParagraph"/>
                    <w:spacing w:before="49"/>
                    <w:jc w:val="both"/>
                    <w:rPr>
                      <w:rFonts w:ascii="Arial" w:hAnsi="Arial" w:cs="Arial"/>
                      <w:sz w:val="20"/>
                      <w:szCs w:val="20"/>
                      <w:lang w:val="pt-PT"/>
                    </w:rPr>
                  </w:pPr>
                </w:p>
              </w:tc>
            </w:tr>
          </w:tbl>
          <w:p w14:paraId="64ADE8B5" w14:textId="77777777" w:rsidR="008C0FA8" w:rsidRDefault="008C0FA8" w:rsidP="00C05B53"/>
          <w:p w14:paraId="204FDA02" w14:textId="089BBE45" w:rsidR="00AA3D4F" w:rsidRDefault="00AA3D4F" w:rsidP="00C05B53">
            <w:r w:rsidRPr="00AA3D4F">
              <w:rPr>
                <w:rFonts w:ascii="Arial" w:hAnsi="Arial" w:cs="Arial"/>
                <w:b/>
                <w:bCs/>
                <w:sz w:val="20"/>
                <w:szCs w:val="20"/>
              </w:rPr>
              <w:t xml:space="preserve">Sinopsis de </w:t>
            </w:r>
            <w:r>
              <w:rPr>
                <w:rFonts w:ascii="Arial" w:hAnsi="Arial" w:cs="Arial"/>
                <w:b/>
                <w:bCs/>
                <w:sz w:val="20"/>
                <w:szCs w:val="20"/>
              </w:rPr>
              <w:t>l</w:t>
            </w:r>
            <w:r w:rsidRPr="00AA3D4F">
              <w:rPr>
                <w:rFonts w:ascii="Arial" w:hAnsi="Arial" w:cs="Arial"/>
                <w:b/>
                <w:bCs/>
                <w:sz w:val="20"/>
                <w:szCs w:val="20"/>
              </w:rPr>
              <w:t>a información:</w:t>
            </w:r>
          </w:p>
          <w:p w14:paraId="73A850E7" w14:textId="77777777" w:rsidR="0043689B" w:rsidRDefault="0043689B" w:rsidP="00C05B53"/>
          <w:p w14:paraId="4ACFDDA2" w14:textId="77777777" w:rsidR="0043689B" w:rsidRDefault="0043689B" w:rsidP="00C05B53"/>
          <w:p w14:paraId="13FA77DC" w14:textId="77777777" w:rsidR="0043689B" w:rsidRDefault="0043689B" w:rsidP="00C05B53"/>
          <w:p w14:paraId="25807E41" w14:textId="77777777" w:rsidR="0043689B" w:rsidRDefault="0043689B" w:rsidP="00C05B53"/>
          <w:p w14:paraId="11B4A480" w14:textId="77777777" w:rsidR="0043689B" w:rsidRDefault="0043689B" w:rsidP="00C05B53"/>
        </w:tc>
      </w:tr>
    </w:tbl>
    <w:p w14:paraId="2DB48395" w14:textId="77777777" w:rsidR="00D63B4D" w:rsidRDefault="00D63B4D" w:rsidP="00466FAC">
      <w:pPr>
        <w:ind w:left="-709" w:hanging="284"/>
      </w:pPr>
    </w:p>
    <w:tbl>
      <w:tblPr>
        <w:tblStyle w:val="Tablaconcuadrcula"/>
        <w:tblW w:w="10774" w:type="dxa"/>
        <w:tblInd w:w="-998" w:type="dxa"/>
        <w:tblLook w:val="04A0" w:firstRow="1" w:lastRow="0" w:firstColumn="1" w:lastColumn="0" w:noHBand="0" w:noVBand="1"/>
      </w:tblPr>
      <w:tblGrid>
        <w:gridCol w:w="10774"/>
      </w:tblGrid>
      <w:tr w:rsidR="00D00700" w14:paraId="39A97888" w14:textId="77777777" w:rsidTr="15733396">
        <w:trPr>
          <w:trHeight w:val="340"/>
        </w:trPr>
        <w:tc>
          <w:tcPr>
            <w:tcW w:w="10774" w:type="dxa"/>
            <w:shd w:val="clear" w:color="auto" w:fill="ADADAD" w:themeFill="background2" w:themeFillShade="BF"/>
            <w:vAlign w:val="center"/>
          </w:tcPr>
          <w:p w14:paraId="2ABD4269" w14:textId="694602B3" w:rsidR="00D00700" w:rsidRPr="00D00700" w:rsidRDefault="00D00700" w:rsidP="00C05B53">
            <w:pPr>
              <w:jc w:val="center"/>
              <w:rPr>
                <w:b/>
                <w:bCs/>
              </w:rPr>
            </w:pPr>
            <w:r w:rsidRPr="00AA3D4F">
              <w:rPr>
                <w:b/>
                <w:color w:val="FFFFFF" w:themeColor="background1"/>
              </w:rPr>
              <w:t>PERFIL ANTIGUO</w:t>
            </w:r>
            <w:r w:rsidRPr="00AA3D4F">
              <w:rPr>
                <w:b/>
                <w:bCs/>
                <w:color w:val="FFFFFF" w:themeColor="background1"/>
              </w:rPr>
              <w:t xml:space="preserve"> </w:t>
            </w:r>
          </w:p>
        </w:tc>
      </w:tr>
      <w:tr w:rsidR="00D00700" w14:paraId="50302DF4" w14:textId="77777777" w:rsidTr="00130328">
        <w:trPr>
          <w:trHeight w:val="866"/>
        </w:trPr>
        <w:tc>
          <w:tcPr>
            <w:tcW w:w="10774" w:type="dxa"/>
          </w:tcPr>
          <w:p w14:paraId="6B8AA584" w14:textId="77777777" w:rsidR="00D00700" w:rsidRDefault="00D00700" w:rsidP="00C05B53"/>
          <w:tbl>
            <w:tblPr>
              <w:tblStyle w:val="Tablaconcuadrcula"/>
              <w:tblW w:w="0" w:type="auto"/>
              <w:tblLook w:val="04A0" w:firstRow="1" w:lastRow="0" w:firstColumn="1" w:lastColumn="0" w:noHBand="0" w:noVBand="1"/>
            </w:tblPr>
            <w:tblGrid>
              <w:gridCol w:w="4425"/>
              <w:gridCol w:w="6123"/>
            </w:tblGrid>
            <w:tr w:rsidR="00CD2E76" w14:paraId="2AFD85BC" w14:textId="77777777" w:rsidTr="00C05B53">
              <w:tc>
                <w:tcPr>
                  <w:tcW w:w="10548" w:type="dxa"/>
                  <w:gridSpan w:val="2"/>
                  <w:shd w:val="clear" w:color="auto" w:fill="ADADAD" w:themeFill="background2" w:themeFillShade="BF"/>
                </w:tcPr>
                <w:p w14:paraId="7121711E" w14:textId="77777777" w:rsidR="00CD2E76" w:rsidRPr="0042195A" w:rsidRDefault="00CD2E76" w:rsidP="00CD2E76">
                  <w:pPr>
                    <w:jc w:val="center"/>
                    <w:rPr>
                      <w:b/>
                      <w:bCs/>
                      <w:color w:val="FFFFFF" w:themeColor="background1"/>
                    </w:rPr>
                  </w:pPr>
                  <w:r w:rsidRPr="0042195A">
                    <w:rPr>
                      <w:b/>
                      <w:bCs/>
                      <w:color w:val="FFFFFF" w:themeColor="background1"/>
                    </w:rPr>
                    <w:t>EN CASO DE SER FAMILIAR DE UNA PERSONA EN PROCESO DE REINCORPORACIÓN DILIGENCIE ESTE APARTADO</w:t>
                  </w:r>
                </w:p>
              </w:tc>
            </w:tr>
            <w:tr w:rsidR="00CD2E76" w14:paraId="38397AA8" w14:textId="77777777" w:rsidTr="001C2095">
              <w:trPr>
                <w:trHeight w:val="363"/>
              </w:trPr>
              <w:tc>
                <w:tcPr>
                  <w:tcW w:w="4425" w:type="dxa"/>
                </w:tcPr>
                <w:p w14:paraId="5B003E42" w14:textId="77777777" w:rsidR="00CD2E76" w:rsidRDefault="00CD2E76" w:rsidP="00CD2E76">
                  <w:r w:rsidRPr="0042195A">
                    <w:rPr>
                      <w:b/>
                      <w:bCs/>
                    </w:rPr>
                    <w:t>Nombre del familiar PPR</w:t>
                  </w:r>
                </w:p>
              </w:tc>
              <w:tc>
                <w:tcPr>
                  <w:tcW w:w="6123" w:type="dxa"/>
                </w:tcPr>
                <w:p w14:paraId="33615653" w14:textId="77777777" w:rsidR="00CD2E76" w:rsidRDefault="00CD2E76" w:rsidP="00CD2E76"/>
              </w:tc>
            </w:tr>
            <w:tr w:rsidR="00CD2E76" w14:paraId="14D58F79" w14:textId="77777777" w:rsidTr="00C05B53">
              <w:tc>
                <w:tcPr>
                  <w:tcW w:w="4425" w:type="dxa"/>
                </w:tcPr>
                <w:p w14:paraId="102343F8" w14:textId="77777777" w:rsidR="00CD2E76" w:rsidRDefault="00CD2E76" w:rsidP="00CD2E76">
                  <w:r>
                    <w:rPr>
                      <w:b/>
                      <w:bCs/>
                    </w:rPr>
                    <w:t xml:space="preserve">Tipo </w:t>
                  </w:r>
                  <w:r w:rsidRPr="0042195A">
                    <w:rPr>
                      <w:b/>
                      <w:bCs/>
                    </w:rPr>
                    <w:t>Vínculo Familiar</w:t>
                  </w:r>
                </w:p>
              </w:tc>
              <w:tc>
                <w:tcPr>
                  <w:tcW w:w="6123" w:type="dxa"/>
                </w:tcPr>
                <w:p w14:paraId="33F338C4" w14:textId="77777777" w:rsidR="00CD2E76" w:rsidRDefault="00CD2E76" w:rsidP="00CD2E76"/>
              </w:tc>
            </w:tr>
            <w:tr w:rsidR="00CD2E76" w14:paraId="4006DDCF" w14:textId="77777777" w:rsidTr="00C05B53">
              <w:tc>
                <w:tcPr>
                  <w:tcW w:w="10548" w:type="dxa"/>
                  <w:gridSpan w:val="2"/>
                </w:tcPr>
                <w:p w14:paraId="5FEDC762" w14:textId="77777777" w:rsidR="00CD2E76" w:rsidRDefault="00CD2E76" w:rsidP="00CD2E76">
                  <w:r w:rsidRPr="00AA5EE0">
                    <w:rPr>
                      <w:b/>
                      <w:bCs/>
                    </w:rPr>
                    <w:t>Sinopsis de la información</w:t>
                  </w:r>
                </w:p>
              </w:tc>
            </w:tr>
            <w:tr w:rsidR="00CD2E76" w14:paraId="33B97AEE" w14:textId="77777777" w:rsidTr="00C05B53">
              <w:trPr>
                <w:trHeight w:val="1339"/>
              </w:trPr>
              <w:tc>
                <w:tcPr>
                  <w:tcW w:w="10548" w:type="dxa"/>
                  <w:gridSpan w:val="2"/>
                </w:tcPr>
                <w:p w14:paraId="6278148E" w14:textId="77777777" w:rsidR="00CD2E76" w:rsidRDefault="00CD2E76" w:rsidP="00CD2E76"/>
              </w:tc>
            </w:tr>
          </w:tbl>
          <w:p w14:paraId="36C1CC67" w14:textId="77777777" w:rsidR="00CD2E76" w:rsidRDefault="00CD2E76" w:rsidP="00C05B53"/>
          <w:tbl>
            <w:tblPr>
              <w:tblStyle w:val="Tablaconcuadrcula"/>
              <w:tblW w:w="0" w:type="auto"/>
              <w:tblLook w:val="04A0" w:firstRow="1" w:lastRow="0" w:firstColumn="1" w:lastColumn="0" w:noHBand="0" w:noVBand="1"/>
            </w:tblPr>
            <w:tblGrid>
              <w:gridCol w:w="5274"/>
              <w:gridCol w:w="5274"/>
            </w:tblGrid>
            <w:tr w:rsidR="00CD2E76" w14:paraId="5DFB538A" w14:textId="77777777" w:rsidTr="00871788">
              <w:tc>
                <w:tcPr>
                  <w:tcW w:w="10548" w:type="dxa"/>
                  <w:gridSpan w:val="2"/>
                  <w:shd w:val="clear" w:color="auto" w:fill="ADADAD" w:themeFill="background2" w:themeFillShade="BF"/>
                </w:tcPr>
                <w:p w14:paraId="7619FC92" w14:textId="777A4074" w:rsidR="00CD2E76" w:rsidRPr="00CD2E76" w:rsidRDefault="00CD2E76" w:rsidP="00CD2E76">
                  <w:pPr>
                    <w:jc w:val="center"/>
                    <w:rPr>
                      <w:b/>
                      <w:bCs/>
                      <w:color w:val="FFFFFF" w:themeColor="background1"/>
                    </w:rPr>
                  </w:pPr>
                  <w:r w:rsidRPr="00CD2E76">
                    <w:rPr>
                      <w:b/>
                      <w:bCs/>
                      <w:color w:val="FFFFFF" w:themeColor="background1"/>
                    </w:rPr>
                    <w:t>PERFIL PERSONA EN PROCESO DE REINCORPORACIÓN</w:t>
                  </w:r>
                </w:p>
              </w:tc>
            </w:tr>
            <w:tr w:rsidR="004378A7" w14:paraId="0A5A694F" w14:textId="77777777" w:rsidTr="004378A7">
              <w:tc>
                <w:tcPr>
                  <w:tcW w:w="5274" w:type="dxa"/>
                </w:tcPr>
                <w:p w14:paraId="687C0AFA" w14:textId="0050BE0A" w:rsidR="004378A7" w:rsidRPr="00161A4C" w:rsidRDefault="00D13A0A" w:rsidP="00C05B53">
                  <w:pPr>
                    <w:rPr>
                      <w:b/>
                      <w:bCs/>
                    </w:rPr>
                  </w:pPr>
                  <w:r w:rsidRPr="00161A4C">
                    <w:rPr>
                      <w:b/>
                      <w:bCs/>
                    </w:rPr>
                    <w:t xml:space="preserve">Fecha de ingreso a las antiguas </w:t>
                  </w:r>
                  <w:r w:rsidR="00AA3D4F" w:rsidRPr="00161A4C">
                    <w:rPr>
                      <w:b/>
                      <w:bCs/>
                    </w:rPr>
                    <w:t>FARC-EP</w:t>
                  </w:r>
                </w:p>
              </w:tc>
              <w:tc>
                <w:tcPr>
                  <w:tcW w:w="5274" w:type="dxa"/>
                </w:tcPr>
                <w:p w14:paraId="79BE0889" w14:textId="77777777" w:rsidR="004378A7" w:rsidRDefault="004378A7" w:rsidP="00C05B53"/>
              </w:tc>
            </w:tr>
            <w:tr w:rsidR="004378A7" w14:paraId="5EABE532" w14:textId="77777777" w:rsidTr="004378A7">
              <w:tc>
                <w:tcPr>
                  <w:tcW w:w="5274" w:type="dxa"/>
                </w:tcPr>
                <w:p w14:paraId="4986A0CA" w14:textId="1F6BF653" w:rsidR="004378A7" w:rsidRPr="00161A4C" w:rsidRDefault="00D13A0A" w:rsidP="00C05B53">
                  <w:pPr>
                    <w:rPr>
                      <w:b/>
                      <w:bCs/>
                    </w:rPr>
                  </w:pPr>
                  <w:r w:rsidRPr="00161A4C">
                    <w:rPr>
                      <w:b/>
                      <w:bCs/>
                    </w:rPr>
                    <w:t>Zona de operación</w:t>
                  </w:r>
                </w:p>
              </w:tc>
              <w:tc>
                <w:tcPr>
                  <w:tcW w:w="5274" w:type="dxa"/>
                </w:tcPr>
                <w:p w14:paraId="4CD33BD9" w14:textId="77777777" w:rsidR="004378A7" w:rsidRDefault="004378A7" w:rsidP="00C05B53"/>
              </w:tc>
            </w:tr>
            <w:tr w:rsidR="004378A7" w14:paraId="0894FFA2" w14:textId="77777777" w:rsidTr="004378A7">
              <w:tc>
                <w:tcPr>
                  <w:tcW w:w="5274" w:type="dxa"/>
                </w:tcPr>
                <w:p w14:paraId="0384A88D" w14:textId="1CB1E2EF" w:rsidR="004378A7" w:rsidRPr="00161A4C" w:rsidRDefault="00D13A0A" w:rsidP="00C05B53">
                  <w:pPr>
                    <w:rPr>
                      <w:b/>
                      <w:bCs/>
                    </w:rPr>
                  </w:pPr>
                  <w:r w:rsidRPr="00161A4C">
                    <w:rPr>
                      <w:b/>
                      <w:bCs/>
                    </w:rPr>
                    <w:t>Columna, frente, móvil donde estuvo vinculado (a)</w:t>
                  </w:r>
                </w:p>
              </w:tc>
              <w:tc>
                <w:tcPr>
                  <w:tcW w:w="5274" w:type="dxa"/>
                </w:tcPr>
                <w:p w14:paraId="1342E698" w14:textId="77777777" w:rsidR="004378A7" w:rsidRDefault="004378A7" w:rsidP="00C05B53"/>
              </w:tc>
            </w:tr>
            <w:tr w:rsidR="004378A7" w14:paraId="63858E8A" w14:textId="77777777" w:rsidTr="004378A7">
              <w:tc>
                <w:tcPr>
                  <w:tcW w:w="5274" w:type="dxa"/>
                </w:tcPr>
                <w:p w14:paraId="571F95FC" w14:textId="2A44B118" w:rsidR="004378A7" w:rsidRPr="00161A4C" w:rsidRDefault="00D13A0A" w:rsidP="00C05B53">
                  <w:pPr>
                    <w:rPr>
                      <w:b/>
                      <w:bCs/>
                    </w:rPr>
                  </w:pPr>
                  <w:r w:rsidRPr="00161A4C">
                    <w:rPr>
                      <w:b/>
                      <w:bCs/>
                    </w:rPr>
                    <w:t>Bloque donde estuvo vinculado(a)</w:t>
                  </w:r>
                </w:p>
              </w:tc>
              <w:tc>
                <w:tcPr>
                  <w:tcW w:w="5274" w:type="dxa"/>
                </w:tcPr>
                <w:p w14:paraId="71C9BDDC" w14:textId="77777777" w:rsidR="004378A7" w:rsidRDefault="004378A7" w:rsidP="00C05B53"/>
              </w:tc>
            </w:tr>
            <w:tr w:rsidR="001420C4" w14:paraId="436BB34D" w14:textId="77777777" w:rsidTr="004378A7">
              <w:tc>
                <w:tcPr>
                  <w:tcW w:w="5274" w:type="dxa"/>
                </w:tcPr>
                <w:p w14:paraId="63E19F92" w14:textId="524854CC" w:rsidR="001420C4" w:rsidRPr="00161A4C" w:rsidRDefault="00D13A0A" w:rsidP="00C05B53">
                  <w:pPr>
                    <w:rPr>
                      <w:b/>
                      <w:bCs/>
                    </w:rPr>
                  </w:pPr>
                  <w:r>
                    <w:rPr>
                      <w:b/>
                      <w:bCs/>
                    </w:rPr>
                    <w:t xml:space="preserve">Nombre del mando de </w:t>
                  </w:r>
                  <w:r w:rsidRPr="00161A4C">
                    <w:rPr>
                      <w:b/>
                      <w:bCs/>
                    </w:rPr>
                    <w:t>frente, móvil donde estuvo vinculado (a)</w:t>
                  </w:r>
                </w:p>
              </w:tc>
              <w:tc>
                <w:tcPr>
                  <w:tcW w:w="5274" w:type="dxa"/>
                </w:tcPr>
                <w:p w14:paraId="61B3A271" w14:textId="77777777" w:rsidR="001420C4" w:rsidRDefault="001420C4" w:rsidP="00C05B53"/>
              </w:tc>
            </w:tr>
            <w:tr w:rsidR="003C0972" w14:paraId="27109749" w14:textId="77777777" w:rsidTr="004378A7">
              <w:tc>
                <w:tcPr>
                  <w:tcW w:w="5274" w:type="dxa"/>
                </w:tcPr>
                <w:p w14:paraId="22A409C0" w14:textId="3D912F32" w:rsidR="003C0972" w:rsidRDefault="003C0972" w:rsidP="00C05B53">
                  <w:pPr>
                    <w:rPr>
                      <w:b/>
                      <w:bCs/>
                    </w:rPr>
                  </w:pPr>
                  <w:r>
                    <w:rPr>
                      <w:b/>
                      <w:bCs/>
                    </w:rPr>
                    <w:t>Seudónimo</w:t>
                  </w:r>
                </w:p>
              </w:tc>
              <w:tc>
                <w:tcPr>
                  <w:tcW w:w="5274" w:type="dxa"/>
                </w:tcPr>
                <w:p w14:paraId="0A16C858" w14:textId="77777777" w:rsidR="003C0972" w:rsidRDefault="003C0972" w:rsidP="00C05B53"/>
              </w:tc>
            </w:tr>
            <w:tr w:rsidR="006C58DB" w14:paraId="5754AA61" w14:textId="77777777" w:rsidTr="004378A7">
              <w:tc>
                <w:tcPr>
                  <w:tcW w:w="5274" w:type="dxa"/>
                </w:tcPr>
                <w:p w14:paraId="42E891CC" w14:textId="1C7E22B9" w:rsidR="006C58DB" w:rsidRPr="00161A4C" w:rsidRDefault="00D13A0A" w:rsidP="00C05B53">
                  <w:pPr>
                    <w:rPr>
                      <w:b/>
                      <w:bCs/>
                    </w:rPr>
                  </w:pPr>
                  <w:r w:rsidRPr="00161A4C">
                    <w:rPr>
                      <w:b/>
                      <w:bCs/>
                    </w:rPr>
                    <w:t>Rol</w:t>
                  </w:r>
                </w:p>
              </w:tc>
              <w:tc>
                <w:tcPr>
                  <w:tcW w:w="5274" w:type="dxa"/>
                </w:tcPr>
                <w:p w14:paraId="6F2E1E7E" w14:textId="77777777" w:rsidR="006C58DB" w:rsidRDefault="006C58DB" w:rsidP="00C05B53"/>
              </w:tc>
            </w:tr>
            <w:tr w:rsidR="006C58DB" w14:paraId="3E7BD4DC" w14:textId="77777777" w:rsidTr="004378A7">
              <w:tc>
                <w:tcPr>
                  <w:tcW w:w="5274" w:type="dxa"/>
                </w:tcPr>
                <w:p w14:paraId="3ED9C50D" w14:textId="5670E8B1" w:rsidR="006C58DB" w:rsidRPr="00161A4C" w:rsidRDefault="00D13A0A" w:rsidP="00C05B53">
                  <w:pPr>
                    <w:rPr>
                      <w:b/>
                      <w:bCs/>
                    </w:rPr>
                  </w:pPr>
                  <w:r w:rsidRPr="00161A4C">
                    <w:rPr>
                      <w:b/>
                      <w:bCs/>
                    </w:rPr>
                    <w:t>Actividad</w:t>
                  </w:r>
                </w:p>
              </w:tc>
              <w:tc>
                <w:tcPr>
                  <w:tcW w:w="5274" w:type="dxa"/>
                </w:tcPr>
                <w:p w14:paraId="43696CB3" w14:textId="77777777" w:rsidR="006C58DB" w:rsidRDefault="006C58DB" w:rsidP="00C05B53"/>
              </w:tc>
            </w:tr>
          </w:tbl>
          <w:p w14:paraId="088BF4AD" w14:textId="77777777" w:rsidR="0087706E" w:rsidRDefault="0087706E" w:rsidP="00C05B53"/>
          <w:p w14:paraId="37812582" w14:textId="77777777" w:rsidR="00AA3A3C" w:rsidRDefault="00AA3A3C" w:rsidP="00C05B53"/>
          <w:tbl>
            <w:tblPr>
              <w:tblStyle w:val="Tablaconcuadrcula"/>
              <w:tblW w:w="10411" w:type="dxa"/>
              <w:jc w:val="center"/>
              <w:tblLook w:val="04A0" w:firstRow="1" w:lastRow="0" w:firstColumn="1" w:lastColumn="0" w:noHBand="0" w:noVBand="1"/>
            </w:tblPr>
            <w:tblGrid>
              <w:gridCol w:w="3213"/>
              <w:gridCol w:w="3160"/>
              <w:gridCol w:w="2071"/>
              <w:gridCol w:w="1967"/>
            </w:tblGrid>
            <w:tr w:rsidR="00AA3A3C" w:rsidRPr="00641113" w14:paraId="15E9BD31" w14:textId="77777777" w:rsidTr="0043689B">
              <w:trPr>
                <w:trHeight w:val="291"/>
                <w:jc w:val="center"/>
              </w:trPr>
              <w:tc>
                <w:tcPr>
                  <w:tcW w:w="10411" w:type="dxa"/>
                  <w:gridSpan w:val="4"/>
                  <w:shd w:val="clear" w:color="auto" w:fill="808080" w:themeFill="background1" w:themeFillShade="80"/>
                </w:tcPr>
                <w:p w14:paraId="405848B2" w14:textId="5AAF3296" w:rsidR="00AA3A3C" w:rsidRPr="00AA3A3C" w:rsidRDefault="00AA3A3C" w:rsidP="00AA3A3C">
                  <w:pPr>
                    <w:jc w:val="center"/>
                    <w:rPr>
                      <w:b/>
                      <w:bCs/>
                    </w:rPr>
                  </w:pPr>
                  <w:r w:rsidRPr="0043689B">
                    <w:rPr>
                      <w:b/>
                      <w:bCs/>
                      <w:color w:val="FFFFFF" w:themeColor="background1"/>
                    </w:rPr>
                    <w:t xml:space="preserve">EN CASO DE SER INDULTADO </w:t>
                  </w:r>
                  <w:r w:rsidR="00A85EF1">
                    <w:rPr>
                      <w:b/>
                      <w:bCs/>
                      <w:color w:val="FFFFFF" w:themeColor="background1"/>
                    </w:rPr>
                    <w:t xml:space="preserve">O PRIVADO DE LA LIBERTAD </w:t>
                  </w:r>
                  <w:r w:rsidRPr="0043689B">
                    <w:rPr>
                      <w:b/>
                      <w:bCs/>
                      <w:color w:val="FFFFFF" w:themeColor="background1"/>
                    </w:rPr>
                    <w:t>DILIGENCIE EL SIGUIENTE CUADRO.</w:t>
                  </w:r>
                </w:p>
              </w:tc>
            </w:tr>
            <w:tr w:rsidR="00AA3A3C" w:rsidRPr="00641113" w14:paraId="1BAF9565" w14:textId="77777777" w:rsidTr="00130328">
              <w:trPr>
                <w:trHeight w:val="592"/>
                <w:jc w:val="center"/>
              </w:trPr>
              <w:tc>
                <w:tcPr>
                  <w:tcW w:w="3213" w:type="dxa"/>
                </w:tcPr>
                <w:p w14:paraId="488B7128" w14:textId="7CEB8336" w:rsidR="00AA3A3C" w:rsidRPr="00AA3A3C" w:rsidRDefault="00AA3A3C" w:rsidP="00AA3A3C">
                  <w:pPr>
                    <w:jc w:val="center"/>
                    <w:rPr>
                      <w:b/>
                      <w:bCs/>
                    </w:rPr>
                  </w:pPr>
                  <w:r w:rsidRPr="00AA3A3C">
                    <w:rPr>
                      <w:b/>
                      <w:bCs/>
                    </w:rPr>
                    <w:t>Nombre establecimiento de reclusión</w:t>
                  </w:r>
                </w:p>
              </w:tc>
              <w:tc>
                <w:tcPr>
                  <w:tcW w:w="3159" w:type="dxa"/>
                </w:tcPr>
                <w:p w14:paraId="18D64BF0" w14:textId="34891D7F" w:rsidR="00AA3A3C" w:rsidRPr="00AA3A3C" w:rsidRDefault="00AA3A3C" w:rsidP="00AA3A3C">
                  <w:pPr>
                    <w:jc w:val="center"/>
                    <w:rPr>
                      <w:b/>
                      <w:bCs/>
                    </w:rPr>
                  </w:pPr>
                  <w:r>
                    <w:rPr>
                      <w:b/>
                      <w:bCs/>
                    </w:rPr>
                    <w:t>Ubicación</w:t>
                  </w:r>
                  <w:r w:rsidR="006E154C">
                    <w:rPr>
                      <w:b/>
                      <w:bCs/>
                    </w:rPr>
                    <w:t xml:space="preserve"> </w:t>
                  </w:r>
                  <w:r w:rsidR="006E154C" w:rsidRPr="00AA3A3C">
                    <w:rPr>
                      <w:b/>
                      <w:bCs/>
                    </w:rPr>
                    <w:t>establecimiento de reclusión</w:t>
                  </w:r>
                  <w:r w:rsidR="006E154C">
                    <w:rPr>
                      <w:b/>
                      <w:bCs/>
                    </w:rPr>
                    <w:t xml:space="preserve"> (Departamento, municipio)</w:t>
                  </w:r>
                </w:p>
              </w:tc>
              <w:tc>
                <w:tcPr>
                  <w:tcW w:w="2071" w:type="dxa"/>
                </w:tcPr>
                <w:p w14:paraId="2880F063" w14:textId="02803A8C" w:rsidR="00AA3A3C" w:rsidRPr="00AA3A3C" w:rsidRDefault="00AA3A3C" w:rsidP="00AA3A3C">
                  <w:pPr>
                    <w:jc w:val="center"/>
                    <w:rPr>
                      <w:b/>
                      <w:bCs/>
                    </w:rPr>
                  </w:pPr>
                  <w:r w:rsidRPr="00AA3A3C">
                    <w:rPr>
                      <w:b/>
                      <w:bCs/>
                    </w:rPr>
                    <w:t>Año captura</w:t>
                  </w:r>
                </w:p>
              </w:tc>
              <w:tc>
                <w:tcPr>
                  <w:tcW w:w="1967" w:type="dxa"/>
                </w:tcPr>
                <w:p w14:paraId="7592CC2B" w14:textId="43933C61" w:rsidR="00AA3A3C" w:rsidRPr="00AA3A3C" w:rsidRDefault="00AA3A3C" w:rsidP="00AA3A3C">
                  <w:pPr>
                    <w:jc w:val="center"/>
                    <w:rPr>
                      <w:b/>
                      <w:bCs/>
                    </w:rPr>
                  </w:pPr>
                  <w:r w:rsidRPr="00AA3A3C">
                    <w:rPr>
                      <w:b/>
                      <w:bCs/>
                    </w:rPr>
                    <w:t>Año libertad</w:t>
                  </w:r>
                  <w:r w:rsidR="006E154C">
                    <w:rPr>
                      <w:b/>
                      <w:bCs/>
                    </w:rPr>
                    <w:t xml:space="preserve"> o traslado</w:t>
                  </w:r>
                </w:p>
              </w:tc>
            </w:tr>
            <w:tr w:rsidR="00AA3A3C" w:rsidRPr="00641113" w14:paraId="660BF53A" w14:textId="77777777" w:rsidTr="00130328">
              <w:trPr>
                <w:trHeight w:val="301"/>
                <w:jc w:val="center"/>
              </w:trPr>
              <w:tc>
                <w:tcPr>
                  <w:tcW w:w="3213" w:type="dxa"/>
                </w:tcPr>
                <w:p w14:paraId="3A02FC43" w14:textId="77777777" w:rsidR="00AA3A3C" w:rsidRPr="00AA3A3C" w:rsidRDefault="00AA3A3C" w:rsidP="00AA3A3C">
                  <w:pPr>
                    <w:jc w:val="center"/>
                    <w:rPr>
                      <w:b/>
                      <w:bCs/>
                    </w:rPr>
                  </w:pPr>
                </w:p>
              </w:tc>
              <w:tc>
                <w:tcPr>
                  <w:tcW w:w="3159" w:type="dxa"/>
                </w:tcPr>
                <w:p w14:paraId="3A0FEE5C" w14:textId="77777777" w:rsidR="00AA3A3C" w:rsidRPr="00AA3A3C" w:rsidRDefault="00AA3A3C" w:rsidP="00AA3A3C">
                  <w:pPr>
                    <w:jc w:val="center"/>
                    <w:rPr>
                      <w:b/>
                      <w:bCs/>
                    </w:rPr>
                  </w:pPr>
                </w:p>
              </w:tc>
              <w:tc>
                <w:tcPr>
                  <w:tcW w:w="2071" w:type="dxa"/>
                </w:tcPr>
                <w:p w14:paraId="1F947580" w14:textId="5440191A" w:rsidR="00AA3A3C" w:rsidRPr="00AA3A3C" w:rsidRDefault="00AA3A3C" w:rsidP="00AA3A3C">
                  <w:pPr>
                    <w:jc w:val="center"/>
                    <w:rPr>
                      <w:b/>
                      <w:bCs/>
                    </w:rPr>
                  </w:pPr>
                </w:p>
              </w:tc>
              <w:tc>
                <w:tcPr>
                  <w:tcW w:w="1967" w:type="dxa"/>
                </w:tcPr>
                <w:p w14:paraId="1D6C7D34" w14:textId="77777777" w:rsidR="00AA3A3C" w:rsidRPr="00AA3A3C" w:rsidRDefault="00AA3A3C" w:rsidP="00AA3A3C">
                  <w:pPr>
                    <w:jc w:val="center"/>
                    <w:rPr>
                      <w:b/>
                      <w:bCs/>
                    </w:rPr>
                  </w:pPr>
                </w:p>
              </w:tc>
            </w:tr>
            <w:tr w:rsidR="00AA3A3C" w:rsidRPr="00641113" w14:paraId="6F246771" w14:textId="77777777" w:rsidTr="00130328">
              <w:trPr>
                <w:trHeight w:val="291"/>
                <w:jc w:val="center"/>
              </w:trPr>
              <w:tc>
                <w:tcPr>
                  <w:tcW w:w="3213" w:type="dxa"/>
                </w:tcPr>
                <w:p w14:paraId="73CB9AE4" w14:textId="77777777" w:rsidR="00AA3A3C" w:rsidRPr="00AA3A3C" w:rsidRDefault="00AA3A3C" w:rsidP="00AA3A3C">
                  <w:pPr>
                    <w:jc w:val="center"/>
                    <w:rPr>
                      <w:b/>
                      <w:bCs/>
                    </w:rPr>
                  </w:pPr>
                </w:p>
              </w:tc>
              <w:tc>
                <w:tcPr>
                  <w:tcW w:w="3159" w:type="dxa"/>
                </w:tcPr>
                <w:p w14:paraId="07582016" w14:textId="77777777" w:rsidR="00AA3A3C" w:rsidRPr="00AA3A3C" w:rsidRDefault="00AA3A3C" w:rsidP="00AA3A3C">
                  <w:pPr>
                    <w:jc w:val="center"/>
                    <w:rPr>
                      <w:b/>
                      <w:bCs/>
                    </w:rPr>
                  </w:pPr>
                </w:p>
              </w:tc>
              <w:tc>
                <w:tcPr>
                  <w:tcW w:w="2071" w:type="dxa"/>
                </w:tcPr>
                <w:p w14:paraId="65022173" w14:textId="1BF45470" w:rsidR="00AA3A3C" w:rsidRPr="00AA3A3C" w:rsidRDefault="00AA3A3C" w:rsidP="00AA3A3C">
                  <w:pPr>
                    <w:jc w:val="center"/>
                    <w:rPr>
                      <w:b/>
                      <w:bCs/>
                    </w:rPr>
                  </w:pPr>
                </w:p>
              </w:tc>
              <w:tc>
                <w:tcPr>
                  <w:tcW w:w="1967" w:type="dxa"/>
                </w:tcPr>
                <w:p w14:paraId="1DCA261A" w14:textId="77777777" w:rsidR="00AA3A3C" w:rsidRPr="00AA3A3C" w:rsidRDefault="00AA3A3C" w:rsidP="00AA3A3C">
                  <w:pPr>
                    <w:jc w:val="center"/>
                    <w:rPr>
                      <w:b/>
                      <w:bCs/>
                    </w:rPr>
                  </w:pPr>
                </w:p>
              </w:tc>
            </w:tr>
            <w:tr w:rsidR="00AA3A3C" w:rsidRPr="00641113" w14:paraId="12A196D9" w14:textId="77777777" w:rsidTr="00130328">
              <w:trPr>
                <w:trHeight w:val="291"/>
                <w:jc w:val="center"/>
              </w:trPr>
              <w:tc>
                <w:tcPr>
                  <w:tcW w:w="3213" w:type="dxa"/>
                </w:tcPr>
                <w:p w14:paraId="62A15C80" w14:textId="77777777" w:rsidR="00AA3A3C" w:rsidRPr="00AA3A3C" w:rsidRDefault="00AA3A3C" w:rsidP="00AA3A3C">
                  <w:pPr>
                    <w:jc w:val="center"/>
                    <w:rPr>
                      <w:b/>
                      <w:bCs/>
                    </w:rPr>
                  </w:pPr>
                </w:p>
              </w:tc>
              <w:tc>
                <w:tcPr>
                  <w:tcW w:w="3159" w:type="dxa"/>
                </w:tcPr>
                <w:p w14:paraId="21F087AA" w14:textId="77777777" w:rsidR="00AA3A3C" w:rsidRPr="00AA3A3C" w:rsidRDefault="00AA3A3C" w:rsidP="00AA3A3C">
                  <w:pPr>
                    <w:jc w:val="center"/>
                    <w:rPr>
                      <w:b/>
                      <w:bCs/>
                    </w:rPr>
                  </w:pPr>
                </w:p>
              </w:tc>
              <w:tc>
                <w:tcPr>
                  <w:tcW w:w="2071" w:type="dxa"/>
                </w:tcPr>
                <w:p w14:paraId="63667D7A" w14:textId="791B2893" w:rsidR="00AA3A3C" w:rsidRPr="00AA3A3C" w:rsidRDefault="00AA3A3C" w:rsidP="00AA3A3C">
                  <w:pPr>
                    <w:jc w:val="center"/>
                    <w:rPr>
                      <w:b/>
                      <w:bCs/>
                    </w:rPr>
                  </w:pPr>
                </w:p>
              </w:tc>
              <w:tc>
                <w:tcPr>
                  <w:tcW w:w="1967" w:type="dxa"/>
                </w:tcPr>
                <w:p w14:paraId="6DE8AF7F" w14:textId="77777777" w:rsidR="00AA3A3C" w:rsidRPr="00AA3A3C" w:rsidRDefault="00AA3A3C" w:rsidP="00AA3A3C">
                  <w:pPr>
                    <w:jc w:val="center"/>
                    <w:rPr>
                      <w:b/>
                      <w:bCs/>
                    </w:rPr>
                  </w:pPr>
                </w:p>
              </w:tc>
            </w:tr>
            <w:tr w:rsidR="00AA3A3C" w:rsidRPr="00641113" w14:paraId="0FBDF7CB" w14:textId="77777777" w:rsidTr="00130328">
              <w:trPr>
                <w:trHeight w:val="291"/>
                <w:jc w:val="center"/>
              </w:trPr>
              <w:tc>
                <w:tcPr>
                  <w:tcW w:w="3213" w:type="dxa"/>
                </w:tcPr>
                <w:p w14:paraId="5C24B21C" w14:textId="77777777" w:rsidR="00AA3A3C" w:rsidRPr="00AA3A3C" w:rsidRDefault="00AA3A3C" w:rsidP="00AA3A3C">
                  <w:pPr>
                    <w:jc w:val="center"/>
                    <w:rPr>
                      <w:b/>
                      <w:bCs/>
                    </w:rPr>
                  </w:pPr>
                </w:p>
              </w:tc>
              <w:tc>
                <w:tcPr>
                  <w:tcW w:w="3159" w:type="dxa"/>
                </w:tcPr>
                <w:p w14:paraId="3DFE30F4" w14:textId="77777777" w:rsidR="00AA3A3C" w:rsidRPr="00AA3A3C" w:rsidRDefault="00AA3A3C" w:rsidP="00AA3A3C">
                  <w:pPr>
                    <w:jc w:val="center"/>
                    <w:rPr>
                      <w:b/>
                      <w:bCs/>
                    </w:rPr>
                  </w:pPr>
                </w:p>
              </w:tc>
              <w:tc>
                <w:tcPr>
                  <w:tcW w:w="2071" w:type="dxa"/>
                </w:tcPr>
                <w:p w14:paraId="06D1CD9E" w14:textId="08299322" w:rsidR="00AA3A3C" w:rsidRPr="00AA3A3C" w:rsidRDefault="00AA3A3C" w:rsidP="00AA3A3C">
                  <w:pPr>
                    <w:jc w:val="center"/>
                    <w:rPr>
                      <w:b/>
                      <w:bCs/>
                    </w:rPr>
                  </w:pPr>
                </w:p>
              </w:tc>
              <w:tc>
                <w:tcPr>
                  <w:tcW w:w="1967" w:type="dxa"/>
                </w:tcPr>
                <w:p w14:paraId="39C9DA06" w14:textId="77777777" w:rsidR="00AA3A3C" w:rsidRPr="00AA3A3C" w:rsidRDefault="00AA3A3C" w:rsidP="00AA3A3C">
                  <w:pPr>
                    <w:jc w:val="center"/>
                    <w:rPr>
                      <w:b/>
                      <w:bCs/>
                    </w:rPr>
                  </w:pPr>
                </w:p>
              </w:tc>
            </w:tr>
            <w:tr w:rsidR="00AA3A3C" w:rsidRPr="00641113" w14:paraId="2047AF32" w14:textId="77777777" w:rsidTr="00130328">
              <w:trPr>
                <w:trHeight w:val="301"/>
                <w:jc w:val="center"/>
              </w:trPr>
              <w:tc>
                <w:tcPr>
                  <w:tcW w:w="3213" w:type="dxa"/>
                </w:tcPr>
                <w:p w14:paraId="05D7D189" w14:textId="77777777" w:rsidR="00AA3A3C" w:rsidRPr="00AA3A3C" w:rsidRDefault="00AA3A3C" w:rsidP="00AA3A3C">
                  <w:pPr>
                    <w:jc w:val="center"/>
                    <w:rPr>
                      <w:b/>
                      <w:bCs/>
                    </w:rPr>
                  </w:pPr>
                </w:p>
              </w:tc>
              <w:tc>
                <w:tcPr>
                  <w:tcW w:w="3159" w:type="dxa"/>
                </w:tcPr>
                <w:p w14:paraId="4B9D2096" w14:textId="77777777" w:rsidR="00AA3A3C" w:rsidRPr="00AA3A3C" w:rsidRDefault="00AA3A3C" w:rsidP="00AA3A3C">
                  <w:pPr>
                    <w:jc w:val="center"/>
                    <w:rPr>
                      <w:b/>
                      <w:bCs/>
                    </w:rPr>
                  </w:pPr>
                </w:p>
              </w:tc>
              <w:tc>
                <w:tcPr>
                  <w:tcW w:w="2071" w:type="dxa"/>
                </w:tcPr>
                <w:p w14:paraId="438E1D61" w14:textId="48143E0C" w:rsidR="00AA3A3C" w:rsidRPr="00AA3A3C" w:rsidRDefault="00AA3A3C" w:rsidP="00AA3A3C">
                  <w:pPr>
                    <w:jc w:val="center"/>
                    <w:rPr>
                      <w:b/>
                      <w:bCs/>
                    </w:rPr>
                  </w:pPr>
                </w:p>
              </w:tc>
              <w:tc>
                <w:tcPr>
                  <w:tcW w:w="1967" w:type="dxa"/>
                </w:tcPr>
                <w:p w14:paraId="3E09FD50" w14:textId="77777777" w:rsidR="00AA3A3C" w:rsidRPr="00AA3A3C" w:rsidRDefault="00AA3A3C" w:rsidP="00AA3A3C">
                  <w:pPr>
                    <w:jc w:val="center"/>
                    <w:rPr>
                      <w:b/>
                      <w:bCs/>
                    </w:rPr>
                  </w:pPr>
                </w:p>
              </w:tc>
            </w:tr>
            <w:tr w:rsidR="00F64133" w:rsidRPr="00641113" w14:paraId="256B960C" w14:textId="77777777" w:rsidTr="00130328">
              <w:trPr>
                <w:trHeight w:val="873"/>
                <w:jc w:val="center"/>
              </w:trPr>
              <w:tc>
                <w:tcPr>
                  <w:tcW w:w="6373" w:type="dxa"/>
                  <w:gridSpan w:val="2"/>
                </w:tcPr>
                <w:p w14:paraId="7918CF6D" w14:textId="77777777" w:rsidR="00F64133" w:rsidRPr="00AA3A3C" w:rsidRDefault="00F64133" w:rsidP="00AA3A3C">
                  <w:pPr>
                    <w:jc w:val="center"/>
                    <w:rPr>
                      <w:b/>
                      <w:bCs/>
                    </w:rPr>
                  </w:pPr>
                  <w:r w:rsidRPr="00AA3A3C">
                    <w:rPr>
                      <w:b/>
                      <w:bCs/>
                    </w:rPr>
                    <w:t>Delitos por los que fue procesado</w:t>
                  </w:r>
                </w:p>
              </w:tc>
              <w:tc>
                <w:tcPr>
                  <w:tcW w:w="4038" w:type="dxa"/>
                  <w:gridSpan w:val="2"/>
                </w:tcPr>
                <w:p w14:paraId="47DA86A0" w14:textId="77777777" w:rsidR="00F64133" w:rsidRPr="00AA3A3C" w:rsidRDefault="00F64133" w:rsidP="00AA3A3C">
                  <w:pPr>
                    <w:jc w:val="center"/>
                    <w:rPr>
                      <w:b/>
                      <w:bCs/>
                    </w:rPr>
                  </w:pPr>
                  <w:r w:rsidRPr="00AA3A3C">
                    <w:rPr>
                      <w:b/>
                      <w:bCs/>
                    </w:rPr>
                    <w:t>Actividades humanitarias y/o políticas llevadas a cabo durante el tiempo de reclusión:</w:t>
                  </w:r>
                </w:p>
              </w:tc>
            </w:tr>
            <w:tr w:rsidR="00F64133" w:rsidRPr="00641113" w14:paraId="3548B3C4" w14:textId="77777777" w:rsidTr="00130328">
              <w:trPr>
                <w:trHeight w:val="301"/>
                <w:jc w:val="center"/>
              </w:trPr>
              <w:tc>
                <w:tcPr>
                  <w:tcW w:w="6373" w:type="dxa"/>
                  <w:gridSpan w:val="2"/>
                </w:tcPr>
                <w:p w14:paraId="2B680FBF" w14:textId="77777777" w:rsidR="00F64133" w:rsidRPr="00AA3A3C" w:rsidRDefault="00F64133" w:rsidP="00AA3A3C">
                  <w:pPr>
                    <w:jc w:val="center"/>
                    <w:rPr>
                      <w:b/>
                      <w:bCs/>
                    </w:rPr>
                  </w:pPr>
                </w:p>
              </w:tc>
              <w:tc>
                <w:tcPr>
                  <w:tcW w:w="4038" w:type="dxa"/>
                  <w:gridSpan w:val="2"/>
                </w:tcPr>
                <w:p w14:paraId="5230CD81" w14:textId="77777777" w:rsidR="00F64133" w:rsidRPr="00AA3A3C" w:rsidRDefault="00F64133" w:rsidP="00AA3A3C">
                  <w:pPr>
                    <w:jc w:val="center"/>
                    <w:rPr>
                      <w:b/>
                      <w:bCs/>
                    </w:rPr>
                  </w:pPr>
                </w:p>
              </w:tc>
            </w:tr>
            <w:tr w:rsidR="00F64133" w:rsidRPr="00641113" w14:paraId="5FF792C2" w14:textId="77777777" w:rsidTr="00130328">
              <w:trPr>
                <w:trHeight w:val="291"/>
                <w:jc w:val="center"/>
              </w:trPr>
              <w:tc>
                <w:tcPr>
                  <w:tcW w:w="6373" w:type="dxa"/>
                  <w:gridSpan w:val="2"/>
                </w:tcPr>
                <w:p w14:paraId="4125413E" w14:textId="77777777" w:rsidR="00F64133" w:rsidRPr="00AA3A3C" w:rsidRDefault="00F64133" w:rsidP="00AA3A3C">
                  <w:pPr>
                    <w:jc w:val="center"/>
                    <w:rPr>
                      <w:b/>
                      <w:bCs/>
                    </w:rPr>
                  </w:pPr>
                </w:p>
              </w:tc>
              <w:tc>
                <w:tcPr>
                  <w:tcW w:w="4038" w:type="dxa"/>
                  <w:gridSpan w:val="2"/>
                </w:tcPr>
                <w:p w14:paraId="4D44B599" w14:textId="77777777" w:rsidR="00F64133" w:rsidRPr="00AA3A3C" w:rsidRDefault="00F64133" w:rsidP="00AA3A3C">
                  <w:pPr>
                    <w:jc w:val="center"/>
                    <w:rPr>
                      <w:b/>
                      <w:bCs/>
                    </w:rPr>
                  </w:pPr>
                </w:p>
              </w:tc>
            </w:tr>
            <w:tr w:rsidR="00F64133" w:rsidRPr="00641113" w14:paraId="60BE81B1" w14:textId="77777777" w:rsidTr="00130328">
              <w:trPr>
                <w:trHeight w:val="291"/>
                <w:jc w:val="center"/>
              </w:trPr>
              <w:tc>
                <w:tcPr>
                  <w:tcW w:w="6373" w:type="dxa"/>
                  <w:gridSpan w:val="2"/>
                </w:tcPr>
                <w:p w14:paraId="37C6170F" w14:textId="77777777" w:rsidR="00F64133" w:rsidRPr="00AA3A3C" w:rsidRDefault="00F64133" w:rsidP="00AA3A3C">
                  <w:pPr>
                    <w:jc w:val="center"/>
                    <w:rPr>
                      <w:b/>
                      <w:bCs/>
                    </w:rPr>
                  </w:pPr>
                </w:p>
              </w:tc>
              <w:tc>
                <w:tcPr>
                  <w:tcW w:w="4038" w:type="dxa"/>
                  <w:gridSpan w:val="2"/>
                </w:tcPr>
                <w:p w14:paraId="456F7A95" w14:textId="77777777" w:rsidR="00F64133" w:rsidRPr="00AA3A3C" w:rsidRDefault="00F64133" w:rsidP="00AA3A3C">
                  <w:pPr>
                    <w:jc w:val="center"/>
                    <w:rPr>
                      <w:b/>
                      <w:bCs/>
                    </w:rPr>
                  </w:pPr>
                </w:p>
              </w:tc>
            </w:tr>
            <w:tr w:rsidR="00F64133" w:rsidRPr="00641113" w14:paraId="7322B01B" w14:textId="77777777" w:rsidTr="00130328">
              <w:trPr>
                <w:trHeight w:val="291"/>
                <w:jc w:val="center"/>
              </w:trPr>
              <w:tc>
                <w:tcPr>
                  <w:tcW w:w="6373" w:type="dxa"/>
                  <w:gridSpan w:val="2"/>
                </w:tcPr>
                <w:p w14:paraId="07823BCB" w14:textId="77777777" w:rsidR="00F64133" w:rsidRPr="00AA3A3C" w:rsidRDefault="00F64133" w:rsidP="00AA3A3C">
                  <w:pPr>
                    <w:jc w:val="center"/>
                    <w:rPr>
                      <w:b/>
                      <w:bCs/>
                    </w:rPr>
                  </w:pPr>
                </w:p>
              </w:tc>
              <w:tc>
                <w:tcPr>
                  <w:tcW w:w="4038" w:type="dxa"/>
                  <w:gridSpan w:val="2"/>
                </w:tcPr>
                <w:p w14:paraId="2A3CA214" w14:textId="77777777" w:rsidR="00F64133" w:rsidRPr="00AA3A3C" w:rsidRDefault="00F64133" w:rsidP="00AA3A3C">
                  <w:pPr>
                    <w:jc w:val="center"/>
                    <w:rPr>
                      <w:b/>
                      <w:bCs/>
                    </w:rPr>
                  </w:pPr>
                </w:p>
              </w:tc>
            </w:tr>
            <w:tr w:rsidR="00F64133" w:rsidRPr="00641113" w14:paraId="11220AC3" w14:textId="77777777" w:rsidTr="00130328">
              <w:trPr>
                <w:trHeight w:val="301"/>
                <w:jc w:val="center"/>
              </w:trPr>
              <w:tc>
                <w:tcPr>
                  <w:tcW w:w="6373" w:type="dxa"/>
                  <w:gridSpan w:val="2"/>
                </w:tcPr>
                <w:p w14:paraId="14CAE9A8" w14:textId="77777777" w:rsidR="00F64133" w:rsidRPr="00AA3A3C" w:rsidRDefault="00F64133" w:rsidP="00AA3A3C">
                  <w:pPr>
                    <w:jc w:val="center"/>
                    <w:rPr>
                      <w:b/>
                      <w:bCs/>
                    </w:rPr>
                  </w:pPr>
                </w:p>
              </w:tc>
              <w:tc>
                <w:tcPr>
                  <w:tcW w:w="4038" w:type="dxa"/>
                  <w:gridSpan w:val="2"/>
                </w:tcPr>
                <w:p w14:paraId="47729099" w14:textId="77777777" w:rsidR="00F64133" w:rsidRPr="00AA3A3C" w:rsidRDefault="00F64133" w:rsidP="00AA3A3C">
                  <w:pPr>
                    <w:jc w:val="center"/>
                    <w:rPr>
                      <w:b/>
                      <w:bCs/>
                    </w:rPr>
                  </w:pPr>
                </w:p>
              </w:tc>
            </w:tr>
          </w:tbl>
          <w:p w14:paraId="4A5AC524" w14:textId="77777777" w:rsidR="0087706E" w:rsidRDefault="0087706E" w:rsidP="00C05B53"/>
          <w:p w14:paraId="7FE5A9BC" w14:textId="66B9156E" w:rsidR="00A85EF1" w:rsidRDefault="00A85EF1" w:rsidP="00C05B53"/>
          <w:p w14:paraId="227212C1" w14:textId="77777777" w:rsidR="00A85EF1" w:rsidRDefault="00A85EF1" w:rsidP="00C05B53"/>
          <w:p w14:paraId="77ABCA08" w14:textId="1472866D" w:rsidR="00AA3D4F" w:rsidRPr="00AA3D4F" w:rsidRDefault="00AA3D4F" w:rsidP="00AA3D4F">
            <w:pPr>
              <w:jc w:val="both"/>
              <w:rPr>
                <w:rFonts w:ascii="Arial" w:hAnsi="Arial" w:cs="Arial"/>
                <w:b/>
                <w:bCs/>
                <w:sz w:val="20"/>
                <w:szCs w:val="20"/>
              </w:rPr>
            </w:pPr>
            <w:r w:rsidRPr="00AA3D4F">
              <w:rPr>
                <w:rFonts w:ascii="Arial" w:hAnsi="Arial" w:cs="Arial"/>
                <w:b/>
                <w:bCs/>
                <w:sz w:val="20"/>
                <w:szCs w:val="20"/>
              </w:rPr>
              <w:t xml:space="preserve">Sinopsis de </w:t>
            </w:r>
            <w:r>
              <w:rPr>
                <w:rFonts w:ascii="Arial" w:hAnsi="Arial" w:cs="Arial"/>
                <w:b/>
                <w:bCs/>
                <w:sz w:val="20"/>
                <w:szCs w:val="20"/>
              </w:rPr>
              <w:t>l</w:t>
            </w:r>
            <w:r w:rsidRPr="00AA3D4F">
              <w:rPr>
                <w:rFonts w:ascii="Arial" w:hAnsi="Arial" w:cs="Arial"/>
                <w:b/>
                <w:bCs/>
                <w:sz w:val="20"/>
                <w:szCs w:val="20"/>
              </w:rPr>
              <w:t>a información:</w:t>
            </w:r>
          </w:p>
          <w:p w14:paraId="380430FB" w14:textId="77777777" w:rsidR="0087706E" w:rsidRDefault="0087706E" w:rsidP="00C05B53"/>
          <w:p w14:paraId="05A4C71C" w14:textId="77777777" w:rsidR="00A85EF1" w:rsidRDefault="00A85EF1" w:rsidP="00C05B53"/>
          <w:p w14:paraId="630968C3" w14:textId="77777777" w:rsidR="00A85EF1" w:rsidRDefault="00A85EF1" w:rsidP="00C05B53"/>
          <w:p w14:paraId="5945CB33" w14:textId="77777777" w:rsidR="0087706E" w:rsidRDefault="0087706E" w:rsidP="00C05B53"/>
          <w:p w14:paraId="12D1AF75" w14:textId="77777777" w:rsidR="0087706E" w:rsidRDefault="0087706E" w:rsidP="00C05B53"/>
          <w:p w14:paraId="1957B2C1" w14:textId="77777777" w:rsidR="0087706E" w:rsidRDefault="0087706E" w:rsidP="00C05B53"/>
          <w:p w14:paraId="18D63AE4" w14:textId="77777777" w:rsidR="0087706E" w:rsidRDefault="0087706E" w:rsidP="00C05B53"/>
          <w:p w14:paraId="3581D0B3" w14:textId="77777777" w:rsidR="0087706E" w:rsidRDefault="0087706E" w:rsidP="00C05B53"/>
        </w:tc>
      </w:tr>
    </w:tbl>
    <w:p w14:paraId="0F8A2446" w14:textId="77777777" w:rsidR="00D63B4D" w:rsidRDefault="00D63B4D" w:rsidP="00466FAC">
      <w:pPr>
        <w:ind w:left="-709" w:hanging="284"/>
      </w:pPr>
    </w:p>
    <w:tbl>
      <w:tblPr>
        <w:tblStyle w:val="Tablaconcuadrcula"/>
        <w:tblW w:w="10774" w:type="dxa"/>
        <w:tblInd w:w="-998" w:type="dxa"/>
        <w:tblLook w:val="04A0" w:firstRow="1" w:lastRow="0" w:firstColumn="1" w:lastColumn="0" w:noHBand="0" w:noVBand="1"/>
      </w:tblPr>
      <w:tblGrid>
        <w:gridCol w:w="10774"/>
      </w:tblGrid>
      <w:tr w:rsidR="00D00700" w14:paraId="32EA7606" w14:textId="77777777" w:rsidTr="15733396">
        <w:trPr>
          <w:trHeight w:val="340"/>
        </w:trPr>
        <w:tc>
          <w:tcPr>
            <w:tcW w:w="10774" w:type="dxa"/>
            <w:shd w:val="clear" w:color="auto" w:fill="ADADAD" w:themeFill="background2" w:themeFillShade="BF"/>
            <w:vAlign w:val="center"/>
          </w:tcPr>
          <w:p w14:paraId="0A7E8614" w14:textId="32930A12" w:rsidR="00D00700" w:rsidRDefault="00D00700" w:rsidP="00C05B53">
            <w:pPr>
              <w:jc w:val="center"/>
            </w:pPr>
            <w:r w:rsidRPr="15733396">
              <w:rPr>
                <w:rFonts w:ascii="Arial" w:hAnsi="Arial" w:cs="Arial"/>
                <w:b/>
                <w:sz w:val="20"/>
                <w:szCs w:val="20"/>
              </w:rPr>
              <w:t>PERFIL ACTUAL</w:t>
            </w:r>
            <w:r w:rsidRPr="0043689B">
              <w:rPr>
                <w:rFonts w:ascii="Arial" w:hAnsi="Arial" w:cs="Arial"/>
                <w:b/>
                <w:bCs/>
                <w:color w:val="FFFFFF" w:themeColor="background1"/>
                <w:sz w:val="20"/>
                <w:szCs w:val="20"/>
              </w:rPr>
              <w:t xml:space="preserve"> </w:t>
            </w:r>
          </w:p>
        </w:tc>
      </w:tr>
      <w:tr w:rsidR="00D00700" w14:paraId="13264101" w14:textId="77777777" w:rsidTr="00C05B53">
        <w:trPr>
          <w:trHeight w:val="866"/>
        </w:trPr>
        <w:tc>
          <w:tcPr>
            <w:tcW w:w="10774" w:type="dxa"/>
          </w:tcPr>
          <w:p w14:paraId="2BA08E9C" w14:textId="77777777" w:rsidR="00D00700" w:rsidRDefault="00D00700" w:rsidP="00C05B53"/>
          <w:tbl>
            <w:tblPr>
              <w:tblStyle w:val="Tablaconcuadrcula"/>
              <w:tblW w:w="0" w:type="auto"/>
              <w:tblLook w:val="04A0" w:firstRow="1" w:lastRow="0" w:firstColumn="1" w:lastColumn="0" w:noHBand="0" w:noVBand="1"/>
            </w:tblPr>
            <w:tblGrid>
              <w:gridCol w:w="5274"/>
              <w:gridCol w:w="5274"/>
            </w:tblGrid>
            <w:tr w:rsidR="006F3728" w14:paraId="6E93D2D0" w14:textId="77777777" w:rsidTr="46134815">
              <w:tc>
                <w:tcPr>
                  <w:tcW w:w="10548" w:type="dxa"/>
                  <w:gridSpan w:val="2"/>
                  <w:shd w:val="clear" w:color="auto" w:fill="ADADAD" w:themeFill="background2" w:themeFillShade="BF"/>
                </w:tcPr>
                <w:p w14:paraId="6D6FA181" w14:textId="46B9E14C" w:rsidR="006F3728" w:rsidRPr="005E73F2" w:rsidRDefault="006F3728" w:rsidP="006F3728">
                  <w:pPr>
                    <w:jc w:val="center"/>
                    <w:rPr>
                      <w:b/>
                      <w:bCs/>
                    </w:rPr>
                  </w:pPr>
                  <w:r w:rsidRPr="6629D80B">
                    <w:rPr>
                      <w:b/>
                    </w:rPr>
                    <w:t>INFORMACIÓN DEMOGRÁFICA</w:t>
                  </w:r>
                </w:p>
              </w:tc>
            </w:tr>
            <w:tr w:rsidR="00574CF2" w14:paraId="5ADB9F6B" w14:textId="77777777" w:rsidTr="00574CF2">
              <w:tc>
                <w:tcPr>
                  <w:tcW w:w="5274" w:type="dxa"/>
                </w:tcPr>
                <w:p w14:paraId="25F0A7DD" w14:textId="078103E0" w:rsidR="00574CF2" w:rsidRPr="005E73F2" w:rsidRDefault="00D13A0A" w:rsidP="00C05B53">
                  <w:pPr>
                    <w:rPr>
                      <w:b/>
                      <w:bCs/>
                    </w:rPr>
                  </w:pPr>
                  <w:r w:rsidRPr="005E73F2">
                    <w:rPr>
                      <w:b/>
                      <w:bCs/>
                    </w:rPr>
                    <w:t>Edad actual</w:t>
                  </w:r>
                </w:p>
              </w:tc>
              <w:tc>
                <w:tcPr>
                  <w:tcW w:w="5274" w:type="dxa"/>
                </w:tcPr>
                <w:p w14:paraId="1C649CAF" w14:textId="77777777" w:rsidR="00574CF2" w:rsidRPr="005E73F2" w:rsidRDefault="00574CF2" w:rsidP="00C05B53"/>
              </w:tc>
            </w:tr>
            <w:tr w:rsidR="00574CF2" w14:paraId="06170218" w14:textId="77777777" w:rsidTr="00574CF2">
              <w:tc>
                <w:tcPr>
                  <w:tcW w:w="5274" w:type="dxa"/>
                </w:tcPr>
                <w:p w14:paraId="367FAE67" w14:textId="3A2EE503" w:rsidR="00574CF2" w:rsidRPr="005E73F2" w:rsidRDefault="00D13A0A" w:rsidP="00C05B53">
                  <w:pPr>
                    <w:rPr>
                      <w:b/>
                      <w:bCs/>
                    </w:rPr>
                  </w:pPr>
                  <w:r w:rsidRPr="005E73F2">
                    <w:rPr>
                      <w:b/>
                      <w:bCs/>
                    </w:rPr>
                    <w:t>Departamento de residencia</w:t>
                  </w:r>
                </w:p>
              </w:tc>
              <w:tc>
                <w:tcPr>
                  <w:tcW w:w="5274" w:type="dxa"/>
                </w:tcPr>
                <w:p w14:paraId="5B5279C9" w14:textId="77777777" w:rsidR="00574CF2" w:rsidRPr="005E73F2" w:rsidRDefault="00574CF2" w:rsidP="00C05B53"/>
              </w:tc>
            </w:tr>
            <w:tr w:rsidR="00574CF2" w14:paraId="354457A5" w14:textId="77777777" w:rsidTr="00574CF2">
              <w:tc>
                <w:tcPr>
                  <w:tcW w:w="5274" w:type="dxa"/>
                </w:tcPr>
                <w:p w14:paraId="3BB7FFAD" w14:textId="12E4D17A" w:rsidR="00574CF2" w:rsidRPr="005E73F2" w:rsidRDefault="00D13A0A" w:rsidP="00C05B53">
                  <w:pPr>
                    <w:rPr>
                      <w:b/>
                      <w:bCs/>
                    </w:rPr>
                  </w:pPr>
                  <w:r w:rsidRPr="005E73F2">
                    <w:rPr>
                      <w:b/>
                      <w:bCs/>
                    </w:rPr>
                    <w:t>Municipio de residencia</w:t>
                  </w:r>
                </w:p>
              </w:tc>
              <w:tc>
                <w:tcPr>
                  <w:tcW w:w="5274" w:type="dxa"/>
                </w:tcPr>
                <w:p w14:paraId="1CD86917" w14:textId="77777777" w:rsidR="00574CF2" w:rsidRPr="005E73F2" w:rsidRDefault="00574CF2" w:rsidP="00C05B53"/>
              </w:tc>
            </w:tr>
            <w:tr w:rsidR="00574CF2" w14:paraId="1881AC70" w14:textId="77777777" w:rsidTr="00574CF2">
              <w:tc>
                <w:tcPr>
                  <w:tcW w:w="5274" w:type="dxa"/>
                </w:tcPr>
                <w:p w14:paraId="19E328F0" w14:textId="456F4012" w:rsidR="00574CF2" w:rsidRPr="0079565E" w:rsidRDefault="00D13A0A" w:rsidP="00C05B53">
                  <w:pPr>
                    <w:rPr>
                      <w:b/>
                      <w:bCs/>
                    </w:rPr>
                  </w:pPr>
                  <w:r w:rsidRPr="0079565E">
                    <w:rPr>
                      <w:b/>
                      <w:bCs/>
                    </w:rPr>
                    <w:t>¿Vive en zona rural o urbana?</w:t>
                  </w:r>
                </w:p>
              </w:tc>
              <w:tc>
                <w:tcPr>
                  <w:tcW w:w="5274" w:type="dxa"/>
                </w:tcPr>
                <w:p w14:paraId="3AA64A6B" w14:textId="77777777" w:rsidR="00574CF2" w:rsidRDefault="00574CF2" w:rsidP="00C05B53"/>
              </w:tc>
            </w:tr>
            <w:tr w:rsidR="00574CF2" w14:paraId="2FD0C176" w14:textId="77777777" w:rsidTr="00574CF2">
              <w:tc>
                <w:tcPr>
                  <w:tcW w:w="5274" w:type="dxa"/>
                </w:tcPr>
                <w:p w14:paraId="41C0F5B1" w14:textId="234B0C1F" w:rsidR="00574CF2" w:rsidRPr="0079565E" w:rsidRDefault="00D13A0A" w:rsidP="00C05B53">
                  <w:pPr>
                    <w:rPr>
                      <w:b/>
                      <w:bCs/>
                    </w:rPr>
                  </w:pPr>
                  <w:r w:rsidRPr="0079565E">
                    <w:rPr>
                      <w:b/>
                      <w:bCs/>
                    </w:rPr>
                    <w:t>¿Vive en zona de reserva campesina?</w:t>
                  </w:r>
                </w:p>
              </w:tc>
              <w:tc>
                <w:tcPr>
                  <w:tcW w:w="5274" w:type="dxa"/>
                </w:tcPr>
                <w:p w14:paraId="229E5933" w14:textId="77777777" w:rsidR="00574CF2" w:rsidRDefault="00574CF2" w:rsidP="00C05B53"/>
              </w:tc>
            </w:tr>
            <w:tr w:rsidR="0078645E" w14:paraId="76C4E02E" w14:textId="77777777" w:rsidTr="00574CF2">
              <w:tc>
                <w:tcPr>
                  <w:tcW w:w="5274" w:type="dxa"/>
                </w:tcPr>
                <w:p w14:paraId="164D91E7" w14:textId="2677433B" w:rsidR="0078645E" w:rsidRPr="0079565E" w:rsidRDefault="00D13A0A" w:rsidP="00C05B53">
                  <w:pPr>
                    <w:rPr>
                      <w:b/>
                      <w:bCs/>
                    </w:rPr>
                  </w:pPr>
                  <w:r w:rsidRPr="0079565E">
                    <w:rPr>
                      <w:b/>
                      <w:bCs/>
                    </w:rPr>
                    <w:t>¿</w:t>
                  </w:r>
                  <w:r w:rsidR="00A85EF1" w:rsidRPr="0079565E">
                    <w:rPr>
                      <w:b/>
                      <w:bCs/>
                    </w:rPr>
                    <w:t>Pertenece</w:t>
                  </w:r>
                  <w:r w:rsidRPr="0079565E">
                    <w:rPr>
                      <w:b/>
                      <w:bCs/>
                    </w:rPr>
                    <w:t xml:space="preserve"> a un resguardo indígena?</w:t>
                  </w:r>
                </w:p>
              </w:tc>
              <w:tc>
                <w:tcPr>
                  <w:tcW w:w="5274" w:type="dxa"/>
                </w:tcPr>
                <w:p w14:paraId="38E2FB06" w14:textId="77777777" w:rsidR="0078645E" w:rsidRDefault="0078645E" w:rsidP="00C05B53"/>
              </w:tc>
            </w:tr>
            <w:tr w:rsidR="0078645E" w14:paraId="2D47A953" w14:textId="77777777" w:rsidTr="00574CF2">
              <w:tc>
                <w:tcPr>
                  <w:tcW w:w="5274" w:type="dxa"/>
                </w:tcPr>
                <w:p w14:paraId="1925451B" w14:textId="6B208A26" w:rsidR="0078645E" w:rsidRPr="0079565E" w:rsidRDefault="00D13A0A" w:rsidP="00C05B53">
                  <w:pPr>
                    <w:rPr>
                      <w:b/>
                      <w:bCs/>
                    </w:rPr>
                  </w:pPr>
                  <w:r w:rsidRPr="0079565E">
                    <w:rPr>
                      <w:b/>
                      <w:bCs/>
                    </w:rPr>
                    <w:t>Nivel de escolaridad</w:t>
                  </w:r>
                </w:p>
              </w:tc>
              <w:tc>
                <w:tcPr>
                  <w:tcW w:w="5274" w:type="dxa"/>
                </w:tcPr>
                <w:p w14:paraId="45D8E7F6" w14:textId="77777777" w:rsidR="0078645E" w:rsidRDefault="0078645E" w:rsidP="00C05B53"/>
              </w:tc>
            </w:tr>
          </w:tbl>
          <w:p w14:paraId="32F57F1A" w14:textId="3B7C5FF0" w:rsidR="00574CF2" w:rsidRDefault="00574CF2" w:rsidP="00C05B53"/>
          <w:tbl>
            <w:tblPr>
              <w:tblStyle w:val="Tablaconcuadrcula"/>
              <w:tblW w:w="0" w:type="auto"/>
              <w:tblLook w:val="04A0" w:firstRow="1" w:lastRow="0" w:firstColumn="1" w:lastColumn="0" w:noHBand="0" w:noVBand="1"/>
            </w:tblPr>
            <w:tblGrid>
              <w:gridCol w:w="5274"/>
              <w:gridCol w:w="5274"/>
            </w:tblGrid>
            <w:tr w:rsidR="0009493D" w14:paraId="14DAB0D0" w14:textId="77777777" w:rsidTr="0009493D">
              <w:tc>
                <w:tcPr>
                  <w:tcW w:w="5274" w:type="dxa"/>
                  <w:shd w:val="clear" w:color="auto" w:fill="ADADAD" w:themeFill="background2" w:themeFillShade="BF"/>
                </w:tcPr>
                <w:p w14:paraId="6421F5A7" w14:textId="4B32F324" w:rsidR="0009493D" w:rsidRPr="0009493D" w:rsidRDefault="0009493D" w:rsidP="00C05B53">
                  <w:pPr>
                    <w:rPr>
                      <w:b/>
                      <w:bCs/>
                    </w:rPr>
                  </w:pPr>
                  <w:r w:rsidRPr="0009493D">
                    <w:rPr>
                      <w:b/>
                      <w:bCs/>
                    </w:rPr>
                    <w:t>Enfoque Diferencial</w:t>
                  </w:r>
                </w:p>
              </w:tc>
              <w:tc>
                <w:tcPr>
                  <w:tcW w:w="5274" w:type="dxa"/>
                  <w:shd w:val="clear" w:color="auto" w:fill="ADADAD" w:themeFill="background2" w:themeFillShade="BF"/>
                </w:tcPr>
                <w:p w14:paraId="05D9F00C" w14:textId="046253BC" w:rsidR="0009493D" w:rsidRPr="0009493D" w:rsidRDefault="0009493D" w:rsidP="00C05B53">
                  <w:pPr>
                    <w:rPr>
                      <w:b/>
                      <w:bCs/>
                    </w:rPr>
                  </w:pPr>
                  <w:r w:rsidRPr="0009493D">
                    <w:rPr>
                      <w:b/>
                      <w:bCs/>
                    </w:rPr>
                    <w:t>Breve descripción</w:t>
                  </w:r>
                </w:p>
              </w:tc>
            </w:tr>
            <w:tr w:rsidR="0009493D" w14:paraId="3813ED6B" w14:textId="77777777" w:rsidTr="0009493D">
              <w:tc>
                <w:tcPr>
                  <w:tcW w:w="5274" w:type="dxa"/>
                </w:tcPr>
                <w:p w14:paraId="24BDD4BC" w14:textId="77777777" w:rsidR="0009493D" w:rsidRDefault="0009493D" w:rsidP="00C05B53"/>
              </w:tc>
              <w:tc>
                <w:tcPr>
                  <w:tcW w:w="5274" w:type="dxa"/>
                </w:tcPr>
                <w:p w14:paraId="2196FA7A" w14:textId="77777777" w:rsidR="0009493D" w:rsidRDefault="0009493D" w:rsidP="00C05B53"/>
              </w:tc>
            </w:tr>
            <w:tr w:rsidR="0009493D" w14:paraId="2AC492B7" w14:textId="77777777" w:rsidTr="0009493D">
              <w:tc>
                <w:tcPr>
                  <w:tcW w:w="5274" w:type="dxa"/>
                </w:tcPr>
                <w:p w14:paraId="288EF86B" w14:textId="77777777" w:rsidR="0009493D" w:rsidRDefault="0009493D" w:rsidP="00C05B53"/>
              </w:tc>
              <w:tc>
                <w:tcPr>
                  <w:tcW w:w="5274" w:type="dxa"/>
                </w:tcPr>
                <w:p w14:paraId="0FDCF58B" w14:textId="77777777" w:rsidR="0009493D" w:rsidRDefault="0009493D" w:rsidP="00C05B53"/>
              </w:tc>
            </w:tr>
          </w:tbl>
          <w:p w14:paraId="381A5538" w14:textId="77777777" w:rsidR="0009493D" w:rsidRDefault="0009493D" w:rsidP="00C05B53"/>
          <w:tbl>
            <w:tblPr>
              <w:tblStyle w:val="Tablaconcuadrcula"/>
              <w:tblW w:w="0" w:type="auto"/>
              <w:tblLook w:val="04A0" w:firstRow="1" w:lastRow="0" w:firstColumn="1" w:lastColumn="0" w:noHBand="0" w:noVBand="1"/>
            </w:tblPr>
            <w:tblGrid>
              <w:gridCol w:w="709"/>
              <w:gridCol w:w="3647"/>
              <w:gridCol w:w="1370"/>
              <w:gridCol w:w="2020"/>
              <w:gridCol w:w="2802"/>
            </w:tblGrid>
            <w:tr w:rsidR="008128EA" w:rsidRPr="007C79F6" w14:paraId="2D61A689" w14:textId="77777777" w:rsidTr="3756B660">
              <w:tc>
                <w:tcPr>
                  <w:tcW w:w="10984" w:type="dxa"/>
                  <w:gridSpan w:val="5"/>
                  <w:shd w:val="clear" w:color="auto" w:fill="ADADAD" w:themeFill="background2" w:themeFillShade="BF"/>
                </w:tcPr>
                <w:p w14:paraId="141965C3" w14:textId="1B96C4F3" w:rsidR="005B3F3C" w:rsidRPr="00F94CD1" w:rsidRDefault="008128EA" w:rsidP="005B3F3C">
                  <w:pPr>
                    <w:jc w:val="center"/>
                    <w:rPr>
                      <w:rFonts w:ascii="Arial" w:hAnsi="Arial" w:cs="Arial"/>
                      <w:b/>
                      <w:color w:val="FFFFFF" w:themeColor="background1"/>
                    </w:rPr>
                  </w:pPr>
                  <w:r w:rsidRPr="6629D80B">
                    <w:rPr>
                      <w:rFonts w:ascii="Arial" w:hAnsi="Arial" w:cs="Arial"/>
                      <w:b/>
                    </w:rPr>
                    <w:t>GRUPO FAMILIAR DEL EVALUADO</w:t>
                  </w:r>
                  <w:r w:rsidR="005B3F3C" w:rsidRPr="6629D80B">
                    <w:rPr>
                      <w:rFonts w:ascii="Arial" w:hAnsi="Arial" w:cs="Arial"/>
                      <w:b/>
                    </w:rPr>
                    <w:t>(A)</w:t>
                  </w:r>
                </w:p>
              </w:tc>
            </w:tr>
            <w:tr w:rsidR="008128EA" w:rsidRPr="007C79F6" w14:paraId="4280F20B" w14:textId="77777777" w:rsidTr="00C05B53">
              <w:tc>
                <w:tcPr>
                  <w:tcW w:w="728" w:type="dxa"/>
                </w:tcPr>
                <w:p w14:paraId="163E8E32" w14:textId="77777777" w:rsidR="008128EA" w:rsidRPr="007C79F6" w:rsidRDefault="008128EA" w:rsidP="008128EA">
                  <w:pPr>
                    <w:jc w:val="center"/>
                    <w:rPr>
                      <w:rFonts w:ascii="Arial" w:hAnsi="Arial" w:cs="Arial"/>
                      <w:b/>
                    </w:rPr>
                  </w:pPr>
                  <w:r w:rsidRPr="007C79F6">
                    <w:rPr>
                      <w:rFonts w:ascii="Arial" w:hAnsi="Arial" w:cs="Arial"/>
                      <w:b/>
                    </w:rPr>
                    <w:t>N°</w:t>
                  </w:r>
                </w:p>
              </w:tc>
              <w:tc>
                <w:tcPr>
                  <w:tcW w:w="3827" w:type="dxa"/>
                </w:tcPr>
                <w:p w14:paraId="78E1BF05" w14:textId="5754DEC3" w:rsidR="008128EA" w:rsidRPr="007C79F6" w:rsidRDefault="00D13A0A" w:rsidP="008128EA">
                  <w:pPr>
                    <w:jc w:val="center"/>
                    <w:rPr>
                      <w:rFonts w:ascii="Arial" w:hAnsi="Arial" w:cs="Arial"/>
                      <w:b/>
                    </w:rPr>
                  </w:pPr>
                  <w:r w:rsidRPr="007C79F6">
                    <w:rPr>
                      <w:rFonts w:ascii="Arial" w:hAnsi="Arial" w:cs="Arial"/>
                      <w:b/>
                    </w:rPr>
                    <w:t>Nombres completos</w:t>
                  </w:r>
                </w:p>
              </w:tc>
              <w:tc>
                <w:tcPr>
                  <w:tcW w:w="1418" w:type="dxa"/>
                </w:tcPr>
                <w:p w14:paraId="076A1F20" w14:textId="157E078C" w:rsidR="008128EA" w:rsidRPr="007C79F6" w:rsidRDefault="00D13A0A" w:rsidP="008128EA">
                  <w:pPr>
                    <w:jc w:val="center"/>
                    <w:rPr>
                      <w:rFonts w:ascii="Arial" w:hAnsi="Arial" w:cs="Arial"/>
                      <w:b/>
                    </w:rPr>
                  </w:pPr>
                  <w:r w:rsidRPr="007C79F6">
                    <w:rPr>
                      <w:rFonts w:ascii="Arial" w:hAnsi="Arial" w:cs="Arial"/>
                      <w:b/>
                    </w:rPr>
                    <w:t>Edad</w:t>
                  </w:r>
                </w:p>
              </w:tc>
              <w:tc>
                <w:tcPr>
                  <w:tcW w:w="2093" w:type="dxa"/>
                </w:tcPr>
                <w:p w14:paraId="0D38CF4B" w14:textId="11CCB32B" w:rsidR="008128EA" w:rsidRPr="007C79F6" w:rsidRDefault="00D13A0A" w:rsidP="008128EA">
                  <w:pPr>
                    <w:jc w:val="center"/>
                    <w:rPr>
                      <w:rFonts w:ascii="Arial" w:hAnsi="Arial" w:cs="Arial"/>
                      <w:b/>
                    </w:rPr>
                  </w:pPr>
                  <w:r>
                    <w:rPr>
                      <w:rFonts w:ascii="Arial" w:hAnsi="Arial" w:cs="Arial"/>
                      <w:b/>
                    </w:rPr>
                    <w:t>Vínculo familiar</w:t>
                  </w:r>
                  <w:r w:rsidR="0009493D">
                    <w:rPr>
                      <w:rStyle w:val="Refdenotaalpie"/>
                      <w:rFonts w:ascii="Arial" w:hAnsi="Arial" w:cs="Arial"/>
                      <w:b/>
                    </w:rPr>
                    <w:footnoteReference w:id="1"/>
                  </w:r>
                </w:p>
              </w:tc>
              <w:tc>
                <w:tcPr>
                  <w:tcW w:w="2918" w:type="dxa"/>
                </w:tcPr>
                <w:p w14:paraId="57751A5B" w14:textId="482A25DB" w:rsidR="008128EA" w:rsidRPr="007C79F6" w:rsidRDefault="00D13A0A" w:rsidP="008128EA">
                  <w:pPr>
                    <w:jc w:val="center"/>
                    <w:rPr>
                      <w:rFonts w:ascii="Arial" w:hAnsi="Arial" w:cs="Arial"/>
                      <w:b/>
                    </w:rPr>
                  </w:pPr>
                  <w:r w:rsidRPr="007C79F6">
                    <w:rPr>
                      <w:rFonts w:ascii="Arial" w:hAnsi="Arial" w:cs="Arial"/>
                      <w:b/>
                    </w:rPr>
                    <w:t>Lugar de residencia</w:t>
                  </w:r>
                </w:p>
              </w:tc>
            </w:tr>
            <w:tr w:rsidR="008128EA" w:rsidRPr="007C79F6" w14:paraId="036AC333" w14:textId="77777777" w:rsidTr="00C05B53">
              <w:tc>
                <w:tcPr>
                  <w:tcW w:w="728" w:type="dxa"/>
                </w:tcPr>
                <w:p w14:paraId="67D279CB" w14:textId="77777777" w:rsidR="008128EA" w:rsidRPr="007C79F6" w:rsidRDefault="008128EA" w:rsidP="008128EA">
                  <w:pPr>
                    <w:jc w:val="center"/>
                    <w:rPr>
                      <w:rFonts w:ascii="Arial" w:hAnsi="Arial" w:cs="Arial"/>
                    </w:rPr>
                  </w:pPr>
                  <w:r w:rsidRPr="007C79F6">
                    <w:rPr>
                      <w:rFonts w:ascii="Arial" w:hAnsi="Arial" w:cs="Arial"/>
                    </w:rPr>
                    <w:t>1</w:t>
                  </w:r>
                </w:p>
              </w:tc>
              <w:tc>
                <w:tcPr>
                  <w:tcW w:w="3827" w:type="dxa"/>
                </w:tcPr>
                <w:p w14:paraId="10974CDF" w14:textId="77777777" w:rsidR="008128EA" w:rsidRPr="007C79F6" w:rsidRDefault="008128EA" w:rsidP="008128EA">
                  <w:pPr>
                    <w:rPr>
                      <w:rFonts w:ascii="Arial" w:hAnsi="Arial" w:cs="Arial"/>
                    </w:rPr>
                  </w:pPr>
                </w:p>
              </w:tc>
              <w:tc>
                <w:tcPr>
                  <w:tcW w:w="1418" w:type="dxa"/>
                </w:tcPr>
                <w:p w14:paraId="176CBE9C" w14:textId="77777777" w:rsidR="008128EA" w:rsidRPr="007C79F6" w:rsidRDefault="008128EA" w:rsidP="008128EA">
                  <w:pPr>
                    <w:rPr>
                      <w:rFonts w:ascii="Arial" w:hAnsi="Arial" w:cs="Arial"/>
                    </w:rPr>
                  </w:pPr>
                </w:p>
              </w:tc>
              <w:tc>
                <w:tcPr>
                  <w:tcW w:w="2093" w:type="dxa"/>
                </w:tcPr>
                <w:p w14:paraId="41D937F8" w14:textId="77777777" w:rsidR="008128EA" w:rsidRPr="007C79F6" w:rsidRDefault="008128EA" w:rsidP="008128EA">
                  <w:pPr>
                    <w:rPr>
                      <w:rFonts w:ascii="Arial" w:hAnsi="Arial" w:cs="Arial"/>
                    </w:rPr>
                  </w:pPr>
                </w:p>
              </w:tc>
              <w:tc>
                <w:tcPr>
                  <w:tcW w:w="2918" w:type="dxa"/>
                </w:tcPr>
                <w:p w14:paraId="45450201" w14:textId="77777777" w:rsidR="008128EA" w:rsidRPr="007C79F6" w:rsidRDefault="008128EA" w:rsidP="008128EA">
                  <w:pPr>
                    <w:rPr>
                      <w:rFonts w:ascii="Arial" w:hAnsi="Arial" w:cs="Arial"/>
                    </w:rPr>
                  </w:pPr>
                </w:p>
              </w:tc>
            </w:tr>
            <w:tr w:rsidR="008128EA" w:rsidRPr="007C79F6" w14:paraId="174789DD" w14:textId="77777777" w:rsidTr="00C05B53">
              <w:tc>
                <w:tcPr>
                  <w:tcW w:w="728" w:type="dxa"/>
                </w:tcPr>
                <w:p w14:paraId="31CF1F0B" w14:textId="77777777" w:rsidR="008128EA" w:rsidRPr="007C79F6" w:rsidRDefault="008128EA" w:rsidP="008128EA">
                  <w:pPr>
                    <w:jc w:val="center"/>
                    <w:rPr>
                      <w:rFonts w:ascii="Arial" w:hAnsi="Arial" w:cs="Arial"/>
                    </w:rPr>
                  </w:pPr>
                  <w:r w:rsidRPr="007C79F6">
                    <w:rPr>
                      <w:rFonts w:ascii="Arial" w:hAnsi="Arial" w:cs="Arial"/>
                    </w:rPr>
                    <w:t>2</w:t>
                  </w:r>
                </w:p>
              </w:tc>
              <w:tc>
                <w:tcPr>
                  <w:tcW w:w="3827" w:type="dxa"/>
                </w:tcPr>
                <w:p w14:paraId="71E6C694" w14:textId="77777777" w:rsidR="008128EA" w:rsidRPr="007C79F6" w:rsidRDefault="008128EA" w:rsidP="008128EA">
                  <w:pPr>
                    <w:rPr>
                      <w:rFonts w:ascii="Arial" w:hAnsi="Arial" w:cs="Arial"/>
                    </w:rPr>
                  </w:pPr>
                </w:p>
              </w:tc>
              <w:tc>
                <w:tcPr>
                  <w:tcW w:w="1418" w:type="dxa"/>
                </w:tcPr>
                <w:p w14:paraId="3D5D16F3" w14:textId="77777777" w:rsidR="008128EA" w:rsidRPr="007C79F6" w:rsidRDefault="008128EA" w:rsidP="008128EA">
                  <w:pPr>
                    <w:rPr>
                      <w:rFonts w:ascii="Arial" w:hAnsi="Arial" w:cs="Arial"/>
                    </w:rPr>
                  </w:pPr>
                </w:p>
              </w:tc>
              <w:tc>
                <w:tcPr>
                  <w:tcW w:w="2093" w:type="dxa"/>
                </w:tcPr>
                <w:p w14:paraId="3746336E" w14:textId="77777777" w:rsidR="008128EA" w:rsidRPr="007C79F6" w:rsidRDefault="008128EA" w:rsidP="008128EA">
                  <w:pPr>
                    <w:rPr>
                      <w:rFonts w:ascii="Arial" w:hAnsi="Arial" w:cs="Arial"/>
                    </w:rPr>
                  </w:pPr>
                </w:p>
              </w:tc>
              <w:tc>
                <w:tcPr>
                  <w:tcW w:w="2918" w:type="dxa"/>
                </w:tcPr>
                <w:p w14:paraId="1B2FE3EC" w14:textId="77777777" w:rsidR="008128EA" w:rsidRPr="007C79F6" w:rsidRDefault="008128EA" w:rsidP="008128EA">
                  <w:pPr>
                    <w:rPr>
                      <w:rFonts w:ascii="Arial" w:hAnsi="Arial" w:cs="Arial"/>
                    </w:rPr>
                  </w:pPr>
                </w:p>
              </w:tc>
            </w:tr>
            <w:tr w:rsidR="008128EA" w:rsidRPr="007C79F6" w14:paraId="7051B8EA" w14:textId="77777777" w:rsidTr="00C05B53">
              <w:tc>
                <w:tcPr>
                  <w:tcW w:w="728" w:type="dxa"/>
                </w:tcPr>
                <w:p w14:paraId="2E808E72" w14:textId="77777777" w:rsidR="008128EA" w:rsidRPr="007C79F6" w:rsidRDefault="008128EA" w:rsidP="008128EA">
                  <w:pPr>
                    <w:jc w:val="center"/>
                    <w:rPr>
                      <w:rFonts w:ascii="Arial" w:hAnsi="Arial" w:cs="Arial"/>
                    </w:rPr>
                  </w:pPr>
                  <w:r w:rsidRPr="007C79F6">
                    <w:rPr>
                      <w:rFonts w:ascii="Arial" w:hAnsi="Arial" w:cs="Arial"/>
                    </w:rPr>
                    <w:t>3</w:t>
                  </w:r>
                </w:p>
              </w:tc>
              <w:tc>
                <w:tcPr>
                  <w:tcW w:w="3827" w:type="dxa"/>
                </w:tcPr>
                <w:p w14:paraId="14E576DF" w14:textId="77777777" w:rsidR="008128EA" w:rsidRPr="007C79F6" w:rsidRDefault="008128EA" w:rsidP="008128EA">
                  <w:pPr>
                    <w:rPr>
                      <w:rFonts w:ascii="Arial" w:hAnsi="Arial" w:cs="Arial"/>
                    </w:rPr>
                  </w:pPr>
                </w:p>
              </w:tc>
              <w:tc>
                <w:tcPr>
                  <w:tcW w:w="1418" w:type="dxa"/>
                </w:tcPr>
                <w:p w14:paraId="420DF91E" w14:textId="77777777" w:rsidR="008128EA" w:rsidRPr="007C79F6" w:rsidRDefault="008128EA" w:rsidP="008128EA">
                  <w:pPr>
                    <w:rPr>
                      <w:rFonts w:ascii="Arial" w:hAnsi="Arial" w:cs="Arial"/>
                    </w:rPr>
                  </w:pPr>
                </w:p>
              </w:tc>
              <w:tc>
                <w:tcPr>
                  <w:tcW w:w="2093" w:type="dxa"/>
                </w:tcPr>
                <w:p w14:paraId="2D1ABEE7" w14:textId="77777777" w:rsidR="008128EA" w:rsidRPr="007C79F6" w:rsidRDefault="008128EA" w:rsidP="008128EA">
                  <w:pPr>
                    <w:rPr>
                      <w:rFonts w:ascii="Arial" w:hAnsi="Arial" w:cs="Arial"/>
                    </w:rPr>
                  </w:pPr>
                </w:p>
              </w:tc>
              <w:tc>
                <w:tcPr>
                  <w:tcW w:w="2918" w:type="dxa"/>
                </w:tcPr>
                <w:p w14:paraId="761A76EF" w14:textId="77777777" w:rsidR="008128EA" w:rsidRPr="007C79F6" w:rsidRDefault="008128EA" w:rsidP="008128EA">
                  <w:pPr>
                    <w:rPr>
                      <w:rFonts w:ascii="Arial" w:hAnsi="Arial" w:cs="Arial"/>
                    </w:rPr>
                  </w:pPr>
                </w:p>
              </w:tc>
            </w:tr>
            <w:tr w:rsidR="008128EA" w:rsidRPr="007C79F6" w14:paraId="4A5FFE98" w14:textId="77777777" w:rsidTr="00C05B53">
              <w:tc>
                <w:tcPr>
                  <w:tcW w:w="728" w:type="dxa"/>
                </w:tcPr>
                <w:p w14:paraId="0A2FE039" w14:textId="77777777" w:rsidR="008128EA" w:rsidRPr="007C79F6" w:rsidRDefault="008128EA" w:rsidP="008128EA">
                  <w:pPr>
                    <w:jc w:val="center"/>
                    <w:rPr>
                      <w:rFonts w:ascii="Arial" w:hAnsi="Arial" w:cs="Arial"/>
                    </w:rPr>
                  </w:pPr>
                  <w:r w:rsidRPr="007C79F6">
                    <w:rPr>
                      <w:rFonts w:ascii="Arial" w:hAnsi="Arial" w:cs="Arial"/>
                    </w:rPr>
                    <w:t>4</w:t>
                  </w:r>
                </w:p>
              </w:tc>
              <w:tc>
                <w:tcPr>
                  <w:tcW w:w="3827" w:type="dxa"/>
                </w:tcPr>
                <w:p w14:paraId="69B99DE1" w14:textId="77777777" w:rsidR="008128EA" w:rsidRPr="007C79F6" w:rsidRDefault="008128EA" w:rsidP="008128EA">
                  <w:pPr>
                    <w:rPr>
                      <w:rFonts w:ascii="Arial" w:hAnsi="Arial" w:cs="Arial"/>
                    </w:rPr>
                  </w:pPr>
                </w:p>
              </w:tc>
              <w:tc>
                <w:tcPr>
                  <w:tcW w:w="1418" w:type="dxa"/>
                </w:tcPr>
                <w:p w14:paraId="10EAC344" w14:textId="77777777" w:rsidR="008128EA" w:rsidRPr="007C79F6" w:rsidRDefault="008128EA" w:rsidP="008128EA">
                  <w:pPr>
                    <w:rPr>
                      <w:rFonts w:ascii="Arial" w:hAnsi="Arial" w:cs="Arial"/>
                    </w:rPr>
                  </w:pPr>
                </w:p>
              </w:tc>
              <w:tc>
                <w:tcPr>
                  <w:tcW w:w="2093" w:type="dxa"/>
                </w:tcPr>
                <w:p w14:paraId="1951CB37" w14:textId="77777777" w:rsidR="008128EA" w:rsidRPr="007C79F6" w:rsidRDefault="008128EA" w:rsidP="008128EA">
                  <w:pPr>
                    <w:rPr>
                      <w:rFonts w:ascii="Arial" w:hAnsi="Arial" w:cs="Arial"/>
                    </w:rPr>
                  </w:pPr>
                </w:p>
              </w:tc>
              <w:tc>
                <w:tcPr>
                  <w:tcW w:w="2918" w:type="dxa"/>
                </w:tcPr>
                <w:p w14:paraId="71EDC9B4" w14:textId="77777777" w:rsidR="008128EA" w:rsidRPr="007C79F6" w:rsidRDefault="008128EA" w:rsidP="008128EA">
                  <w:pPr>
                    <w:rPr>
                      <w:rFonts w:ascii="Arial" w:hAnsi="Arial" w:cs="Arial"/>
                    </w:rPr>
                  </w:pPr>
                </w:p>
              </w:tc>
            </w:tr>
            <w:tr w:rsidR="008128EA" w:rsidRPr="007C79F6" w14:paraId="1B6CA800" w14:textId="77777777" w:rsidTr="00C05B53">
              <w:tc>
                <w:tcPr>
                  <w:tcW w:w="728" w:type="dxa"/>
                </w:tcPr>
                <w:p w14:paraId="5FB6DEF7" w14:textId="77777777" w:rsidR="008128EA" w:rsidRPr="007C79F6" w:rsidRDefault="008128EA" w:rsidP="008128EA">
                  <w:pPr>
                    <w:jc w:val="center"/>
                    <w:rPr>
                      <w:rFonts w:ascii="Arial" w:hAnsi="Arial" w:cs="Arial"/>
                    </w:rPr>
                  </w:pPr>
                  <w:r w:rsidRPr="007C79F6">
                    <w:rPr>
                      <w:rFonts w:ascii="Arial" w:hAnsi="Arial" w:cs="Arial"/>
                    </w:rPr>
                    <w:t>5</w:t>
                  </w:r>
                </w:p>
              </w:tc>
              <w:tc>
                <w:tcPr>
                  <w:tcW w:w="3827" w:type="dxa"/>
                </w:tcPr>
                <w:p w14:paraId="05948A18" w14:textId="77777777" w:rsidR="008128EA" w:rsidRPr="007C79F6" w:rsidRDefault="008128EA" w:rsidP="008128EA">
                  <w:pPr>
                    <w:rPr>
                      <w:rFonts w:ascii="Arial" w:hAnsi="Arial" w:cs="Arial"/>
                    </w:rPr>
                  </w:pPr>
                </w:p>
              </w:tc>
              <w:tc>
                <w:tcPr>
                  <w:tcW w:w="1418" w:type="dxa"/>
                </w:tcPr>
                <w:p w14:paraId="2E825E76" w14:textId="77777777" w:rsidR="008128EA" w:rsidRPr="007C79F6" w:rsidRDefault="008128EA" w:rsidP="008128EA">
                  <w:pPr>
                    <w:rPr>
                      <w:rFonts w:ascii="Arial" w:hAnsi="Arial" w:cs="Arial"/>
                    </w:rPr>
                  </w:pPr>
                </w:p>
              </w:tc>
              <w:tc>
                <w:tcPr>
                  <w:tcW w:w="2093" w:type="dxa"/>
                </w:tcPr>
                <w:p w14:paraId="5A6EA0FE" w14:textId="77777777" w:rsidR="008128EA" w:rsidRPr="007C79F6" w:rsidRDefault="008128EA" w:rsidP="008128EA">
                  <w:pPr>
                    <w:rPr>
                      <w:rFonts w:ascii="Arial" w:hAnsi="Arial" w:cs="Arial"/>
                    </w:rPr>
                  </w:pPr>
                </w:p>
              </w:tc>
              <w:tc>
                <w:tcPr>
                  <w:tcW w:w="2918" w:type="dxa"/>
                </w:tcPr>
                <w:p w14:paraId="61231F17" w14:textId="77777777" w:rsidR="008128EA" w:rsidRPr="007C79F6" w:rsidRDefault="008128EA" w:rsidP="008128EA">
                  <w:pPr>
                    <w:rPr>
                      <w:rFonts w:ascii="Arial" w:hAnsi="Arial" w:cs="Arial"/>
                    </w:rPr>
                  </w:pPr>
                </w:p>
              </w:tc>
            </w:tr>
            <w:tr w:rsidR="008128EA" w:rsidRPr="007C79F6" w14:paraId="6E941753" w14:textId="77777777" w:rsidTr="00C05B53">
              <w:tc>
                <w:tcPr>
                  <w:tcW w:w="728" w:type="dxa"/>
                </w:tcPr>
                <w:p w14:paraId="3275B808" w14:textId="77777777" w:rsidR="008128EA" w:rsidRPr="007C79F6" w:rsidRDefault="008128EA" w:rsidP="008128EA">
                  <w:pPr>
                    <w:jc w:val="center"/>
                    <w:rPr>
                      <w:rFonts w:ascii="Arial" w:hAnsi="Arial" w:cs="Arial"/>
                    </w:rPr>
                  </w:pPr>
                  <w:r w:rsidRPr="007C79F6">
                    <w:rPr>
                      <w:rFonts w:ascii="Arial" w:hAnsi="Arial" w:cs="Arial"/>
                    </w:rPr>
                    <w:t>6</w:t>
                  </w:r>
                </w:p>
              </w:tc>
              <w:tc>
                <w:tcPr>
                  <w:tcW w:w="3827" w:type="dxa"/>
                </w:tcPr>
                <w:p w14:paraId="6921CEF0" w14:textId="77777777" w:rsidR="008128EA" w:rsidRPr="007C79F6" w:rsidRDefault="008128EA" w:rsidP="008128EA">
                  <w:pPr>
                    <w:rPr>
                      <w:rFonts w:ascii="Arial" w:hAnsi="Arial" w:cs="Arial"/>
                    </w:rPr>
                  </w:pPr>
                </w:p>
              </w:tc>
              <w:tc>
                <w:tcPr>
                  <w:tcW w:w="1418" w:type="dxa"/>
                </w:tcPr>
                <w:p w14:paraId="510CCAB1" w14:textId="77777777" w:rsidR="008128EA" w:rsidRPr="007C79F6" w:rsidRDefault="008128EA" w:rsidP="008128EA">
                  <w:pPr>
                    <w:rPr>
                      <w:rFonts w:ascii="Arial" w:hAnsi="Arial" w:cs="Arial"/>
                    </w:rPr>
                  </w:pPr>
                </w:p>
              </w:tc>
              <w:tc>
                <w:tcPr>
                  <w:tcW w:w="2093" w:type="dxa"/>
                </w:tcPr>
                <w:p w14:paraId="72C8CBA7" w14:textId="77777777" w:rsidR="008128EA" w:rsidRPr="007C79F6" w:rsidRDefault="008128EA" w:rsidP="008128EA">
                  <w:pPr>
                    <w:rPr>
                      <w:rFonts w:ascii="Arial" w:hAnsi="Arial" w:cs="Arial"/>
                    </w:rPr>
                  </w:pPr>
                </w:p>
              </w:tc>
              <w:tc>
                <w:tcPr>
                  <w:tcW w:w="2918" w:type="dxa"/>
                </w:tcPr>
                <w:p w14:paraId="1C39C054" w14:textId="77777777" w:rsidR="008128EA" w:rsidRPr="007C79F6" w:rsidRDefault="008128EA" w:rsidP="008128EA">
                  <w:pPr>
                    <w:rPr>
                      <w:rFonts w:ascii="Arial" w:hAnsi="Arial" w:cs="Arial"/>
                    </w:rPr>
                  </w:pPr>
                </w:p>
              </w:tc>
            </w:tr>
            <w:tr w:rsidR="008128EA" w:rsidRPr="007C79F6" w14:paraId="6DC9FD8B" w14:textId="77777777" w:rsidTr="00C05B53">
              <w:tc>
                <w:tcPr>
                  <w:tcW w:w="728" w:type="dxa"/>
                </w:tcPr>
                <w:p w14:paraId="424FCFED" w14:textId="77777777" w:rsidR="008128EA" w:rsidRPr="007C79F6" w:rsidRDefault="008128EA" w:rsidP="008128EA">
                  <w:pPr>
                    <w:jc w:val="center"/>
                    <w:rPr>
                      <w:rFonts w:ascii="Arial" w:hAnsi="Arial" w:cs="Arial"/>
                    </w:rPr>
                  </w:pPr>
                  <w:r w:rsidRPr="007C79F6">
                    <w:rPr>
                      <w:rFonts w:ascii="Arial" w:hAnsi="Arial" w:cs="Arial"/>
                    </w:rPr>
                    <w:t>7</w:t>
                  </w:r>
                </w:p>
              </w:tc>
              <w:tc>
                <w:tcPr>
                  <w:tcW w:w="3827" w:type="dxa"/>
                </w:tcPr>
                <w:p w14:paraId="0AE88BD8" w14:textId="77777777" w:rsidR="008128EA" w:rsidRPr="007C79F6" w:rsidRDefault="008128EA" w:rsidP="008128EA">
                  <w:pPr>
                    <w:rPr>
                      <w:rFonts w:ascii="Arial" w:hAnsi="Arial" w:cs="Arial"/>
                    </w:rPr>
                  </w:pPr>
                </w:p>
              </w:tc>
              <w:tc>
                <w:tcPr>
                  <w:tcW w:w="1418" w:type="dxa"/>
                </w:tcPr>
                <w:p w14:paraId="1649A1A8" w14:textId="77777777" w:rsidR="008128EA" w:rsidRPr="007C79F6" w:rsidRDefault="008128EA" w:rsidP="008128EA">
                  <w:pPr>
                    <w:rPr>
                      <w:rFonts w:ascii="Arial" w:hAnsi="Arial" w:cs="Arial"/>
                    </w:rPr>
                  </w:pPr>
                </w:p>
              </w:tc>
              <w:tc>
                <w:tcPr>
                  <w:tcW w:w="2093" w:type="dxa"/>
                </w:tcPr>
                <w:p w14:paraId="21CB68C0" w14:textId="77777777" w:rsidR="008128EA" w:rsidRPr="007C79F6" w:rsidRDefault="008128EA" w:rsidP="008128EA">
                  <w:pPr>
                    <w:rPr>
                      <w:rFonts w:ascii="Arial" w:hAnsi="Arial" w:cs="Arial"/>
                    </w:rPr>
                  </w:pPr>
                </w:p>
              </w:tc>
              <w:tc>
                <w:tcPr>
                  <w:tcW w:w="2918" w:type="dxa"/>
                </w:tcPr>
                <w:p w14:paraId="137E4281" w14:textId="77777777" w:rsidR="008128EA" w:rsidRPr="007C79F6" w:rsidRDefault="008128EA" w:rsidP="008128EA">
                  <w:pPr>
                    <w:rPr>
                      <w:rFonts w:ascii="Arial" w:hAnsi="Arial" w:cs="Arial"/>
                    </w:rPr>
                  </w:pPr>
                </w:p>
              </w:tc>
            </w:tr>
          </w:tbl>
          <w:p w14:paraId="6C41FC43" w14:textId="77777777" w:rsidR="00574CF2" w:rsidRDefault="00574CF2" w:rsidP="00C05B53"/>
          <w:p w14:paraId="7B9208EF" w14:textId="220DA6C5" w:rsidR="00AA5EE0" w:rsidRPr="00AA5EE0" w:rsidRDefault="00AA5EE0" w:rsidP="00C05B53">
            <w:pPr>
              <w:rPr>
                <w:b/>
                <w:bCs/>
              </w:rPr>
            </w:pPr>
            <w:r w:rsidRPr="00AA5EE0">
              <w:rPr>
                <w:b/>
                <w:bCs/>
              </w:rPr>
              <w:t>En caso de ser Persona en Proceso de Reincorporación diligencie la siguiente información:</w:t>
            </w:r>
          </w:p>
          <w:p w14:paraId="08771242" w14:textId="77777777" w:rsidR="00AA5EE0" w:rsidRDefault="00AA5EE0" w:rsidP="00C05B53"/>
          <w:tbl>
            <w:tblPr>
              <w:tblStyle w:val="Tablaconcuadrcula"/>
              <w:tblW w:w="0" w:type="auto"/>
              <w:tblLook w:val="04A0" w:firstRow="1" w:lastRow="0" w:firstColumn="1" w:lastColumn="0" w:noHBand="0" w:noVBand="1"/>
            </w:tblPr>
            <w:tblGrid>
              <w:gridCol w:w="5411"/>
              <w:gridCol w:w="5137"/>
            </w:tblGrid>
            <w:tr w:rsidR="006E7A8D" w14:paraId="6FE21181" w14:textId="77777777" w:rsidTr="39008FE9">
              <w:tc>
                <w:tcPr>
                  <w:tcW w:w="10548" w:type="dxa"/>
                  <w:gridSpan w:val="2"/>
                  <w:shd w:val="clear" w:color="auto" w:fill="ADADAD" w:themeFill="background2" w:themeFillShade="BF"/>
                </w:tcPr>
                <w:p w14:paraId="227B5113" w14:textId="15FFB12E" w:rsidR="006E7A8D" w:rsidRPr="006E7A8D" w:rsidRDefault="006E7A8D" w:rsidP="006E7A8D">
                  <w:pPr>
                    <w:jc w:val="center"/>
                    <w:rPr>
                      <w:b/>
                      <w:bCs/>
                    </w:rPr>
                  </w:pPr>
                  <w:r w:rsidRPr="3756B660">
                    <w:rPr>
                      <w:b/>
                    </w:rPr>
                    <w:t>ACTIVIDADES  ECONÓMICA</w:t>
                  </w:r>
                  <w:r w:rsidR="00146885">
                    <w:rPr>
                      <w:b/>
                    </w:rPr>
                    <w:t>S</w:t>
                  </w:r>
                </w:p>
              </w:tc>
            </w:tr>
            <w:tr w:rsidR="0030703E" w14:paraId="2E15D2B5" w14:textId="77777777" w:rsidTr="0030703E">
              <w:tc>
                <w:tcPr>
                  <w:tcW w:w="5411" w:type="dxa"/>
                </w:tcPr>
                <w:p w14:paraId="4EC66644" w14:textId="2D85BA70" w:rsidR="0030703E" w:rsidRDefault="00AA3D4F" w:rsidP="00C05B53">
                  <w:r>
                    <w:t>Fuentes principal de ingresos</w:t>
                  </w:r>
                </w:p>
              </w:tc>
              <w:tc>
                <w:tcPr>
                  <w:tcW w:w="5137" w:type="dxa"/>
                </w:tcPr>
                <w:p w14:paraId="4D5AC3C9" w14:textId="77777777" w:rsidR="0030703E" w:rsidRDefault="0030703E" w:rsidP="00C05B53"/>
              </w:tc>
            </w:tr>
            <w:tr w:rsidR="003B0030" w14:paraId="1EBD3C4B" w14:textId="77777777" w:rsidTr="0030703E">
              <w:tc>
                <w:tcPr>
                  <w:tcW w:w="5411" w:type="dxa"/>
                </w:tcPr>
                <w:p w14:paraId="439E37C2" w14:textId="43C1B685" w:rsidR="003B0030" w:rsidRDefault="003B0030" w:rsidP="00C05B53">
                  <w:r>
                    <w:t>¿Se encuentra empleado?</w:t>
                  </w:r>
                </w:p>
              </w:tc>
              <w:tc>
                <w:tcPr>
                  <w:tcW w:w="5137" w:type="dxa"/>
                </w:tcPr>
                <w:p w14:paraId="27CDD6FC" w14:textId="77777777" w:rsidR="003B0030" w:rsidRDefault="003B0030" w:rsidP="00C05B53"/>
              </w:tc>
            </w:tr>
            <w:tr w:rsidR="003B0030" w14:paraId="60F9E7E6" w14:textId="77777777" w:rsidTr="0030703E">
              <w:tc>
                <w:tcPr>
                  <w:tcW w:w="5411" w:type="dxa"/>
                </w:tcPr>
                <w:p w14:paraId="4481DA90" w14:textId="726EF8E1" w:rsidR="003B0030" w:rsidRDefault="003B0030" w:rsidP="00C05B53">
                  <w:r>
                    <w:t>¿Es persona de protección?</w:t>
                  </w:r>
                </w:p>
              </w:tc>
              <w:tc>
                <w:tcPr>
                  <w:tcW w:w="5137" w:type="dxa"/>
                </w:tcPr>
                <w:p w14:paraId="44AAA147" w14:textId="77777777" w:rsidR="003B0030" w:rsidRDefault="003B0030" w:rsidP="00C05B53"/>
              </w:tc>
            </w:tr>
            <w:tr w:rsidR="00675B4E" w14:paraId="19188CCD" w14:textId="77777777" w:rsidTr="0030703E">
              <w:tc>
                <w:tcPr>
                  <w:tcW w:w="5411" w:type="dxa"/>
                </w:tcPr>
                <w:p w14:paraId="5525C92E" w14:textId="0EEACD14" w:rsidR="00675B4E" w:rsidRDefault="00675B4E" w:rsidP="00C05B53">
                  <w:r>
                    <w:t>Nombre del proyecto productivo</w:t>
                  </w:r>
                  <w:r w:rsidR="00257943">
                    <w:t xml:space="preserve"> (ARN)</w:t>
                  </w:r>
                </w:p>
              </w:tc>
              <w:tc>
                <w:tcPr>
                  <w:tcW w:w="5137" w:type="dxa"/>
                </w:tcPr>
                <w:p w14:paraId="25A3D469" w14:textId="54A5ABF9" w:rsidR="00675B4E" w:rsidRDefault="00675B4E" w:rsidP="00C05B53"/>
              </w:tc>
            </w:tr>
            <w:tr w:rsidR="0030703E" w14:paraId="70BB33AE" w14:textId="77777777" w:rsidTr="0030703E">
              <w:tc>
                <w:tcPr>
                  <w:tcW w:w="5411" w:type="dxa"/>
                </w:tcPr>
                <w:p w14:paraId="52C2E648" w14:textId="6AD5DF71" w:rsidR="0030703E" w:rsidRDefault="000523A5" w:rsidP="00C05B53">
                  <w:r>
                    <w:t>¿El proyecto productivo se encuentra activo?</w:t>
                  </w:r>
                </w:p>
              </w:tc>
              <w:tc>
                <w:tcPr>
                  <w:tcW w:w="5137" w:type="dxa"/>
                </w:tcPr>
                <w:p w14:paraId="1A09457B" w14:textId="77777777" w:rsidR="0030703E" w:rsidRDefault="0030703E" w:rsidP="00C05B53"/>
              </w:tc>
            </w:tr>
            <w:tr w:rsidR="000523A5" w14:paraId="2B0F48C3" w14:textId="77777777" w:rsidTr="0030703E">
              <w:tc>
                <w:tcPr>
                  <w:tcW w:w="5411" w:type="dxa"/>
                </w:tcPr>
                <w:p w14:paraId="21E9EB08" w14:textId="20873F32" w:rsidR="000523A5" w:rsidRDefault="00B0087E" w:rsidP="00C05B53">
                  <w:r>
                    <w:t>En caso de no es</w:t>
                  </w:r>
                  <w:r w:rsidR="00B6091B">
                    <w:t>tar activo explique el motivo.</w:t>
                  </w:r>
                </w:p>
              </w:tc>
              <w:tc>
                <w:tcPr>
                  <w:tcW w:w="5137" w:type="dxa"/>
                </w:tcPr>
                <w:p w14:paraId="25EA5D70" w14:textId="77777777" w:rsidR="000523A5" w:rsidRDefault="000523A5" w:rsidP="00C05B53"/>
              </w:tc>
            </w:tr>
            <w:tr w:rsidR="0030703E" w14:paraId="196E718A" w14:textId="77777777" w:rsidTr="0030703E">
              <w:tc>
                <w:tcPr>
                  <w:tcW w:w="5411" w:type="dxa"/>
                </w:tcPr>
                <w:p w14:paraId="7005740A" w14:textId="358C506F" w:rsidR="0030703E" w:rsidRDefault="000523A5" w:rsidP="00C05B53">
                  <w:r>
                    <w:t>¿Cuál es la actividad económica del proyecto productivo?</w:t>
                  </w:r>
                </w:p>
              </w:tc>
              <w:tc>
                <w:tcPr>
                  <w:tcW w:w="5137" w:type="dxa"/>
                </w:tcPr>
                <w:p w14:paraId="1C418A97" w14:textId="77777777" w:rsidR="0030703E" w:rsidRDefault="0030703E" w:rsidP="00C05B53"/>
              </w:tc>
            </w:tr>
            <w:tr w:rsidR="0030703E" w14:paraId="1641CBFD" w14:textId="77777777" w:rsidTr="0030703E">
              <w:tc>
                <w:tcPr>
                  <w:tcW w:w="5411" w:type="dxa"/>
                </w:tcPr>
                <w:p w14:paraId="01618279" w14:textId="6AAF27F4" w:rsidR="0030703E" w:rsidRDefault="006B18A2" w:rsidP="00C05B53">
                  <w:r>
                    <w:t>¿</w:t>
                  </w:r>
                  <w:r w:rsidR="00DE7BE7">
                    <w:t xml:space="preserve">El proyecto productivo es colectivo </w:t>
                  </w:r>
                  <w:r w:rsidR="00675B4E">
                    <w:t>o individual?</w:t>
                  </w:r>
                </w:p>
              </w:tc>
              <w:tc>
                <w:tcPr>
                  <w:tcW w:w="5137" w:type="dxa"/>
                </w:tcPr>
                <w:p w14:paraId="14D6FA02" w14:textId="77777777" w:rsidR="0030703E" w:rsidRDefault="0030703E" w:rsidP="00C05B53"/>
              </w:tc>
            </w:tr>
            <w:tr w:rsidR="0030703E" w14:paraId="3054211B" w14:textId="77777777" w:rsidTr="0030703E">
              <w:tc>
                <w:tcPr>
                  <w:tcW w:w="5411" w:type="dxa"/>
                </w:tcPr>
                <w:p w14:paraId="6D3983D9" w14:textId="4C3CE37D" w:rsidR="0030703E" w:rsidRDefault="000A7EA2" w:rsidP="00C05B53">
                  <w:r>
                    <w:t>¿</w:t>
                  </w:r>
                  <w:r w:rsidR="00401856">
                    <w:t>El proyecto productivo está vinculado</w:t>
                  </w:r>
                  <w:r w:rsidR="006B18A2">
                    <w:t xml:space="preserve"> a alguna organización gremial</w:t>
                  </w:r>
                  <w:r>
                    <w:t>?</w:t>
                  </w:r>
                </w:p>
              </w:tc>
              <w:tc>
                <w:tcPr>
                  <w:tcW w:w="5137" w:type="dxa"/>
                </w:tcPr>
                <w:p w14:paraId="52841630" w14:textId="77777777" w:rsidR="0030703E" w:rsidRDefault="0030703E" w:rsidP="00C05B53"/>
              </w:tc>
            </w:tr>
            <w:tr w:rsidR="00CD49A5" w14:paraId="542315D1" w14:textId="77777777" w:rsidTr="0030703E">
              <w:tc>
                <w:tcPr>
                  <w:tcW w:w="5411" w:type="dxa"/>
                </w:tcPr>
                <w:p w14:paraId="382AC525" w14:textId="42195392" w:rsidR="00CD49A5" w:rsidRDefault="00CD49A5" w:rsidP="00C05B53">
                  <w:r>
                    <w:t>Nombre de la organización gremial</w:t>
                  </w:r>
                </w:p>
              </w:tc>
              <w:tc>
                <w:tcPr>
                  <w:tcW w:w="5137" w:type="dxa"/>
                </w:tcPr>
                <w:p w14:paraId="5BD9F89A" w14:textId="77777777" w:rsidR="00CD49A5" w:rsidRDefault="00CD49A5" w:rsidP="00C05B53"/>
              </w:tc>
            </w:tr>
            <w:tr w:rsidR="0030703E" w14:paraId="61329295" w14:textId="77777777" w:rsidTr="0030703E">
              <w:tc>
                <w:tcPr>
                  <w:tcW w:w="5411" w:type="dxa"/>
                </w:tcPr>
                <w:p w14:paraId="77B154B0" w14:textId="5BD9C57E" w:rsidR="0030703E" w:rsidRDefault="000A7EA2" w:rsidP="00C05B53">
                  <w:r>
                    <w:t>¿</w:t>
                  </w:r>
                  <w:r w:rsidR="006B18A2">
                    <w:t>Reside en el mismo lugar donde</w:t>
                  </w:r>
                  <w:r>
                    <w:t xml:space="preserve"> tiene el proyecto</w:t>
                  </w:r>
                  <w:r w:rsidR="00081D08">
                    <w:t xml:space="preserve"> productivo</w:t>
                  </w:r>
                  <w:r>
                    <w:t>?</w:t>
                  </w:r>
                </w:p>
              </w:tc>
              <w:tc>
                <w:tcPr>
                  <w:tcW w:w="5137" w:type="dxa"/>
                </w:tcPr>
                <w:p w14:paraId="690ADFA4" w14:textId="77777777" w:rsidR="0030703E" w:rsidRDefault="0030703E" w:rsidP="00C05B53"/>
              </w:tc>
            </w:tr>
          </w:tbl>
          <w:p w14:paraId="1675B6E6" w14:textId="77777777" w:rsidR="00812B78" w:rsidRDefault="00812B78" w:rsidP="00C05B53"/>
          <w:tbl>
            <w:tblPr>
              <w:tblStyle w:val="Tablaconcuadrcula"/>
              <w:tblW w:w="0" w:type="auto"/>
              <w:tblLook w:val="04A0" w:firstRow="1" w:lastRow="0" w:firstColumn="1" w:lastColumn="0" w:noHBand="0" w:noVBand="1"/>
            </w:tblPr>
            <w:tblGrid>
              <w:gridCol w:w="2441"/>
              <w:gridCol w:w="2469"/>
              <w:gridCol w:w="500"/>
              <w:gridCol w:w="2304"/>
              <w:gridCol w:w="399"/>
              <w:gridCol w:w="2105"/>
              <w:gridCol w:w="330"/>
            </w:tblGrid>
            <w:tr w:rsidR="00066654" w14:paraId="248B3B83" w14:textId="77777777" w:rsidTr="3ADA4D9D">
              <w:tc>
                <w:tcPr>
                  <w:tcW w:w="10548" w:type="dxa"/>
                  <w:gridSpan w:val="7"/>
                  <w:shd w:val="clear" w:color="auto" w:fill="ADADAD" w:themeFill="background2" w:themeFillShade="BF"/>
                </w:tcPr>
                <w:p w14:paraId="551F1591" w14:textId="3CF0E495" w:rsidR="00066654" w:rsidRPr="006E7A8D" w:rsidRDefault="00066654" w:rsidP="00066654">
                  <w:pPr>
                    <w:jc w:val="center"/>
                    <w:rPr>
                      <w:b/>
                      <w:bCs/>
                    </w:rPr>
                  </w:pPr>
                  <w:r w:rsidRPr="39008FE9">
                    <w:rPr>
                      <w:b/>
                    </w:rPr>
                    <w:t>ACTIVIDADES POLÍTICA</w:t>
                  </w:r>
                  <w:r w:rsidR="00146885">
                    <w:rPr>
                      <w:b/>
                    </w:rPr>
                    <w:t>S</w:t>
                  </w:r>
                  <w:r w:rsidRPr="39008FE9">
                    <w:rPr>
                      <w:b/>
                    </w:rPr>
                    <w:t xml:space="preserve"> Y </w:t>
                  </w:r>
                  <w:r w:rsidR="003B5B9A">
                    <w:rPr>
                      <w:b/>
                    </w:rPr>
                    <w:t>SOCIAL</w:t>
                  </w:r>
                  <w:r w:rsidR="00146885">
                    <w:rPr>
                      <w:b/>
                    </w:rPr>
                    <w:t>ES</w:t>
                  </w:r>
                </w:p>
              </w:tc>
            </w:tr>
            <w:tr w:rsidR="00066654" w14:paraId="22597767" w14:textId="77777777" w:rsidTr="00AA5EE0">
              <w:tc>
                <w:tcPr>
                  <w:tcW w:w="5410" w:type="dxa"/>
                  <w:gridSpan w:val="3"/>
                </w:tcPr>
                <w:p w14:paraId="0C76D048" w14:textId="7A4E42E8" w:rsidR="00066654" w:rsidRDefault="00694B57" w:rsidP="00066654">
                  <w:r>
                    <w:t>¿</w:t>
                  </w:r>
                  <w:r w:rsidR="00A44838">
                    <w:t>Participa en TOAR, actividades de la UBPD</w:t>
                  </w:r>
                  <w:r w:rsidR="003A6546">
                    <w:t xml:space="preserve">, </w:t>
                  </w:r>
                  <w:r w:rsidR="00EA5261">
                    <w:t>Desminado Humanitario</w:t>
                  </w:r>
                  <w:r w:rsidR="000F2BD1">
                    <w:t xml:space="preserve"> y/o </w:t>
                  </w:r>
                  <w:r w:rsidR="00EA5261">
                    <w:t>PNIS?</w:t>
                  </w:r>
                </w:p>
              </w:tc>
              <w:tc>
                <w:tcPr>
                  <w:tcW w:w="5138" w:type="dxa"/>
                  <w:gridSpan w:val="4"/>
                </w:tcPr>
                <w:p w14:paraId="45211CC4" w14:textId="77777777" w:rsidR="00066654" w:rsidRDefault="00066654" w:rsidP="00066654"/>
              </w:tc>
            </w:tr>
            <w:tr w:rsidR="00066654" w14:paraId="4CF68E7E" w14:textId="77777777" w:rsidTr="00AA5EE0">
              <w:tc>
                <w:tcPr>
                  <w:tcW w:w="5410" w:type="dxa"/>
                  <w:gridSpan w:val="3"/>
                </w:tcPr>
                <w:p w14:paraId="5D4668FB" w14:textId="74964302" w:rsidR="00066654" w:rsidRDefault="00EA5261" w:rsidP="00066654">
                  <w:r>
                    <w:t>¿</w:t>
                  </w:r>
                  <w:r w:rsidR="0097344E">
                    <w:t>Cual</w:t>
                  </w:r>
                  <w:r>
                    <w:t>?</w:t>
                  </w:r>
                </w:p>
              </w:tc>
              <w:tc>
                <w:tcPr>
                  <w:tcW w:w="5138" w:type="dxa"/>
                  <w:gridSpan w:val="4"/>
                </w:tcPr>
                <w:p w14:paraId="713658B8" w14:textId="77777777" w:rsidR="00066654" w:rsidRDefault="00066654" w:rsidP="00066654"/>
              </w:tc>
            </w:tr>
            <w:tr w:rsidR="00066654" w14:paraId="2480260E" w14:textId="77777777" w:rsidTr="00AA5EE0">
              <w:tc>
                <w:tcPr>
                  <w:tcW w:w="5410" w:type="dxa"/>
                  <w:gridSpan w:val="3"/>
                </w:tcPr>
                <w:p w14:paraId="29C55729" w14:textId="099C1925" w:rsidR="00066654" w:rsidRDefault="000F2BD1" w:rsidP="00066654">
                  <w:r>
                    <w:t>¿Comparece ante la Jurisdicción Especial para la Paz?</w:t>
                  </w:r>
                </w:p>
              </w:tc>
              <w:tc>
                <w:tcPr>
                  <w:tcW w:w="5138" w:type="dxa"/>
                  <w:gridSpan w:val="4"/>
                </w:tcPr>
                <w:p w14:paraId="12AD7C24" w14:textId="77777777" w:rsidR="00066654" w:rsidRDefault="00066654" w:rsidP="00066654"/>
              </w:tc>
            </w:tr>
            <w:tr w:rsidR="00AA5EE0" w14:paraId="006962EF" w14:textId="0BB7D709" w:rsidTr="00AA5EE0">
              <w:tc>
                <w:tcPr>
                  <w:tcW w:w="2441" w:type="dxa"/>
                </w:tcPr>
                <w:p w14:paraId="2E43E205" w14:textId="219FD0A4" w:rsidR="00AA5EE0" w:rsidRDefault="00AA5EE0" w:rsidP="00066654">
                  <w:r>
                    <w:t>Tipo de comparecencia</w:t>
                  </w:r>
                </w:p>
              </w:tc>
              <w:tc>
                <w:tcPr>
                  <w:tcW w:w="2469" w:type="dxa"/>
                </w:tcPr>
                <w:p w14:paraId="7D42A2B8" w14:textId="0867DCBF" w:rsidR="00AA5EE0" w:rsidRDefault="00AA5EE0" w:rsidP="00066654">
                  <w:r>
                    <w:t>Máximo responsable</w:t>
                  </w:r>
                </w:p>
              </w:tc>
              <w:tc>
                <w:tcPr>
                  <w:tcW w:w="500" w:type="dxa"/>
                </w:tcPr>
                <w:p w14:paraId="02D41B02" w14:textId="77777777" w:rsidR="00AA5EE0" w:rsidRDefault="00AA5EE0" w:rsidP="00066654"/>
              </w:tc>
              <w:tc>
                <w:tcPr>
                  <w:tcW w:w="2304" w:type="dxa"/>
                </w:tcPr>
                <w:p w14:paraId="56064D3B" w14:textId="6DFC5AB1" w:rsidR="00AA5EE0" w:rsidRDefault="00AA5EE0" w:rsidP="00066654">
                  <w:r>
                    <w:t>Forzoso</w:t>
                  </w:r>
                </w:p>
              </w:tc>
              <w:tc>
                <w:tcPr>
                  <w:tcW w:w="399" w:type="dxa"/>
                </w:tcPr>
                <w:p w14:paraId="73A79752" w14:textId="77777777" w:rsidR="00AA5EE0" w:rsidRDefault="00AA5EE0" w:rsidP="00066654"/>
              </w:tc>
              <w:tc>
                <w:tcPr>
                  <w:tcW w:w="2105" w:type="dxa"/>
                </w:tcPr>
                <w:p w14:paraId="387B3E3C" w14:textId="5BAD76C6" w:rsidR="00AA5EE0" w:rsidRDefault="00AA5EE0" w:rsidP="00AA5EE0">
                  <w:pPr>
                    <w:jc w:val="center"/>
                  </w:pPr>
                  <w:r>
                    <w:t>Voluntario</w:t>
                  </w:r>
                </w:p>
              </w:tc>
              <w:tc>
                <w:tcPr>
                  <w:tcW w:w="330" w:type="dxa"/>
                </w:tcPr>
                <w:p w14:paraId="26C12413" w14:textId="77777777" w:rsidR="00AA5EE0" w:rsidRDefault="00AA5EE0" w:rsidP="00066654"/>
              </w:tc>
            </w:tr>
            <w:tr w:rsidR="00BF3E14" w14:paraId="31AF9868" w14:textId="77777777" w:rsidTr="00AA5EE0">
              <w:tc>
                <w:tcPr>
                  <w:tcW w:w="5410" w:type="dxa"/>
                  <w:gridSpan w:val="3"/>
                </w:tcPr>
                <w:p w14:paraId="7A5E77FF" w14:textId="387692DE" w:rsidR="00BF3E14" w:rsidRDefault="00BF3E14" w:rsidP="00066654">
                  <w:r>
                    <w:t>¿Es victima ante la JEP?</w:t>
                  </w:r>
                </w:p>
              </w:tc>
              <w:tc>
                <w:tcPr>
                  <w:tcW w:w="5138" w:type="dxa"/>
                  <w:gridSpan w:val="4"/>
                </w:tcPr>
                <w:p w14:paraId="152E70F1" w14:textId="77777777" w:rsidR="00BF3E14" w:rsidRDefault="00BF3E14" w:rsidP="00066654"/>
              </w:tc>
            </w:tr>
            <w:tr w:rsidR="00066654" w14:paraId="343D266E" w14:textId="77777777" w:rsidTr="00AA5EE0">
              <w:tc>
                <w:tcPr>
                  <w:tcW w:w="5410" w:type="dxa"/>
                  <w:gridSpan w:val="3"/>
                </w:tcPr>
                <w:p w14:paraId="6340AAAB" w14:textId="71E380B7" w:rsidR="00066654" w:rsidRDefault="000F2BD1" w:rsidP="00066654">
                  <w:r>
                    <w:lastRenderedPageBreak/>
                    <w:t>En caso de ser compareciente</w:t>
                  </w:r>
                  <w:r w:rsidR="00BF3E14">
                    <w:t xml:space="preserve"> o victima</w:t>
                  </w:r>
                  <w:r>
                    <w:t xml:space="preserve"> ante la JEP Refiera el Macro caso.</w:t>
                  </w:r>
                </w:p>
              </w:tc>
              <w:tc>
                <w:tcPr>
                  <w:tcW w:w="5138" w:type="dxa"/>
                  <w:gridSpan w:val="4"/>
                </w:tcPr>
                <w:p w14:paraId="42E05C2E" w14:textId="77777777" w:rsidR="00066654" w:rsidRDefault="00066654" w:rsidP="00066654"/>
              </w:tc>
            </w:tr>
            <w:tr w:rsidR="00066654" w14:paraId="1D6EFD34" w14:textId="77777777" w:rsidTr="00AA5EE0">
              <w:tc>
                <w:tcPr>
                  <w:tcW w:w="5410" w:type="dxa"/>
                  <w:gridSpan w:val="3"/>
                </w:tcPr>
                <w:p w14:paraId="28F81C02" w14:textId="6568274A" w:rsidR="001263D8" w:rsidRDefault="00B10AA7" w:rsidP="00066654">
                  <w:r>
                    <w:t>¿</w:t>
                  </w:r>
                  <w:r w:rsidR="00584538">
                    <w:t>Pertenece a alguna organización</w:t>
                  </w:r>
                  <w:r>
                    <w:t xml:space="preserve"> social, movimiento o partido político?</w:t>
                  </w:r>
                </w:p>
              </w:tc>
              <w:tc>
                <w:tcPr>
                  <w:tcW w:w="5138" w:type="dxa"/>
                  <w:gridSpan w:val="4"/>
                </w:tcPr>
                <w:p w14:paraId="51574E98" w14:textId="77777777" w:rsidR="00066654" w:rsidRDefault="00066654" w:rsidP="00066654"/>
              </w:tc>
            </w:tr>
            <w:tr w:rsidR="00066654" w14:paraId="7E2A7784" w14:textId="77777777" w:rsidTr="00AA5EE0">
              <w:tc>
                <w:tcPr>
                  <w:tcW w:w="5410" w:type="dxa"/>
                  <w:gridSpan w:val="3"/>
                </w:tcPr>
                <w:p w14:paraId="45F48184" w14:textId="4F5DA3D8" w:rsidR="00066654" w:rsidRDefault="00E43014" w:rsidP="00066654">
                  <w:r>
                    <w:t>Nombre de la colectividad</w:t>
                  </w:r>
                </w:p>
              </w:tc>
              <w:tc>
                <w:tcPr>
                  <w:tcW w:w="5138" w:type="dxa"/>
                  <w:gridSpan w:val="4"/>
                </w:tcPr>
                <w:p w14:paraId="501985AF" w14:textId="77777777" w:rsidR="00066654" w:rsidRDefault="00066654" w:rsidP="00066654"/>
              </w:tc>
            </w:tr>
            <w:tr w:rsidR="00066654" w14:paraId="6FD8C53E" w14:textId="77777777" w:rsidTr="00AA5EE0">
              <w:tc>
                <w:tcPr>
                  <w:tcW w:w="5410" w:type="dxa"/>
                  <w:gridSpan w:val="3"/>
                </w:tcPr>
                <w:p w14:paraId="3E380734" w14:textId="61986D8F" w:rsidR="00066654" w:rsidRDefault="00E43014" w:rsidP="00066654">
                  <w:r>
                    <w:t>Naturaleza de la colectividad</w:t>
                  </w:r>
                </w:p>
              </w:tc>
              <w:tc>
                <w:tcPr>
                  <w:tcW w:w="5138" w:type="dxa"/>
                  <w:gridSpan w:val="4"/>
                </w:tcPr>
                <w:p w14:paraId="0679204C" w14:textId="77777777" w:rsidR="00066654" w:rsidRDefault="00066654" w:rsidP="00066654"/>
              </w:tc>
            </w:tr>
            <w:tr w:rsidR="00066654" w14:paraId="32EE1539" w14:textId="77777777" w:rsidTr="00AA5EE0">
              <w:tc>
                <w:tcPr>
                  <w:tcW w:w="5410" w:type="dxa"/>
                  <w:gridSpan w:val="3"/>
                </w:tcPr>
                <w:p w14:paraId="6A13E038" w14:textId="0374B297" w:rsidR="00066654" w:rsidRDefault="005E1B75" w:rsidP="00066654">
                  <w:r>
                    <w:t>Rol que ocupa dentro de la colectividad</w:t>
                  </w:r>
                </w:p>
              </w:tc>
              <w:tc>
                <w:tcPr>
                  <w:tcW w:w="5138" w:type="dxa"/>
                  <w:gridSpan w:val="4"/>
                </w:tcPr>
                <w:p w14:paraId="178DB88F" w14:textId="77777777" w:rsidR="00066654" w:rsidRDefault="00066654" w:rsidP="00066654"/>
              </w:tc>
            </w:tr>
            <w:tr w:rsidR="00066654" w14:paraId="381F7DF5" w14:textId="77777777" w:rsidTr="00AA5EE0">
              <w:tc>
                <w:tcPr>
                  <w:tcW w:w="5410" w:type="dxa"/>
                  <w:gridSpan w:val="3"/>
                </w:tcPr>
                <w:p w14:paraId="72B10C49" w14:textId="2ECB1D06" w:rsidR="00066654" w:rsidRDefault="008A4206" w:rsidP="00066654">
                  <w:r>
                    <w:t xml:space="preserve">Actividades que realiza en </w:t>
                  </w:r>
                  <w:r w:rsidR="00DC5D28">
                    <w:t>función de</w:t>
                  </w:r>
                  <w:r>
                    <w:t xml:space="preserve"> la colectividad</w:t>
                  </w:r>
                </w:p>
              </w:tc>
              <w:tc>
                <w:tcPr>
                  <w:tcW w:w="5138" w:type="dxa"/>
                  <w:gridSpan w:val="4"/>
                </w:tcPr>
                <w:p w14:paraId="0D3151E5" w14:textId="77777777" w:rsidR="00066654" w:rsidRDefault="00066654" w:rsidP="00066654"/>
              </w:tc>
            </w:tr>
            <w:tr w:rsidR="004D7018" w14:paraId="43CD33E3" w14:textId="77777777" w:rsidTr="00AA5EE0">
              <w:tc>
                <w:tcPr>
                  <w:tcW w:w="5410" w:type="dxa"/>
                  <w:gridSpan w:val="3"/>
                </w:tcPr>
                <w:p w14:paraId="014B24B7" w14:textId="5EEE83D7" w:rsidR="004D7018" w:rsidRDefault="000A2B28" w:rsidP="00066654">
                  <w:r>
                    <w:t xml:space="preserve">Realiza sus actividades en una escala </w:t>
                  </w:r>
                  <w:r w:rsidR="00902525">
                    <w:t>Local, Municipal, Departamental, Regional, Nacional</w:t>
                  </w:r>
                  <w:r>
                    <w:t>.</w:t>
                  </w:r>
                </w:p>
              </w:tc>
              <w:tc>
                <w:tcPr>
                  <w:tcW w:w="5138" w:type="dxa"/>
                  <w:gridSpan w:val="4"/>
                </w:tcPr>
                <w:p w14:paraId="3ACC1EFA" w14:textId="77777777" w:rsidR="004D7018" w:rsidRDefault="004D7018" w:rsidP="00066654"/>
              </w:tc>
            </w:tr>
            <w:tr w:rsidR="004D7018" w14:paraId="65B2B761" w14:textId="77777777" w:rsidTr="00AA5EE0">
              <w:tc>
                <w:tcPr>
                  <w:tcW w:w="5410" w:type="dxa"/>
                  <w:gridSpan w:val="3"/>
                </w:tcPr>
                <w:p w14:paraId="633C06AB" w14:textId="1BEB0C19" w:rsidR="004D7018" w:rsidRDefault="00F775D4" w:rsidP="00066654">
                  <w:r>
                    <w:t>¿Ejerce un cargo de elección popular?</w:t>
                  </w:r>
                </w:p>
              </w:tc>
              <w:tc>
                <w:tcPr>
                  <w:tcW w:w="5138" w:type="dxa"/>
                  <w:gridSpan w:val="4"/>
                </w:tcPr>
                <w:p w14:paraId="10D8BC0B" w14:textId="77777777" w:rsidR="004D7018" w:rsidRDefault="004D7018" w:rsidP="00066654"/>
              </w:tc>
            </w:tr>
            <w:tr w:rsidR="004D7018" w14:paraId="7DFA78A9" w14:textId="77777777" w:rsidTr="00AA5EE0">
              <w:tc>
                <w:tcPr>
                  <w:tcW w:w="5410" w:type="dxa"/>
                  <w:gridSpan w:val="3"/>
                </w:tcPr>
                <w:p w14:paraId="06EADF6E" w14:textId="19CABF40" w:rsidR="004D7018" w:rsidRDefault="0059259B" w:rsidP="00066654">
                  <w:r>
                    <w:t xml:space="preserve">En caso de haber respondido </w:t>
                  </w:r>
                  <w:r w:rsidR="00E31E51">
                    <w:t>afirmativamente la anterior pregunta indique cuál.</w:t>
                  </w:r>
                </w:p>
              </w:tc>
              <w:tc>
                <w:tcPr>
                  <w:tcW w:w="5138" w:type="dxa"/>
                  <w:gridSpan w:val="4"/>
                </w:tcPr>
                <w:p w14:paraId="7B8A26AB" w14:textId="77777777" w:rsidR="004D7018" w:rsidRDefault="004D7018" w:rsidP="00066654"/>
              </w:tc>
            </w:tr>
          </w:tbl>
          <w:p w14:paraId="2E454D47" w14:textId="4337A06E" w:rsidR="00FB4874" w:rsidRDefault="00C30A76" w:rsidP="00C05B53">
            <w:r>
              <w:t xml:space="preserve"> </w:t>
            </w:r>
          </w:p>
          <w:tbl>
            <w:tblPr>
              <w:tblStyle w:val="Tablaconcuadrcula"/>
              <w:tblW w:w="10548" w:type="dxa"/>
              <w:tblLook w:val="04A0" w:firstRow="1" w:lastRow="0" w:firstColumn="1" w:lastColumn="0" w:noHBand="0" w:noVBand="1"/>
            </w:tblPr>
            <w:tblGrid>
              <w:gridCol w:w="1317"/>
              <w:gridCol w:w="18"/>
              <w:gridCol w:w="1366"/>
              <w:gridCol w:w="183"/>
              <w:gridCol w:w="1189"/>
              <w:gridCol w:w="1304"/>
              <w:gridCol w:w="1441"/>
              <w:gridCol w:w="1673"/>
              <w:gridCol w:w="2057"/>
            </w:tblGrid>
            <w:tr w:rsidR="003B0030" w:rsidRPr="007C79F6" w14:paraId="1BCF9B3F" w14:textId="77777777" w:rsidTr="003B0030">
              <w:trPr>
                <w:trHeight w:val="554"/>
              </w:trPr>
              <w:tc>
                <w:tcPr>
                  <w:tcW w:w="1348" w:type="dxa"/>
                  <w:shd w:val="clear" w:color="auto" w:fill="ADADAD" w:themeFill="background2" w:themeFillShade="BF"/>
                </w:tcPr>
                <w:p w14:paraId="77DB9FA8" w14:textId="77777777" w:rsidR="003B0030" w:rsidRPr="1036EDDC" w:rsidRDefault="003B0030" w:rsidP="00086E7F">
                  <w:pPr>
                    <w:jc w:val="center"/>
                    <w:rPr>
                      <w:rFonts w:ascii="Arial" w:hAnsi="Arial" w:cs="Arial"/>
                      <w:b/>
                    </w:rPr>
                  </w:pPr>
                </w:p>
              </w:tc>
              <w:tc>
                <w:tcPr>
                  <w:tcW w:w="1415" w:type="dxa"/>
                  <w:gridSpan w:val="2"/>
                  <w:shd w:val="clear" w:color="auto" w:fill="ADADAD" w:themeFill="background2" w:themeFillShade="BF"/>
                </w:tcPr>
                <w:p w14:paraId="65D2F181" w14:textId="77777777" w:rsidR="003B0030" w:rsidRPr="1036EDDC" w:rsidRDefault="003B0030" w:rsidP="00086E7F">
                  <w:pPr>
                    <w:jc w:val="center"/>
                    <w:rPr>
                      <w:rFonts w:ascii="Arial" w:hAnsi="Arial" w:cs="Arial"/>
                      <w:b/>
                    </w:rPr>
                  </w:pPr>
                </w:p>
              </w:tc>
              <w:tc>
                <w:tcPr>
                  <w:tcW w:w="7785" w:type="dxa"/>
                  <w:gridSpan w:val="6"/>
                  <w:shd w:val="clear" w:color="auto" w:fill="ADADAD" w:themeFill="background2" w:themeFillShade="BF"/>
                </w:tcPr>
                <w:p w14:paraId="26B8D4FC" w14:textId="1AF93780" w:rsidR="003B0030" w:rsidRPr="00F94CD1" w:rsidRDefault="003B0030" w:rsidP="00086E7F">
                  <w:pPr>
                    <w:jc w:val="center"/>
                    <w:rPr>
                      <w:rFonts w:ascii="Arial" w:hAnsi="Arial" w:cs="Arial"/>
                      <w:b/>
                      <w:color w:val="FFFFFF" w:themeColor="background1"/>
                    </w:rPr>
                  </w:pPr>
                  <w:r w:rsidRPr="1036EDDC">
                    <w:rPr>
                      <w:rFonts w:ascii="Arial" w:hAnsi="Arial" w:cs="Arial"/>
                      <w:b/>
                    </w:rPr>
                    <w:t>DESPLAZAMIENTOS</w:t>
                  </w:r>
                </w:p>
              </w:tc>
            </w:tr>
            <w:tr w:rsidR="003B0030" w:rsidRPr="007C79F6" w14:paraId="2B4806A6" w14:textId="77777777" w:rsidTr="003B0030">
              <w:trPr>
                <w:trHeight w:val="554"/>
              </w:trPr>
              <w:tc>
                <w:tcPr>
                  <w:tcW w:w="1366" w:type="dxa"/>
                  <w:gridSpan w:val="2"/>
                  <w:shd w:val="clear" w:color="auto" w:fill="ADADAD" w:themeFill="background2" w:themeFillShade="BF"/>
                </w:tcPr>
                <w:p w14:paraId="4A952493" w14:textId="77777777" w:rsidR="003B0030" w:rsidRPr="00F94CD1" w:rsidRDefault="003B0030" w:rsidP="00086E7F">
                  <w:pPr>
                    <w:jc w:val="center"/>
                    <w:rPr>
                      <w:rFonts w:ascii="Arial" w:hAnsi="Arial" w:cs="Arial"/>
                      <w:b/>
                      <w:color w:val="FFFFFF" w:themeColor="background1"/>
                    </w:rPr>
                  </w:pPr>
                  <w:r w:rsidRPr="1AD336DB">
                    <w:rPr>
                      <w:rFonts w:ascii="Arial" w:hAnsi="Arial" w:cs="Arial"/>
                      <w:b/>
                    </w:rPr>
                    <w:t>Origen</w:t>
                  </w:r>
                </w:p>
              </w:tc>
              <w:tc>
                <w:tcPr>
                  <w:tcW w:w="1590" w:type="dxa"/>
                  <w:gridSpan w:val="2"/>
                  <w:shd w:val="clear" w:color="auto" w:fill="ADADAD" w:themeFill="background2" w:themeFillShade="BF"/>
                </w:tcPr>
                <w:p w14:paraId="56A8F757" w14:textId="77777777" w:rsidR="003B0030" w:rsidRPr="00F94CD1" w:rsidRDefault="003B0030" w:rsidP="00086E7F">
                  <w:pPr>
                    <w:jc w:val="center"/>
                    <w:rPr>
                      <w:rFonts w:ascii="Arial" w:hAnsi="Arial" w:cs="Arial"/>
                      <w:b/>
                      <w:color w:val="FFFFFF" w:themeColor="background1"/>
                    </w:rPr>
                  </w:pPr>
                  <w:r w:rsidRPr="1AD336DB">
                    <w:rPr>
                      <w:rFonts w:ascii="Arial" w:hAnsi="Arial" w:cs="Arial"/>
                      <w:b/>
                    </w:rPr>
                    <w:t>Destino</w:t>
                  </w:r>
                </w:p>
              </w:tc>
              <w:tc>
                <w:tcPr>
                  <w:tcW w:w="1209" w:type="dxa"/>
                  <w:shd w:val="clear" w:color="auto" w:fill="ADADAD" w:themeFill="background2" w:themeFillShade="BF"/>
                </w:tcPr>
                <w:p w14:paraId="0321A360" w14:textId="76183D3B" w:rsidR="003B0030" w:rsidRPr="1AD336DB" w:rsidRDefault="003B0030" w:rsidP="00086E7F">
                  <w:pPr>
                    <w:jc w:val="center"/>
                    <w:rPr>
                      <w:rFonts w:ascii="Arial" w:hAnsi="Arial" w:cs="Arial"/>
                      <w:b/>
                    </w:rPr>
                  </w:pPr>
                  <w:r>
                    <w:rPr>
                      <w:rFonts w:ascii="Arial" w:hAnsi="Arial" w:cs="Arial"/>
                      <w:b/>
                    </w:rPr>
                    <w:t>Tipo y estado de la vía</w:t>
                  </w:r>
                </w:p>
              </w:tc>
              <w:tc>
                <w:tcPr>
                  <w:tcW w:w="1151" w:type="dxa"/>
                  <w:shd w:val="clear" w:color="auto" w:fill="ADADAD" w:themeFill="background2" w:themeFillShade="BF"/>
                </w:tcPr>
                <w:p w14:paraId="3D6BF534" w14:textId="35FD9054" w:rsidR="003B0030" w:rsidRPr="1AD336DB" w:rsidRDefault="003B0030" w:rsidP="00086E7F">
                  <w:pPr>
                    <w:jc w:val="center"/>
                    <w:rPr>
                      <w:rFonts w:ascii="Arial" w:hAnsi="Arial" w:cs="Arial"/>
                      <w:b/>
                    </w:rPr>
                  </w:pPr>
                  <w:r>
                    <w:rPr>
                      <w:rFonts w:ascii="Arial" w:hAnsi="Arial" w:cs="Arial"/>
                      <w:b/>
                    </w:rPr>
                    <w:t>Tipo de medio de transporte</w:t>
                  </w:r>
                </w:p>
              </w:tc>
              <w:tc>
                <w:tcPr>
                  <w:tcW w:w="1466" w:type="dxa"/>
                  <w:shd w:val="clear" w:color="auto" w:fill="ADADAD" w:themeFill="background2" w:themeFillShade="BF"/>
                </w:tcPr>
                <w:p w14:paraId="2B259993" w14:textId="6887D10E" w:rsidR="003B0030" w:rsidRPr="00F94CD1" w:rsidRDefault="003B0030" w:rsidP="00086E7F">
                  <w:pPr>
                    <w:jc w:val="center"/>
                    <w:rPr>
                      <w:rFonts w:ascii="Arial" w:hAnsi="Arial" w:cs="Arial"/>
                      <w:b/>
                      <w:color w:val="FFFFFF" w:themeColor="background1"/>
                    </w:rPr>
                  </w:pPr>
                  <w:r w:rsidRPr="1AD336DB">
                    <w:rPr>
                      <w:rFonts w:ascii="Arial" w:hAnsi="Arial" w:cs="Arial"/>
                      <w:b/>
                    </w:rPr>
                    <w:t>Horarios</w:t>
                  </w:r>
                </w:p>
              </w:tc>
              <w:tc>
                <w:tcPr>
                  <w:tcW w:w="1696" w:type="dxa"/>
                  <w:shd w:val="clear" w:color="auto" w:fill="ADADAD" w:themeFill="background2" w:themeFillShade="BF"/>
                </w:tcPr>
                <w:p w14:paraId="5C81757E" w14:textId="77777777" w:rsidR="003B0030" w:rsidRPr="00F94CD1" w:rsidRDefault="003B0030" w:rsidP="00086E7F">
                  <w:pPr>
                    <w:jc w:val="center"/>
                    <w:rPr>
                      <w:rFonts w:ascii="Arial" w:hAnsi="Arial" w:cs="Arial"/>
                      <w:b/>
                      <w:color w:val="FFFFFF" w:themeColor="background1"/>
                    </w:rPr>
                  </w:pPr>
                  <w:r w:rsidRPr="1AD336DB">
                    <w:rPr>
                      <w:rFonts w:ascii="Arial" w:hAnsi="Arial" w:cs="Arial"/>
                      <w:b/>
                    </w:rPr>
                    <w:t>Frecuencia</w:t>
                  </w:r>
                </w:p>
              </w:tc>
              <w:tc>
                <w:tcPr>
                  <w:tcW w:w="2070" w:type="dxa"/>
                  <w:shd w:val="clear" w:color="auto" w:fill="ADADAD" w:themeFill="background2" w:themeFillShade="BF"/>
                </w:tcPr>
                <w:p w14:paraId="6D853B7C" w14:textId="77777777" w:rsidR="003B0030" w:rsidRPr="00F94CD1" w:rsidRDefault="003B0030" w:rsidP="00086E7F">
                  <w:pPr>
                    <w:jc w:val="center"/>
                    <w:rPr>
                      <w:rFonts w:ascii="Arial" w:hAnsi="Arial" w:cs="Arial"/>
                      <w:b/>
                      <w:color w:val="FFFFFF" w:themeColor="background1"/>
                    </w:rPr>
                  </w:pPr>
                  <w:r w:rsidRPr="1AD336DB">
                    <w:rPr>
                      <w:rFonts w:ascii="Arial" w:hAnsi="Arial" w:cs="Arial"/>
                      <w:b/>
                    </w:rPr>
                    <w:t>Motivo Desplazamiento</w:t>
                  </w:r>
                </w:p>
              </w:tc>
            </w:tr>
            <w:tr w:rsidR="003B0030" w:rsidRPr="007C79F6" w14:paraId="498DBA6B" w14:textId="77777777" w:rsidTr="003B0030">
              <w:trPr>
                <w:trHeight w:val="276"/>
              </w:trPr>
              <w:tc>
                <w:tcPr>
                  <w:tcW w:w="1366" w:type="dxa"/>
                  <w:gridSpan w:val="2"/>
                </w:tcPr>
                <w:p w14:paraId="0533D8DD" w14:textId="77777777" w:rsidR="003B0030" w:rsidRPr="007C79F6" w:rsidRDefault="003B0030" w:rsidP="00086E7F">
                  <w:pPr>
                    <w:rPr>
                      <w:rFonts w:ascii="Arial" w:hAnsi="Arial" w:cs="Arial"/>
                    </w:rPr>
                  </w:pPr>
                </w:p>
              </w:tc>
              <w:tc>
                <w:tcPr>
                  <w:tcW w:w="1590" w:type="dxa"/>
                  <w:gridSpan w:val="2"/>
                </w:tcPr>
                <w:p w14:paraId="31133F7F" w14:textId="77777777" w:rsidR="003B0030" w:rsidRPr="007C79F6" w:rsidRDefault="003B0030" w:rsidP="00086E7F">
                  <w:pPr>
                    <w:rPr>
                      <w:rFonts w:ascii="Arial" w:hAnsi="Arial" w:cs="Arial"/>
                    </w:rPr>
                  </w:pPr>
                </w:p>
              </w:tc>
              <w:tc>
                <w:tcPr>
                  <w:tcW w:w="1209" w:type="dxa"/>
                </w:tcPr>
                <w:p w14:paraId="5DE48AAD" w14:textId="77777777" w:rsidR="003B0030" w:rsidRPr="007C79F6" w:rsidRDefault="003B0030" w:rsidP="00086E7F">
                  <w:pPr>
                    <w:rPr>
                      <w:rFonts w:ascii="Arial" w:hAnsi="Arial" w:cs="Arial"/>
                    </w:rPr>
                  </w:pPr>
                </w:p>
              </w:tc>
              <w:tc>
                <w:tcPr>
                  <w:tcW w:w="1151" w:type="dxa"/>
                </w:tcPr>
                <w:p w14:paraId="3CC9CFE8" w14:textId="77777777" w:rsidR="003B0030" w:rsidRPr="007C79F6" w:rsidRDefault="003B0030" w:rsidP="00086E7F">
                  <w:pPr>
                    <w:rPr>
                      <w:rFonts w:ascii="Arial" w:hAnsi="Arial" w:cs="Arial"/>
                    </w:rPr>
                  </w:pPr>
                </w:p>
              </w:tc>
              <w:tc>
                <w:tcPr>
                  <w:tcW w:w="1466" w:type="dxa"/>
                </w:tcPr>
                <w:p w14:paraId="4A77C13B" w14:textId="71AAB40A" w:rsidR="003B0030" w:rsidRPr="007C79F6" w:rsidRDefault="003B0030" w:rsidP="00086E7F">
                  <w:pPr>
                    <w:rPr>
                      <w:rFonts w:ascii="Arial" w:hAnsi="Arial" w:cs="Arial"/>
                    </w:rPr>
                  </w:pPr>
                </w:p>
              </w:tc>
              <w:tc>
                <w:tcPr>
                  <w:tcW w:w="1696" w:type="dxa"/>
                </w:tcPr>
                <w:p w14:paraId="6F3CC2F5" w14:textId="77777777" w:rsidR="003B0030" w:rsidRPr="007C79F6" w:rsidRDefault="003B0030" w:rsidP="00086E7F">
                  <w:pPr>
                    <w:rPr>
                      <w:rFonts w:ascii="Arial" w:hAnsi="Arial" w:cs="Arial"/>
                    </w:rPr>
                  </w:pPr>
                </w:p>
              </w:tc>
              <w:tc>
                <w:tcPr>
                  <w:tcW w:w="2070" w:type="dxa"/>
                </w:tcPr>
                <w:p w14:paraId="091018A2" w14:textId="77777777" w:rsidR="003B0030" w:rsidRPr="007C79F6" w:rsidRDefault="003B0030" w:rsidP="00086E7F">
                  <w:pPr>
                    <w:rPr>
                      <w:rFonts w:ascii="Arial" w:hAnsi="Arial" w:cs="Arial"/>
                    </w:rPr>
                  </w:pPr>
                </w:p>
              </w:tc>
            </w:tr>
            <w:tr w:rsidR="003B0030" w:rsidRPr="007C79F6" w14:paraId="7DF2C320" w14:textId="77777777" w:rsidTr="003B0030">
              <w:trPr>
                <w:trHeight w:val="298"/>
              </w:trPr>
              <w:tc>
                <w:tcPr>
                  <w:tcW w:w="1366" w:type="dxa"/>
                  <w:gridSpan w:val="2"/>
                </w:tcPr>
                <w:p w14:paraId="5D358438" w14:textId="77777777" w:rsidR="003B0030" w:rsidRPr="007C79F6" w:rsidRDefault="003B0030" w:rsidP="00086E7F">
                  <w:pPr>
                    <w:rPr>
                      <w:rFonts w:ascii="Arial" w:hAnsi="Arial" w:cs="Arial"/>
                    </w:rPr>
                  </w:pPr>
                </w:p>
              </w:tc>
              <w:tc>
                <w:tcPr>
                  <w:tcW w:w="1590" w:type="dxa"/>
                  <w:gridSpan w:val="2"/>
                </w:tcPr>
                <w:p w14:paraId="691E4104" w14:textId="77777777" w:rsidR="003B0030" w:rsidRPr="007C79F6" w:rsidRDefault="003B0030" w:rsidP="00086E7F">
                  <w:pPr>
                    <w:rPr>
                      <w:rFonts w:ascii="Arial" w:hAnsi="Arial" w:cs="Arial"/>
                    </w:rPr>
                  </w:pPr>
                </w:p>
              </w:tc>
              <w:tc>
                <w:tcPr>
                  <w:tcW w:w="1209" w:type="dxa"/>
                </w:tcPr>
                <w:p w14:paraId="2174FF4D" w14:textId="77777777" w:rsidR="003B0030" w:rsidRPr="007C79F6" w:rsidRDefault="003B0030" w:rsidP="00086E7F">
                  <w:pPr>
                    <w:rPr>
                      <w:rFonts w:ascii="Arial" w:hAnsi="Arial" w:cs="Arial"/>
                    </w:rPr>
                  </w:pPr>
                </w:p>
              </w:tc>
              <w:tc>
                <w:tcPr>
                  <w:tcW w:w="1151" w:type="dxa"/>
                </w:tcPr>
                <w:p w14:paraId="331046DA" w14:textId="77777777" w:rsidR="003B0030" w:rsidRPr="007C79F6" w:rsidRDefault="003B0030" w:rsidP="00086E7F">
                  <w:pPr>
                    <w:rPr>
                      <w:rFonts w:ascii="Arial" w:hAnsi="Arial" w:cs="Arial"/>
                    </w:rPr>
                  </w:pPr>
                </w:p>
              </w:tc>
              <w:tc>
                <w:tcPr>
                  <w:tcW w:w="1466" w:type="dxa"/>
                </w:tcPr>
                <w:p w14:paraId="48B12D24" w14:textId="2539BCE4" w:rsidR="003B0030" w:rsidRPr="007C79F6" w:rsidRDefault="003B0030" w:rsidP="00086E7F">
                  <w:pPr>
                    <w:rPr>
                      <w:rFonts w:ascii="Arial" w:hAnsi="Arial" w:cs="Arial"/>
                    </w:rPr>
                  </w:pPr>
                </w:p>
              </w:tc>
              <w:tc>
                <w:tcPr>
                  <w:tcW w:w="1696" w:type="dxa"/>
                </w:tcPr>
                <w:p w14:paraId="501D8D20" w14:textId="77777777" w:rsidR="003B0030" w:rsidRPr="007C79F6" w:rsidRDefault="003B0030" w:rsidP="00086E7F">
                  <w:pPr>
                    <w:rPr>
                      <w:rFonts w:ascii="Arial" w:hAnsi="Arial" w:cs="Arial"/>
                    </w:rPr>
                  </w:pPr>
                </w:p>
              </w:tc>
              <w:tc>
                <w:tcPr>
                  <w:tcW w:w="2070" w:type="dxa"/>
                </w:tcPr>
                <w:p w14:paraId="18BBF6AB" w14:textId="77777777" w:rsidR="003B0030" w:rsidRPr="007C79F6" w:rsidRDefault="003B0030" w:rsidP="00086E7F">
                  <w:pPr>
                    <w:rPr>
                      <w:rFonts w:ascii="Arial" w:hAnsi="Arial" w:cs="Arial"/>
                    </w:rPr>
                  </w:pPr>
                </w:p>
              </w:tc>
            </w:tr>
            <w:tr w:rsidR="003B0030" w:rsidRPr="007C79F6" w14:paraId="5A4A3446" w14:textId="77777777" w:rsidTr="003B0030">
              <w:trPr>
                <w:trHeight w:val="276"/>
              </w:trPr>
              <w:tc>
                <w:tcPr>
                  <w:tcW w:w="1366" w:type="dxa"/>
                  <w:gridSpan w:val="2"/>
                </w:tcPr>
                <w:p w14:paraId="6534ADFD" w14:textId="77777777" w:rsidR="003B0030" w:rsidRPr="007C79F6" w:rsidRDefault="003B0030" w:rsidP="00086E7F">
                  <w:pPr>
                    <w:rPr>
                      <w:rFonts w:ascii="Arial" w:hAnsi="Arial" w:cs="Arial"/>
                    </w:rPr>
                  </w:pPr>
                </w:p>
              </w:tc>
              <w:tc>
                <w:tcPr>
                  <w:tcW w:w="1590" w:type="dxa"/>
                  <w:gridSpan w:val="2"/>
                </w:tcPr>
                <w:p w14:paraId="3103BD6B" w14:textId="77777777" w:rsidR="003B0030" w:rsidRPr="007C79F6" w:rsidRDefault="003B0030" w:rsidP="00086E7F">
                  <w:pPr>
                    <w:rPr>
                      <w:rFonts w:ascii="Arial" w:hAnsi="Arial" w:cs="Arial"/>
                    </w:rPr>
                  </w:pPr>
                </w:p>
              </w:tc>
              <w:tc>
                <w:tcPr>
                  <w:tcW w:w="1209" w:type="dxa"/>
                </w:tcPr>
                <w:p w14:paraId="76357E1D" w14:textId="77777777" w:rsidR="003B0030" w:rsidRPr="007C79F6" w:rsidRDefault="003B0030" w:rsidP="00086E7F">
                  <w:pPr>
                    <w:rPr>
                      <w:rFonts w:ascii="Arial" w:hAnsi="Arial" w:cs="Arial"/>
                    </w:rPr>
                  </w:pPr>
                </w:p>
              </w:tc>
              <w:tc>
                <w:tcPr>
                  <w:tcW w:w="1151" w:type="dxa"/>
                </w:tcPr>
                <w:p w14:paraId="11BEF276" w14:textId="77777777" w:rsidR="003B0030" w:rsidRPr="007C79F6" w:rsidRDefault="003B0030" w:rsidP="00086E7F">
                  <w:pPr>
                    <w:rPr>
                      <w:rFonts w:ascii="Arial" w:hAnsi="Arial" w:cs="Arial"/>
                    </w:rPr>
                  </w:pPr>
                </w:p>
              </w:tc>
              <w:tc>
                <w:tcPr>
                  <w:tcW w:w="1466" w:type="dxa"/>
                </w:tcPr>
                <w:p w14:paraId="77868B08" w14:textId="127AF2BD" w:rsidR="003B0030" w:rsidRPr="007C79F6" w:rsidRDefault="003B0030" w:rsidP="00086E7F">
                  <w:pPr>
                    <w:rPr>
                      <w:rFonts w:ascii="Arial" w:hAnsi="Arial" w:cs="Arial"/>
                    </w:rPr>
                  </w:pPr>
                </w:p>
              </w:tc>
              <w:tc>
                <w:tcPr>
                  <w:tcW w:w="1696" w:type="dxa"/>
                </w:tcPr>
                <w:p w14:paraId="7F90B7F3" w14:textId="77777777" w:rsidR="003B0030" w:rsidRPr="007C79F6" w:rsidRDefault="003B0030" w:rsidP="00086E7F">
                  <w:pPr>
                    <w:rPr>
                      <w:rFonts w:ascii="Arial" w:hAnsi="Arial" w:cs="Arial"/>
                    </w:rPr>
                  </w:pPr>
                </w:p>
              </w:tc>
              <w:tc>
                <w:tcPr>
                  <w:tcW w:w="2070" w:type="dxa"/>
                </w:tcPr>
                <w:p w14:paraId="6DEDE3D4" w14:textId="77777777" w:rsidR="003B0030" w:rsidRPr="007C79F6" w:rsidRDefault="003B0030" w:rsidP="00086E7F">
                  <w:pPr>
                    <w:rPr>
                      <w:rFonts w:ascii="Arial" w:hAnsi="Arial" w:cs="Arial"/>
                    </w:rPr>
                  </w:pPr>
                </w:p>
              </w:tc>
            </w:tr>
            <w:tr w:rsidR="003B0030" w:rsidRPr="007C79F6" w14:paraId="08ECDBFE" w14:textId="77777777" w:rsidTr="003B0030">
              <w:trPr>
                <w:trHeight w:val="276"/>
              </w:trPr>
              <w:tc>
                <w:tcPr>
                  <w:tcW w:w="1366" w:type="dxa"/>
                  <w:gridSpan w:val="2"/>
                </w:tcPr>
                <w:p w14:paraId="6BC44FCC" w14:textId="77777777" w:rsidR="003B0030" w:rsidRPr="007C79F6" w:rsidRDefault="003B0030" w:rsidP="00086E7F">
                  <w:pPr>
                    <w:rPr>
                      <w:rFonts w:ascii="Arial" w:hAnsi="Arial" w:cs="Arial"/>
                    </w:rPr>
                  </w:pPr>
                </w:p>
              </w:tc>
              <w:tc>
                <w:tcPr>
                  <w:tcW w:w="1590" w:type="dxa"/>
                  <w:gridSpan w:val="2"/>
                </w:tcPr>
                <w:p w14:paraId="6536344D" w14:textId="77777777" w:rsidR="003B0030" w:rsidRPr="007C79F6" w:rsidRDefault="003B0030" w:rsidP="00086E7F">
                  <w:pPr>
                    <w:rPr>
                      <w:rFonts w:ascii="Arial" w:hAnsi="Arial" w:cs="Arial"/>
                    </w:rPr>
                  </w:pPr>
                </w:p>
              </w:tc>
              <w:tc>
                <w:tcPr>
                  <w:tcW w:w="1209" w:type="dxa"/>
                </w:tcPr>
                <w:p w14:paraId="51A92022" w14:textId="77777777" w:rsidR="003B0030" w:rsidRPr="007C79F6" w:rsidRDefault="003B0030" w:rsidP="00086E7F">
                  <w:pPr>
                    <w:rPr>
                      <w:rFonts w:ascii="Arial" w:hAnsi="Arial" w:cs="Arial"/>
                    </w:rPr>
                  </w:pPr>
                </w:p>
              </w:tc>
              <w:tc>
                <w:tcPr>
                  <w:tcW w:w="1151" w:type="dxa"/>
                </w:tcPr>
                <w:p w14:paraId="6FACC1F6" w14:textId="77777777" w:rsidR="003B0030" w:rsidRPr="007C79F6" w:rsidRDefault="003B0030" w:rsidP="00086E7F">
                  <w:pPr>
                    <w:rPr>
                      <w:rFonts w:ascii="Arial" w:hAnsi="Arial" w:cs="Arial"/>
                    </w:rPr>
                  </w:pPr>
                </w:p>
              </w:tc>
              <w:tc>
                <w:tcPr>
                  <w:tcW w:w="1466" w:type="dxa"/>
                </w:tcPr>
                <w:p w14:paraId="6B815D17" w14:textId="65685C60" w:rsidR="003B0030" w:rsidRPr="007C79F6" w:rsidRDefault="003B0030" w:rsidP="00086E7F">
                  <w:pPr>
                    <w:rPr>
                      <w:rFonts w:ascii="Arial" w:hAnsi="Arial" w:cs="Arial"/>
                    </w:rPr>
                  </w:pPr>
                </w:p>
              </w:tc>
              <w:tc>
                <w:tcPr>
                  <w:tcW w:w="1696" w:type="dxa"/>
                </w:tcPr>
                <w:p w14:paraId="5CDD2381" w14:textId="77777777" w:rsidR="003B0030" w:rsidRPr="007C79F6" w:rsidRDefault="003B0030" w:rsidP="00086E7F">
                  <w:pPr>
                    <w:rPr>
                      <w:rFonts w:ascii="Arial" w:hAnsi="Arial" w:cs="Arial"/>
                    </w:rPr>
                  </w:pPr>
                </w:p>
              </w:tc>
              <w:tc>
                <w:tcPr>
                  <w:tcW w:w="2070" w:type="dxa"/>
                </w:tcPr>
                <w:p w14:paraId="2AA7F849" w14:textId="77777777" w:rsidR="003B0030" w:rsidRPr="007C79F6" w:rsidRDefault="003B0030" w:rsidP="00086E7F">
                  <w:pPr>
                    <w:rPr>
                      <w:rFonts w:ascii="Arial" w:hAnsi="Arial" w:cs="Arial"/>
                    </w:rPr>
                  </w:pPr>
                </w:p>
              </w:tc>
            </w:tr>
            <w:tr w:rsidR="003B0030" w:rsidRPr="007C79F6" w14:paraId="4D391289" w14:textId="77777777" w:rsidTr="003B0030">
              <w:trPr>
                <w:trHeight w:val="298"/>
              </w:trPr>
              <w:tc>
                <w:tcPr>
                  <w:tcW w:w="1366" w:type="dxa"/>
                  <w:gridSpan w:val="2"/>
                </w:tcPr>
                <w:p w14:paraId="01C06017" w14:textId="77777777" w:rsidR="003B0030" w:rsidRPr="007C79F6" w:rsidRDefault="003B0030" w:rsidP="00086E7F">
                  <w:pPr>
                    <w:rPr>
                      <w:rFonts w:ascii="Arial" w:hAnsi="Arial" w:cs="Arial"/>
                    </w:rPr>
                  </w:pPr>
                </w:p>
              </w:tc>
              <w:tc>
                <w:tcPr>
                  <w:tcW w:w="1590" w:type="dxa"/>
                  <w:gridSpan w:val="2"/>
                </w:tcPr>
                <w:p w14:paraId="4C330A67" w14:textId="77777777" w:rsidR="003B0030" w:rsidRPr="007C79F6" w:rsidRDefault="003B0030" w:rsidP="00086E7F">
                  <w:pPr>
                    <w:rPr>
                      <w:rFonts w:ascii="Arial" w:hAnsi="Arial" w:cs="Arial"/>
                    </w:rPr>
                  </w:pPr>
                </w:p>
              </w:tc>
              <w:tc>
                <w:tcPr>
                  <w:tcW w:w="1209" w:type="dxa"/>
                </w:tcPr>
                <w:p w14:paraId="763124FC" w14:textId="77777777" w:rsidR="003B0030" w:rsidRPr="007C79F6" w:rsidRDefault="003B0030" w:rsidP="00086E7F">
                  <w:pPr>
                    <w:rPr>
                      <w:rFonts w:ascii="Arial" w:hAnsi="Arial" w:cs="Arial"/>
                    </w:rPr>
                  </w:pPr>
                </w:p>
              </w:tc>
              <w:tc>
                <w:tcPr>
                  <w:tcW w:w="1151" w:type="dxa"/>
                </w:tcPr>
                <w:p w14:paraId="1B2E84CA" w14:textId="77777777" w:rsidR="003B0030" w:rsidRPr="007C79F6" w:rsidRDefault="003B0030" w:rsidP="00086E7F">
                  <w:pPr>
                    <w:rPr>
                      <w:rFonts w:ascii="Arial" w:hAnsi="Arial" w:cs="Arial"/>
                    </w:rPr>
                  </w:pPr>
                </w:p>
              </w:tc>
              <w:tc>
                <w:tcPr>
                  <w:tcW w:w="1466" w:type="dxa"/>
                </w:tcPr>
                <w:p w14:paraId="5D22E62A" w14:textId="5199FA92" w:rsidR="003B0030" w:rsidRPr="007C79F6" w:rsidRDefault="003B0030" w:rsidP="00086E7F">
                  <w:pPr>
                    <w:rPr>
                      <w:rFonts w:ascii="Arial" w:hAnsi="Arial" w:cs="Arial"/>
                    </w:rPr>
                  </w:pPr>
                </w:p>
              </w:tc>
              <w:tc>
                <w:tcPr>
                  <w:tcW w:w="1696" w:type="dxa"/>
                </w:tcPr>
                <w:p w14:paraId="1EE4B473" w14:textId="77777777" w:rsidR="003B0030" w:rsidRPr="007C79F6" w:rsidRDefault="003B0030" w:rsidP="00086E7F">
                  <w:pPr>
                    <w:rPr>
                      <w:rFonts w:ascii="Arial" w:hAnsi="Arial" w:cs="Arial"/>
                    </w:rPr>
                  </w:pPr>
                </w:p>
              </w:tc>
              <w:tc>
                <w:tcPr>
                  <w:tcW w:w="2070" w:type="dxa"/>
                </w:tcPr>
                <w:p w14:paraId="46EB556D" w14:textId="77777777" w:rsidR="003B0030" w:rsidRPr="007C79F6" w:rsidRDefault="003B0030" w:rsidP="00086E7F">
                  <w:pPr>
                    <w:rPr>
                      <w:rFonts w:ascii="Arial" w:hAnsi="Arial" w:cs="Arial"/>
                    </w:rPr>
                  </w:pPr>
                </w:p>
              </w:tc>
            </w:tr>
          </w:tbl>
          <w:p w14:paraId="67BE85F7" w14:textId="77777777" w:rsidR="00574CF2" w:rsidRDefault="00574CF2" w:rsidP="00C05B53"/>
        </w:tc>
      </w:tr>
    </w:tbl>
    <w:p w14:paraId="772D42EC" w14:textId="77777777" w:rsidR="00E11375" w:rsidRDefault="00E11375" w:rsidP="00DE20C9"/>
    <w:p w14:paraId="18397C9E" w14:textId="77777777" w:rsidR="00AA3D4F" w:rsidRDefault="00AA3D4F" w:rsidP="00DE20C9"/>
    <w:p w14:paraId="569BA753" w14:textId="77777777" w:rsidR="00AA3D4F" w:rsidRDefault="00AA3D4F" w:rsidP="00DE20C9"/>
    <w:p w14:paraId="36F60EBE" w14:textId="77777777" w:rsidR="00AA3D4F" w:rsidRDefault="00AA3D4F" w:rsidP="00DE20C9"/>
    <w:p w14:paraId="58D326C6" w14:textId="77777777" w:rsidR="00AA3D4F" w:rsidRDefault="00AA3D4F" w:rsidP="00DE20C9"/>
    <w:tbl>
      <w:tblPr>
        <w:tblStyle w:val="Tablaconcuadrcula"/>
        <w:tblW w:w="10693" w:type="dxa"/>
        <w:tblInd w:w="-998" w:type="dxa"/>
        <w:tblLook w:val="04A0" w:firstRow="1" w:lastRow="0" w:firstColumn="1" w:lastColumn="0" w:noHBand="0" w:noVBand="1"/>
      </w:tblPr>
      <w:tblGrid>
        <w:gridCol w:w="10693"/>
      </w:tblGrid>
      <w:tr w:rsidR="00EC22C6" w14:paraId="3560D835" w14:textId="77777777" w:rsidTr="3D72EF91">
        <w:trPr>
          <w:trHeight w:val="437"/>
        </w:trPr>
        <w:tc>
          <w:tcPr>
            <w:tcW w:w="10693" w:type="dxa"/>
            <w:shd w:val="clear" w:color="auto" w:fill="ADADAD" w:themeFill="background2" w:themeFillShade="BF"/>
            <w:vAlign w:val="center"/>
          </w:tcPr>
          <w:p w14:paraId="4D9A594E" w14:textId="722199EB" w:rsidR="00EC22C6" w:rsidRPr="0039147B" w:rsidRDefault="0039147B" w:rsidP="00662576">
            <w:pPr>
              <w:jc w:val="center"/>
              <w:rPr>
                <w:b/>
              </w:rPr>
            </w:pPr>
            <w:r w:rsidRPr="3D72EF91">
              <w:rPr>
                <w:b/>
              </w:rPr>
              <w:t>HECHOS DE RIESGO</w:t>
            </w:r>
          </w:p>
        </w:tc>
      </w:tr>
      <w:tr w:rsidR="00EC22C6" w14:paraId="17A68861" w14:textId="77777777" w:rsidTr="005849CD">
        <w:trPr>
          <w:trHeight w:val="1115"/>
        </w:trPr>
        <w:tc>
          <w:tcPr>
            <w:tcW w:w="10693" w:type="dxa"/>
          </w:tcPr>
          <w:p w14:paraId="314B1606" w14:textId="616D21A1" w:rsidR="00EC22C6" w:rsidRDefault="14D7F8ED" w:rsidP="14AF1B1A">
            <w:pPr>
              <w:spacing w:line="300" w:lineRule="auto"/>
              <w:rPr>
                <w:rFonts w:ascii="Segoe UI" w:eastAsia="Segoe UI" w:hAnsi="Segoe UI" w:cs="Segoe UI"/>
                <w:b/>
                <w:sz w:val="21"/>
                <w:szCs w:val="21"/>
              </w:rPr>
            </w:pPr>
            <w:r w:rsidRPr="041D7378">
              <w:rPr>
                <w:rFonts w:ascii="Segoe UI" w:eastAsia="Segoe UI" w:hAnsi="Segoe UI" w:cs="Segoe UI"/>
                <w:b/>
                <w:bCs/>
                <w:sz w:val="21"/>
                <w:szCs w:val="21"/>
              </w:rPr>
              <w:t>*</w:t>
            </w:r>
            <w:r w:rsidRPr="041D7378">
              <w:rPr>
                <w:rFonts w:ascii="Segoe UI" w:eastAsia="Segoe UI" w:hAnsi="Segoe UI" w:cs="Segoe UI"/>
                <w:b/>
                <w:sz w:val="21"/>
                <w:szCs w:val="21"/>
              </w:rPr>
              <w:t>Agregar la cantidad de hechos de riesgo que se requieran, de acuerdo con las particularidades del caso y las situaciones identificadas</w:t>
            </w:r>
            <w:r w:rsidRPr="041D7378">
              <w:rPr>
                <w:rFonts w:ascii="Segoe UI" w:eastAsia="Segoe UI" w:hAnsi="Segoe UI" w:cs="Segoe UI"/>
                <w:b/>
                <w:bCs/>
                <w:sz w:val="21"/>
                <w:szCs w:val="21"/>
              </w:rPr>
              <w:t>.</w:t>
            </w:r>
          </w:p>
          <w:p w14:paraId="3908D088" w14:textId="788BF6C8" w:rsidR="00EC22C6" w:rsidRDefault="00EC22C6"/>
          <w:tbl>
            <w:tblPr>
              <w:tblStyle w:val="Tablaconcuadrcula"/>
              <w:tblW w:w="0" w:type="auto"/>
              <w:tblLook w:val="04A0" w:firstRow="1" w:lastRow="0" w:firstColumn="1" w:lastColumn="0" w:noHBand="0" w:noVBand="1"/>
            </w:tblPr>
            <w:tblGrid>
              <w:gridCol w:w="1534"/>
              <w:gridCol w:w="390"/>
              <w:gridCol w:w="186"/>
              <w:gridCol w:w="1643"/>
              <w:gridCol w:w="364"/>
              <w:gridCol w:w="437"/>
              <w:gridCol w:w="885"/>
              <w:gridCol w:w="277"/>
              <w:gridCol w:w="133"/>
              <w:gridCol w:w="263"/>
              <w:gridCol w:w="68"/>
              <w:gridCol w:w="443"/>
              <w:gridCol w:w="509"/>
              <w:gridCol w:w="285"/>
              <w:gridCol w:w="240"/>
              <w:gridCol w:w="25"/>
              <w:gridCol w:w="228"/>
              <w:gridCol w:w="631"/>
              <w:gridCol w:w="302"/>
              <w:gridCol w:w="1624"/>
            </w:tblGrid>
            <w:tr w:rsidR="00482C0E" w14:paraId="2C3DDFCF" w14:textId="42274126" w:rsidTr="008F17F3">
              <w:tc>
                <w:tcPr>
                  <w:tcW w:w="10467" w:type="dxa"/>
                  <w:gridSpan w:val="20"/>
                  <w:vAlign w:val="center"/>
                </w:tcPr>
                <w:p w14:paraId="76FB2352" w14:textId="77777777" w:rsidR="00482C0E" w:rsidRPr="00AA3D4F" w:rsidRDefault="00482C0E" w:rsidP="00626915">
                  <w:pPr>
                    <w:jc w:val="center"/>
                    <w:rPr>
                      <w:b/>
                      <w:bCs/>
                    </w:rPr>
                  </w:pPr>
                  <w:r w:rsidRPr="00AA3D4F">
                    <w:rPr>
                      <w:b/>
                      <w:bCs/>
                    </w:rPr>
                    <w:t>HECHO DE RIESGO #1</w:t>
                  </w:r>
                </w:p>
              </w:tc>
            </w:tr>
            <w:tr w:rsidR="00DB6178" w14:paraId="4492365F" w14:textId="5C3F0D03" w:rsidTr="00B378C8">
              <w:tc>
                <w:tcPr>
                  <w:tcW w:w="1534" w:type="dxa"/>
                  <w:vAlign w:val="center"/>
                </w:tcPr>
                <w:p w14:paraId="5CBFC916" w14:textId="57EDAAB1" w:rsidR="00482C0E" w:rsidRPr="00AA3D4F" w:rsidRDefault="00482C0E" w:rsidP="00626915">
                  <w:pPr>
                    <w:jc w:val="center"/>
                    <w:rPr>
                      <w:b/>
                      <w:bCs/>
                    </w:rPr>
                  </w:pPr>
                  <w:r w:rsidRPr="00AA3D4F">
                    <w:rPr>
                      <w:b/>
                      <w:bCs/>
                    </w:rPr>
                    <w:t>DIA</w:t>
                  </w:r>
                </w:p>
              </w:tc>
              <w:tc>
                <w:tcPr>
                  <w:tcW w:w="2583" w:type="dxa"/>
                  <w:gridSpan w:val="4"/>
                  <w:vAlign w:val="center"/>
                </w:tcPr>
                <w:p w14:paraId="31F15948" w14:textId="77777777" w:rsidR="00482C0E" w:rsidRPr="00AA3D4F" w:rsidRDefault="00482C0E" w:rsidP="00626915">
                  <w:pPr>
                    <w:jc w:val="center"/>
                    <w:rPr>
                      <w:b/>
                      <w:bCs/>
                    </w:rPr>
                  </w:pPr>
                </w:p>
              </w:tc>
              <w:tc>
                <w:tcPr>
                  <w:tcW w:w="1732" w:type="dxa"/>
                  <w:gridSpan w:val="4"/>
                  <w:vAlign w:val="center"/>
                </w:tcPr>
                <w:p w14:paraId="6790F771" w14:textId="6B61CFA2" w:rsidR="00482C0E" w:rsidRPr="00AA3D4F" w:rsidRDefault="00482C0E" w:rsidP="00626915">
                  <w:pPr>
                    <w:jc w:val="center"/>
                    <w:rPr>
                      <w:b/>
                      <w:bCs/>
                    </w:rPr>
                  </w:pPr>
                  <w:r w:rsidRPr="00AA3D4F">
                    <w:rPr>
                      <w:b/>
                      <w:bCs/>
                    </w:rPr>
                    <w:t>MES</w:t>
                  </w:r>
                </w:p>
              </w:tc>
              <w:tc>
                <w:tcPr>
                  <w:tcW w:w="1283" w:type="dxa"/>
                  <w:gridSpan w:val="4"/>
                  <w:vAlign w:val="center"/>
                </w:tcPr>
                <w:p w14:paraId="2CA80013" w14:textId="77777777" w:rsidR="00482C0E" w:rsidRPr="00AA3D4F" w:rsidRDefault="00482C0E" w:rsidP="00626915">
                  <w:pPr>
                    <w:jc w:val="center"/>
                    <w:rPr>
                      <w:b/>
                      <w:bCs/>
                    </w:rPr>
                  </w:pPr>
                </w:p>
              </w:tc>
              <w:tc>
                <w:tcPr>
                  <w:tcW w:w="1409" w:type="dxa"/>
                  <w:gridSpan w:val="5"/>
                  <w:vAlign w:val="center"/>
                </w:tcPr>
                <w:p w14:paraId="380E401E" w14:textId="47972DCA" w:rsidR="00482C0E" w:rsidRPr="00AA3D4F" w:rsidRDefault="0011211D" w:rsidP="00626915">
                  <w:pPr>
                    <w:jc w:val="center"/>
                    <w:rPr>
                      <w:b/>
                      <w:bCs/>
                    </w:rPr>
                  </w:pPr>
                  <w:r w:rsidRPr="00AA3D4F">
                    <w:rPr>
                      <w:b/>
                      <w:bCs/>
                    </w:rPr>
                    <w:t>AÑO</w:t>
                  </w:r>
                </w:p>
              </w:tc>
              <w:tc>
                <w:tcPr>
                  <w:tcW w:w="1926" w:type="dxa"/>
                  <w:gridSpan w:val="2"/>
                  <w:vAlign w:val="center"/>
                </w:tcPr>
                <w:p w14:paraId="6673F0CE" w14:textId="77777777" w:rsidR="0011211D" w:rsidRPr="00AA3D4F" w:rsidRDefault="0011211D" w:rsidP="00626915">
                  <w:pPr>
                    <w:jc w:val="center"/>
                    <w:rPr>
                      <w:b/>
                      <w:bCs/>
                    </w:rPr>
                  </w:pPr>
                </w:p>
              </w:tc>
            </w:tr>
            <w:tr w:rsidR="00DB6178" w14:paraId="0A7E2247" w14:textId="1361F361" w:rsidTr="00B378C8">
              <w:tc>
                <w:tcPr>
                  <w:tcW w:w="1534" w:type="dxa"/>
                  <w:vAlign w:val="center"/>
                </w:tcPr>
                <w:p w14:paraId="383CAB23" w14:textId="3B187DD3" w:rsidR="00DB6178" w:rsidRPr="00AA3D4F" w:rsidRDefault="00DB6178" w:rsidP="00626915">
                  <w:pPr>
                    <w:jc w:val="center"/>
                    <w:rPr>
                      <w:b/>
                      <w:bCs/>
                    </w:rPr>
                  </w:pPr>
                  <w:r w:rsidRPr="00AA3D4F">
                    <w:rPr>
                      <w:b/>
                      <w:bCs/>
                    </w:rPr>
                    <w:t>LUGAR</w:t>
                  </w:r>
                </w:p>
              </w:tc>
              <w:tc>
                <w:tcPr>
                  <w:tcW w:w="2219" w:type="dxa"/>
                  <w:gridSpan w:val="3"/>
                  <w:vAlign w:val="center"/>
                </w:tcPr>
                <w:p w14:paraId="4FFD794D" w14:textId="7E3404D9" w:rsidR="00DB6178" w:rsidRPr="00AA3D4F" w:rsidRDefault="00DB6178" w:rsidP="00626915">
                  <w:pPr>
                    <w:jc w:val="center"/>
                    <w:rPr>
                      <w:b/>
                      <w:bCs/>
                    </w:rPr>
                  </w:pPr>
                  <w:r w:rsidRPr="00AA3D4F">
                    <w:rPr>
                      <w:b/>
                      <w:bCs/>
                    </w:rPr>
                    <w:t>DEPARTAMENTO</w:t>
                  </w:r>
                </w:p>
              </w:tc>
              <w:tc>
                <w:tcPr>
                  <w:tcW w:w="2427" w:type="dxa"/>
                  <w:gridSpan w:val="7"/>
                  <w:vAlign w:val="center"/>
                </w:tcPr>
                <w:p w14:paraId="3984188F" w14:textId="11F75BE9" w:rsidR="00DB6178" w:rsidRPr="00AA3D4F" w:rsidRDefault="00DB6178" w:rsidP="00626915">
                  <w:pPr>
                    <w:jc w:val="center"/>
                    <w:rPr>
                      <w:b/>
                      <w:bCs/>
                    </w:rPr>
                  </w:pPr>
                </w:p>
              </w:tc>
              <w:tc>
                <w:tcPr>
                  <w:tcW w:w="1730" w:type="dxa"/>
                  <w:gridSpan w:val="6"/>
                  <w:vAlign w:val="center"/>
                </w:tcPr>
                <w:p w14:paraId="2E1AE9F4" w14:textId="7A0D9944" w:rsidR="00DB6178" w:rsidRPr="00AA3D4F" w:rsidRDefault="00DB6178" w:rsidP="00626915">
                  <w:pPr>
                    <w:jc w:val="center"/>
                    <w:rPr>
                      <w:b/>
                      <w:bCs/>
                    </w:rPr>
                  </w:pPr>
                  <w:r w:rsidRPr="00AA3D4F">
                    <w:rPr>
                      <w:b/>
                      <w:bCs/>
                    </w:rPr>
                    <w:t>MUNICIPIO</w:t>
                  </w:r>
                </w:p>
              </w:tc>
              <w:tc>
                <w:tcPr>
                  <w:tcW w:w="2557" w:type="dxa"/>
                  <w:gridSpan w:val="3"/>
                  <w:vAlign w:val="center"/>
                </w:tcPr>
                <w:p w14:paraId="610C188B" w14:textId="77777777" w:rsidR="00DB6178" w:rsidRPr="00AA3D4F" w:rsidRDefault="00DB6178" w:rsidP="00626915">
                  <w:pPr>
                    <w:jc w:val="center"/>
                    <w:rPr>
                      <w:b/>
                      <w:bCs/>
                    </w:rPr>
                  </w:pPr>
                </w:p>
              </w:tc>
            </w:tr>
            <w:tr w:rsidR="00B54537" w14:paraId="24C6886B" w14:textId="4DAD9A7E" w:rsidTr="00B378C8">
              <w:trPr>
                <w:trHeight w:val="758"/>
              </w:trPr>
              <w:tc>
                <w:tcPr>
                  <w:tcW w:w="1534" w:type="dxa"/>
                  <w:vMerge w:val="restart"/>
                  <w:vAlign w:val="center"/>
                </w:tcPr>
                <w:p w14:paraId="23F5B8FD" w14:textId="7952063D" w:rsidR="00482C0E" w:rsidRPr="00AA3D4F" w:rsidRDefault="00911506" w:rsidP="00626915">
                  <w:pPr>
                    <w:jc w:val="center"/>
                    <w:rPr>
                      <w:b/>
                      <w:bCs/>
                    </w:rPr>
                  </w:pPr>
                  <w:r w:rsidRPr="00AA3D4F">
                    <w:rPr>
                      <w:b/>
                      <w:bCs/>
                    </w:rPr>
                    <w:lastRenderedPageBreak/>
                    <w:t>TIPO DE ACTOR GENERADOR DE</w:t>
                  </w:r>
                  <w:r w:rsidR="008B2520" w:rsidRPr="00AA3D4F">
                    <w:rPr>
                      <w:b/>
                      <w:bCs/>
                    </w:rPr>
                    <w:t xml:space="preserve">L HECHO </w:t>
                  </w:r>
                  <w:r w:rsidRPr="00AA3D4F">
                    <w:rPr>
                      <w:b/>
                      <w:bCs/>
                    </w:rPr>
                    <w:t xml:space="preserve">DE </w:t>
                  </w:r>
                  <w:r w:rsidR="008B2520" w:rsidRPr="00AA3D4F">
                    <w:rPr>
                      <w:b/>
                      <w:bCs/>
                    </w:rPr>
                    <w:t>RIESGO</w:t>
                  </w:r>
                </w:p>
              </w:tc>
              <w:tc>
                <w:tcPr>
                  <w:tcW w:w="576" w:type="dxa"/>
                  <w:gridSpan w:val="2"/>
                  <w:vAlign w:val="center"/>
                </w:tcPr>
                <w:p w14:paraId="0C548FC6" w14:textId="77777777" w:rsidR="00AB1558" w:rsidRPr="00AA3D4F" w:rsidRDefault="00AB1558" w:rsidP="00626915">
                  <w:pPr>
                    <w:jc w:val="center"/>
                    <w:rPr>
                      <w:b/>
                      <w:bCs/>
                    </w:rPr>
                  </w:pPr>
                </w:p>
              </w:tc>
              <w:tc>
                <w:tcPr>
                  <w:tcW w:w="2007" w:type="dxa"/>
                  <w:gridSpan w:val="2"/>
                  <w:vAlign w:val="center"/>
                </w:tcPr>
                <w:p w14:paraId="6E5C08FA" w14:textId="6A6D20ED" w:rsidR="00AB1558" w:rsidRPr="00AA3D4F" w:rsidRDefault="00AB1558" w:rsidP="00626915">
                  <w:pPr>
                    <w:jc w:val="center"/>
                    <w:rPr>
                      <w:b/>
                      <w:bCs/>
                    </w:rPr>
                  </w:pPr>
                  <w:r w:rsidRPr="00AA3D4F">
                    <w:rPr>
                      <w:b/>
                      <w:bCs/>
                    </w:rPr>
                    <w:t>GAO</w:t>
                  </w:r>
                </w:p>
              </w:tc>
              <w:tc>
                <w:tcPr>
                  <w:tcW w:w="437" w:type="dxa"/>
                  <w:vAlign w:val="center"/>
                </w:tcPr>
                <w:p w14:paraId="6CB03630" w14:textId="77777777" w:rsidR="00AB1558" w:rsidRPr="00AA3D4F" w:rsidRDefault="00AB1558" w:rsidP="00626915">
                  <w:pPr>
                    <w:jc w:val="center"/>
                    <w:rPr>
                      <w:b/>
                      <w:bCs/>
                    </w:rPr>
                  </w:pPr>
                </w:p>
              </w:tc>
              <w:tc>
                <w:tcPr>
                  <w:tcW w:w="1295" w:type="dxa"/>
                  <w:gridSpan w:val="3"/>
                  <w:vAlign w:val="center"/>
                </w:tcPr>
                <w:p w14:paraId="4C789787" w14:textId="5C37B643" w:rsidR="00AB1558" w:rsidRPr="00AA3D4F" w:rsidRDefault="00AB1558" w:rsidP="00626915">
                  <w:pPr>
                    <w:jc w:val="center"/>
                    <w:rPr>
                      <w:b/>
                      <w:bCs/>
                    </w:rPr>
                  </w:pPr>
                  <w:r w:rsidRPr="00AA3D4F">
                    <w:rPr>
                      <w:b/>
                      <w:bCs/>
                    </w:rPr>
                    <w:t>GAO-R</w:t>
                  </w:r>
                </w:p>
              </w:tc>
              <w:tc>
                <w:tcPr>
                  <w:tcW w:w="263" w:type="dxa"/>
                  <w:vAlign w:val="center"/>
                </w:tcPr>
                <w:p w14:paraId="208424D7" w14:textId="77777777" w:rsidR="00AB1558" w:rsidRPr="00AA3D4F" w:rsidRDefault="00AB1558" w:rsidP="00626915">
                  <w:pPr>
                    <w:jc w:val="center"/>
                    <w:rPr>
                      <w:b/>
                      <w:bCs/>
                    </w:rPr>
                  </w:pPr>
                </w:p>
              </w:tc>
              <w:tc>
                <w:tcPr>
                  <w:tcW w:w="1020" w:type="dxa"/>
                  <w:gridSpan w:val="3"/>
                  <w:vAlign w:val="center"/>
                </w:tcPr>
                <w:p w14:paraId="2DA523D7" w14:textId="17BAEBF0" w:rsidR="00AB1558" w:rsidRPr="00AA3D4F" w:rsidRDefault="00AB1558" w:rsidP="00626915">
                  <w:pPr>
                    <w:jc w:val="center"/>
                    <w:rPr>
                      <w:b/>
                      <w:bCs/>
                    </w:rPr>
                  </w:pPr>
                  <w:r w:rsidRPr="00AA3D4F">
                    <w:rPr>
                      <w:b/>
                      <w:bCs/>
                    </w:rPr>
                    <w:t>GDO</w:t>
                  </w:r>
                </w:p>
              </w:tc>
              <w:tc>
                <w:tcPr>
                  <w:tcW w:w="525" w:type="dxa"/>
                  <w:gridSpan w:val="2"/>
                  <w:vAlign w:val="center"/>
                </w:tcPr>
                <w:p w14:paraId="2D10F967" w14:textId="77777777" w:rsidR="00AB1558" w:rsidRPr="00AA3D4F" w:rsidRDefault="00AB1558" w:rsidP="00626915">
                  <w:pPr>
                    <w:jc w:val="center"/>
                    <w:rPr>
                      <w:b/>
                      <w:bCs/>
                    </w:rPr>
                  </w:pPr>
                </w:p>
              </w:tc>
              <w:tc>
                <w:tcPr>
                  <w:tcW w:w="884" w:type="dxa"/>
                  <w:gridSpan w:val="3"/>
                  <w:vAlign w:val="center"/>
                </w:tcPr>
                <w:p w14:paraId="3BAA194A" w14:textId="4E15D370" w:rsidR="00AB1558" w:rsidRPr="00AA3D4F" w:rsidRDefault="00AB1558" w:rsidP="00626915">
                  <w:pPr>
                    <w:jc w:val="center"/>
                    <w:rPr>
                      <w:b/>
                      <w:bCs/>
                    </w:rPr>
                  </w:pPr>
                  <w:r w:rsidRPr="00AA3D4F">
                    <w:rPr>
                      <w:b/>
                      <w:bCs/>
                    </w:rPr>
                    <w:t>GDCO</w:t>
                  </w:r>
                </w:p>
              </w:tc>
              <w:tc>
                <w:tcPr>
                  <w:tcW w:w="302" w:type="dxa"/>
                  <w:vAlign w:val="center"/>
                </w:tcPr>
                <w:p w14:paraId="2BD05FC8" w14:textId="77777777" w:rsidR="00AB1558" w:rsidRPr="00AA3D4F" w:rsidRDefault="00AB1558" w:rsidP="00626915">
                  <w:pPr>
                    <w:jc w:val="center"/>
                    <w:rPr>
                      <w:b/>
                      <w:bCs/>
                    </w:rPr>
                  </w:pPr>
                </w:p>
              </w:tc>
              <w:tc>
                <w:tcPr>
                  <w:tcW w:w="1624" w:type="dxa"/>
                  <w:vAlign w:val="center"/>
                </w:tcPr>
                <w:p w14:paraId="27005A5F" w14:textId="2D1AA493" w:rsidR="00AB1558" w:rsidRPr="00AA3D4F" w:rsidRDefault="00650D5A" w:rsidP="00626915">
                  <w:pPr>
                    <w:jc w:val="center"/>
                    <w:rPr>
                      <w:b/>
                      <w:bCs/>
                    </w:rPr>
                  </w:pPr>
                  <w:r w:rsidRPr="00AA3D4F">
                    <w:rPr>
                      <w:b/>
                      <w:bCs/>
                    </w:rPr>
                    <w:t>TERCERO / CIVIL</w:t>
                  </w:r>
                </w:p>
              </w:tc>
            </w:tr>
            <w:tr w:rsidR="00DB6178" w14:paraId="280ADED6" w14:textId="0A9E088C" w:rsidTr="00B378C8">
              <w:tc>
                <w:tcPr>
                  <w:tcW w:w="1534" w:type="dxa"/>
                  <w:vMerge/>
                  <w:vAlign w:val="center"/>
                </w:tcPr>
                <w:p w14:paraId="6F6C47C9" w14:textId="77777777" w:rsidR="00482C0E" w:rsidRPr="00AA3D4F" w:rsidRDefault="00482C0E" w:rsidP="00626915">
                  <w:pPr>
                    <w:jc w:val="center"/>
                    <w:rPr>
                      <w:b/>
                      <w:bCs/>
                    </w:rPr>
                  </w:pPr>
                </w:p>
              </w:tc>
              <w:tc>
                <w:tcPr>
                  <w:tcW w:w="576" w:type="dxa"/>
                  <w:gridSpan w:val="2"/>
                  <w:vAlign w:val="center"/>
                </w:tcPr>
                <w:p w14:paraId="2FD180E7" w14:textId="77777777" w:rsidR="00AB1558" w:rsidRPr="00AA3D4F" w:rsidRDefault="00AB1558" w:rsidP="00626915">
                  <w:pPr>
                    <w:jc w:val="center"/>
                    <w:rPr>
                      <w:b/>
                      <w:bCs/>
                    </w:rPr>
                  </w:pPr>
                </w:p>
              </w:tc>
              <w:tc>
                <w:tcPr>
                  <w:tcW w:w="3329" w:type="dxa"/>
                  <w:gridSpan w:val="4"/>
                  <w:vAlign w:val="center"/>
                </w:tcPr>
                <w:p w14:paraId="6EE158EF" w14:textId="5D486E8D" w:rsidR="004A612F" w:rsidRPr="00AA3D4F" w:rsidRDefault="004A612F" w:rsidP="00626915">
                  <w:pPr>
                    <w:jc w:val="center"/>
                    <w:rPr>
                      <w:b/>
                      <w:bCs/>
                    </w:rPr>
                  </w:pPr>
                  <w:r w:rsidRPr="00AA3D4F">
                    <w:rPr>
                      <w:b/>
                      <w:bCs/>
                    </w:rPr>
                    <w:t>INSTITUCIÓN DEL ESTADO COLOMBIANO</w:t>
                  </w:r>
                </w:p>
              </w:tc>
              <w:tc>
                <w:tcPr>
                  <w:tcW w:w="277" w:type="dxa"/>
                  <w:vAlign w:val="center"/>
                </w:tcPr>
                <w:p w14:paraId="4842113E" w14:textId="77777777" w:rsidR="004A612F" w:rsidRPr="00AA3D4F" w:rsidRDefault="004A612F" w:rsidP="00626915">
                  <w:pPr>
                    <w:jc w:val="center"/>
                    <w:rPr>
                      <w:b/>
                      <w:bCs/>
                    </w:rPr>
                  </w:pPr>
                </w:p>
              </w:tc>
              <w:tc>
                <w:tcPr>
                  <w:tcW w:w="1416" w:type="dxa"/>
                  <w:gridSpan w:val="5"/>
                  <w:vAlign w:val="center"/>
                </w:tcPr>
                <w:p w14:paraId="609B8814" w14:textId="4D986331" w:rsidR="00911506" w:rsidRPr="00AA3D4F" w:rsidRDefault="00911506" w:rsidP="00626915">
                  <w:pPr>
                    <w:jc w:val="center"/>
                    <w:rPr>
                      <w:b/>
                      <w:bCs/>
                    </w:rPr>
                  </w:pPr>
                  <w:r w:rsidRPr="00AA3D4F">
                    <w:rPr>
                      <w:b/>
                      <w:bCs/>
                    </w:rPr>
                    <w:t>OTRO</w:t>
                  </w:r>
                </w:p>
              </w:tc>
              <w:tc>
                <w:tcPr>
                  <w:tcW w:w="550" w:type="dxa"/>
                  <w:gridSpan w:val="3"/>
                  <w:vAlign w:val="center"/>
                </w:tcPr>
                <w:p w14:paraId="545486BB" w14:textId="77777777" w:rsidR="00911506" w:rsidRPr="00AA3D4F" w:rsidRDefault="00911506" w:rsidP="00626915">
                  <w:pPr>
                    <w:jc w:val="center"/>
                    <w:rPr>
                      <w:b/>
                      <w:bCs/>
                    </w:rPr>
                  </w:pPr>
                </w:p>
              </w:tc>
              <w:tc>
                <w:tcPr>
                  <w:tcW w:w="2785" w:type="dxa"/>
                  <w:gridSpan w:val="4"/>
                  <w:vAlign w:val="center"/>
                </w:tcPr>
                <w:p w14:paraId="588AD81B" w14:textId="37CDFFF3" w:rsidR="00911506" w:rsidRPr="00AA3D4F" w:rsidRDefault="00911506" w:rsidP="00626915">
                  <w:pPr>
                    <w:jc w:val="center"/>
                    <w:rPr>
                      <w:b/>
                      <w:bCs/>
                    </w:rPr>
                  </w:pPr>
                  <w:r w:rsidRPr="00AA3D4F">
                    <w:rPr>
                      <w:b/>
                      <w:bCs/>
                    </w:rPr>
                    <w:t>NO REPORTA</w:t>
                  </w:r>
                </w:p>
              </w:tc>
            </w:tr>
            <w:tr w:rsidR="00482C0E" w14:paraId="390D891E" w14:textId="53BFDFAE" w:rsidTr="00B378C8">
              <w:tc>
                <w:tcPr>
                  <w:tcW w:w="1534" w:type="dxa"/>
                  <w:vAlign w:val="center"/>
                </w:tcPr>
                <w:p w14:paraId="259AA0B6" w14:textId="749DFBDF" w:rsidR="00AB1558" w:rsidRPr="00AA3D4F" w:rsidRDefault="001F7772" w:rsidP="00626915">
                  <w:pPr>
                    <w:jc w:val="center"/>
                    <w:rPr>
                      <w:b/>
                      <w:bCs/>
                    </w:rPr>
                  </w:pPr>
                  <w:r w:rsidRPr="00AA3D4F">
                    <w:rPr>
                      <w:b/>
                      <w:bCs/>
                    </w:rPr>
                    <w:t xml:space="preserve">NOMBRE DEL ACTOR GENERADOR </w:t>
                  </w:r>
                  <w:r w:rsidR="008B2520" w:rsidRPr="00AA3D4F">
                    <w:rPr>
                      <w:b/>
                      <w:bCs/>
                    </w:rPr>
                    <w:t xml:space="preserve">DEL HECHOS </w:t>
                  </w:r>
                  <w:r w:rsidRPr="00AA3D4F">
                    <w:rPr>
                      <w:b/>
                      <w:bCs/>
                    </w:rPr>
                    <w:t xml:space="preserve">DE </w:t>
                  </w:r>
                  <w:r w:rsidR="008B2520" w:rsidRPr="00AA3D4F">
                    <w:rPr>
                      <w:b/>
                      <w:bCs/>
                    </w:rPr>
                    <w:t>RIESGO</w:t>
                  </w:r>
                </w:p>
              </w:tc>
              <w:tc>
                <w:tcPr>
                  <w:tcW w:w="2219" w:type="dxa"/>
                  <w:gridSpan w:val="3"/>
                  <w:vAlign w:val="center"/>
                </w:tcPr>
                <w:p w14:paraId="3CB9C97A" w14:textId="712B1A5E" w:rsidR="002A354C" w:rsidRPr="00AA3D4F" w:rsidRDefault="002A354C" w:rsidP="00626915">
                  <w:pPr>
                    <w:jc w:val="center"/>
                    <w:rPr>
                      <w:b/>
                      <w:bCs/>
                    </w:rPr>
                  </w:pPr>
                </w:p>
              </w:tc>
              <w:tc>
                <w:tcPr>
                  <w:tcW w:w="1686" w:type="dxa"/>
                  <w:gridSpan w:val="3"/>
                  <w:vAlign w:val="center"/>
                </w:tcPr>
                <w:p w14:paraId="722559F3" w14:textId="5D275717" w:rsidR="008B2520" w:rsidRPr="00AA3D4F" w:rsidRDefault="008B2520" w:rsidP="008B2520">
                  <w:pPr>
                    <w:jc w:val="center"/>
                    <w:rPr>
                      <w:b/>
                      <w:bCs/>
                    </w:rPr>
                  </w:pPr>
                  <w:r w:rsidRPr="00AA3D4F">
                    <w:rPr>
                      <w:b/>
                      <w:bCs/>
                    </w:rPr>
                    <w:t>VICTIMA DEL HECHO DE RIESGO</w:t>
                  </w:r>
                </w:p>
              </w:tc>
              <w:tc>
                <w:tcPr>
                  <w:tcW w:w="1184" w:type="dxa"/>
                  <w:gridSpan w:val="5"/>
                  <w:vAlign w:val="center"/>
                </w:tcPr>
                <w:p w14:paraId="1EBF060D" w14:textId="39C1DD08" w:rsidR="008B2520" w:rsidRPr="00AA3D4F" w:rsidRDefault="008B2520" w:rsidP="00626915">
                  <w:pPr>
                    <w:jc w:val="center"/>
                    <w:rPr>
                      <w:b/>
                      <w:bCs/>
                    </w:rPr>
                  </w:pPr>
                </w:p>
              </w:tc>
              <w:tc>
                <w:tcPr>
                  <w:tcW w:w="1287" w:type="dxa"/>
                  <w:gridSpan w:val="5"/>
                  <w:vAlign w:val="center"/>
                </w:tcPr>
                <w:p w14:paraId="2ECD7DCE" w14:textId="35B1DD72" w:rsidR="008B2520" w:rsidRPr="00AA3D4F" w:rsidRDefault="008B2520" w:rsidP="00626915">
                  <w:pPr>
                    <w:jc w:val="center"/>
                    <w:rPr>
                      <w:b/>
                      <w:bCs/>
                    </w:rPr>
                  </w:pPr>
                  <w:r w:rsidRPr="00AA3D4F">
                    <w:rPr>
                      <w:b/>
                      <w:bCs/>
                    </w:rPr>
                    <w:t>MEDIO HECHO DE RIESGO</w:t>
                  </w:r>
                </w:p>
              </w:tc>
              <w:tc>
                <w:tcPr>
                  <w:tcW w:w="2557" w:type="dxa"/>
                  <w:gridSpan w:val="3"/>
                  <w:vAlign w:val="center"/>
                </w:tcPr>
                <w:p w14:paraId="3B9AB6C3" w14:textId="77777777" w:rsidR="008B2520" w:rsidRPr="00AA3D4F" w:rsidRDefault="008B2520" w:rsidP="00626915">
                  <w:pPr>
                    <w:jc w:val="center"/>
                    <w:rPr>
                      <w:b/>
                      <w:bCs/>
                    </w:rPr>
                  </w:pPr>
                </w:p>
              </w:tc>
            </w:tr>
            <w:tr w:rsidR="004A612F" w14:paraId="68C0DC83" w14:textId="7B5E3D2B" w:rsidTr="00B378C8">
              <w:tc>
                <w:tcPr>
                  <w:tcW w:w="1534" w:type="dxa"/>
                  <w:vMerge w:val="restart"/>
                  <w:tcBorders>
                    <w:right w:val="nil"/>
                  </w:tcBorders>
                  <w:vAlign w:val="center"/>
                </w:tcPr>
                <w:p w14:paraId="711C60F7" w14:textId="527995C9" w:rsidR="004A612F" w:rsidRPr="00AA3D4F" w:rsidRDefault="00180FFE" w:rsidP="00626915">
                  <w:pPr>
                    <w:jc w:val="center"/>
                    <w:rPr>
                      <w:b/>
                      <w:bCs/>
                    </w:rPr>
                  </w:pPr>
                  <w:r w:rsidRPr="00AA3D4F">
                    <w:rPr>
                      <w:b/>
                      <w:bCs/>
                    </w:rPr>
                    <w:t xml:space="preserve">TIPO DE </w:t>
                  </w:r>
                  <w:r w:rsidR="008B2520" w:rsidRPr="00AA3D4F">
                    <w:rPr>
                      <w:b/>
                      <w:bCs/>
                    </w:rPr>
                    <w:t xml:space="preserve">HECHO DE </w:t>
                  </w:r>
                  <w:r w:rsidR="0050793C" w:rsidRPr="00AA3D4F">
                    <w:rPr>
                      <w:b/>
                      <w:bCs/>
                    </w:rPr>
                    <w:t>RIESGO</w:t>
                  </w:r>
                </w:p>
              </w:tc>
              <w:tc>
                <w:tcPr>
                  <w:tcW w:w="390" w:type="dxa"/>
                  <w:tcBorders>
                    <w:right w:val="nil"/>
                  </w:tcBorders>
                  <w:vAlign w:val="center"/>
                </w:tcPr>
                <w:p w14:paraId="71CC639D" w14:textId="77777777" w:rsidR="004927DB" w:rsidRPr="00AA3D4F" w:rsidRDefault="004927DB" w:rsidP="00626915">
                  <w:pPr>
                    <w:jc w:val="center"/>
                    <w:rPr>
                      <w:b/>
                      <w:bCs/>
                    </w:rPr>
                  </w:pPr>
                </w:p>
              </w:tc>
              <w:tc>
                <w:tcPr>
                  <w:tcW w:w="1829" w:type="dxa"/>
                  <w:gridSpan w:val="2"/>
                  <w:tcBorders>
                    <w:right w:val="nil"/>
                  </w:tcBorders>
                  <w:vAlign w:val="center"/>
                </w:tcPr>
                <w:p w14:paraId="0DC44337" w14:textId="2DE86550" w:rsidR="004927DB" w:rsidRPr="00AA3D4F" w:rsidRDefault="004927DB" w:rsidP="00626915">
                  <w:pPr>
                    <w:jc w:val="center"/>
                    <w:rPr>
                      <w:b/>
                      <w:bCs/>
                    </w:rPr>
                  </w:pPr>
                  <w:r w:rsidRPr="00AA3D4F">
                    <w:rPr>
                      <w:b/>
                      <w:bCs/>
                    </w:rPr>
                    <w:t>DIRECTA</w:t>
                  </w:r>
                </w:p>
              </w:tc>
              <w:tc>
                <w:tcPr>
                  <w:tcW w:w="1963" w:type="dxa"/>
                  <w:gridSpan w:val="4"/>
                  <w:vMerge w:val="restart"/>
                  <w:tcBorders>
                    <w:right w:val="nil"/>
                  </w:tcBorders>
                  <w:vAlign w:val="center"/>
                </w:tcPr>
                <w:p w14:paraId="2BD00957" w14:textId="2068B8AF" w:rsidR="004927DB" w:rsidRPr="00AA3D4F" w:rsidRDefault="00CF53F8" w:rsidP="00626915">
                  <w:pPr>
                    <w:jc w:val="center"/>
                    <w:rPr>
                      <w:b/>
                      <w:bCs/>
                    </w:rPr>
                  </w:pPr>
                  <w:r w:rsidRPr="00AA3D4F">
                    <w:rPr>
                      <w:b/>
                      <w:bCs/>
                    </w:rPr>
                    <w:t>MOTIVACIÓN DE</w:t>
                  </w:r>
                  <w:r w:rsidR="0050793C" w:rsidRPr="00AA3D4F">
                    <w:rPr>
                      <w:b/>
                      <w:bCs/>
                    </w:rPr>
                    <w:t xml:space="preserve">L HECHO </w:t>
                  </w:r>
                  <w:r w:rsidRPr="00AA3D4F">
                    <w:rPr>
                      <w:b/>
                      <w:bCs/>
                    </w:rPr>
                    <w:t xml:space="preserve">DE </w:t>
                  </w:r>
                  <w:r w:rsidR="0050793C" w:rsidRPr="00AA3D4F">
                    <w:rPr>
                      <w:b/>
                      <w:bCs/>
                    </w:rPr>
                    <w:t>RIESGO</w:t>
                  </w:r>
                </w:p>
              </w:tc>
              <w:tc>
                <w:tcPr>
                  <w:tcW w:w="4751" w:type="dxa"/>
                  <w:gridSpan w:val="12"/>
                  <w:vMerge w:val="restart"/>
                  <w:tcBorders>
                    <w:right w:val="single" w:sz="4" w:space="0" w:color="auto"/>
                  </w:tcBorders>
                  <w:vAlign w:val="center"/>
                </w:tcPr>
                <w:p w14:paraId="73EEE1E4" w14:textId="6C037EA7" w:rsidR="00CF53F8" w:rsidRPr="00AA3D4F" w:rsidRDefault="00CF53F8" w:rsidP="00626915">
                  <w:pPr>
                    <w:jc w:val="center"/>
                    <w:rPr>
                      <w:b/>
                      <w:bCs/>
                    </w:rPr>
                  </w:pPr>
                </w:p>
              </w:tc>
            </w:tr>
            <w:tr w:rsidR="004A612F" w14:paraId="1B389D88" w14:textId="0F6C9055" w:rsidTr="00B378C8">
              <w:tc>
                <w:tcPr>
                  <w:tcW w:w="1534" w:type="dxa"/>
                  <w:vMerge/>
                  <w:tcBorders>
                    <w:right w:val="nil"/>
                  </w:tcBorders>
                  <w:vAlign w:val="center"/>
                </w:tcPr>
                <w:p w14:paraId="0EB0444B" w14:textId="77777777" w:rsidR="004A612F" w:rsidRPr="00AA3D4F" w:rsidRDefault="004A612F" w:rsidP="00626915">
                  <w:pPr>
                    <w:jc w:val="center"/>
                    <w:rPr>
                      <w:b/>
                      <w:bCs/>
                    </w:rPr>
                  </w:pPr>
                </w:p>
              </w:tc>
              <w:tc>
                <w:tcPr>
                  <w:tcW w:w="390" w:type="dxa"/>
                  <w:tcBorders>
                    <w:right w:val="nil"/>
                  </w:tcBorders>
                  <w:vAlign w:val="center"/>
                </w:tcPr>
                <w:p w14:paraId="7BE36C86" w14:textId="77777777" w:rsidR="004927DB" w:rsidRPr="00AA3D4F" w:rsidRDefault="004927DB" w:rsidP="00626915">
                  <w:pPr>
                    <w:jc w:val="center"/>
                    <w:rPr>
                      <w:b/>
                      <w:bCs/>
                    </w:rPr>
                  </w:pPr>
                </w:p>
              </w:tc>
              <w:tc>
                <w:tcPr>
                  <w:tcW w:w="1829" w:type="dxa"/>
                  <w:gridSpan w:val="2"/>
                  <w:tcBorders>
                    <w:right w:val="nil"/>
                  </w:tcBorders>
                  <w:vAlign w:val="center"/>
                </w:tcPr>
                <w:p w14:paraId="4A3CB6D4" w14:textId="310DC23C" w:rsidR="004927DB" w:rsidRPr="00AA3D4F" w:rsidRDefault="004927DB" w:rsidP="00626915">
                  <w:pPr>
                    <w:jc w:val="center"/>
                    <w:rPr>
                      <w:b/>
                      <w:bCs/>
                    </w:rPr>
                  </w:pPr>
                  <w:r w:rsidRPr="00AA3D4F">
                    <w:rPr>
                      <w:b/>
                      <w:bCs/>
                    </w:rPr>
                    <w:t>POTENCIAL</w:t>
                  </w:r>
                </w:p>
              </w:tc>
              <w:tc>
                <w:tcPr>
                  <w:tcW w:w="1963" w:type="dxa"/>
                  <w:gridSpan w:val="4"/>
                  <w:vMerge/>
                  <w:tcBorders>
                    <w:right w:val="nil"/>
                  </w:tcBorders>
                  <w:vAlign w:val="center"/>
                </w:tcPr>
                <w:p w14:paraId="66FED9CD" w14:textId="77777777" w:rsidR="004927DB" w:rsidRPr="00AA3D4F" w:rsidRDefault="004927DB" w:rsidP="00626915">
                  <w:pPr>
                    <w:jc w:val="center"/>
                    <w:rPr>
                      <w:b/>
                      <w:bCs/>
                    </w:rPr>
                  </w:pPr>
                </w:p>
              </w:tc>
              <w:tc>
                <w:tcPr>
                  <w:tcW w:w="4751" w:type="dxa"/>
                  <w:gridSpan w:val="12"/>
                  <w:vMerge/>
                  <w:tcBorders>
                    <w:right w:val="single" w:sz="4" w:space="0" w:color="auto"/>
                  </w:tcBorders>
                  <w:vAlign w:val="center"/>
                </w:tcPr>
                <w:p w14:paraId="109A0E97" w14:textId="77777777" w:rsidR="00CF53F8" w:rsidRPr="00AA3D4F" w:rsidRDefault="00CF53F8" w:rsidP="00626915">
                  <w:pPr>
                    <w:jc w:val="center"/>
                    <w:rPr>
                      <w:b/>
                      <w:bCs/>
                    </w:rPr>
                  </w:pPr>
                </w:p>
              </w:tc>
            </w:tr>
            <w:tr w:rsidR="004A612F" w14:paraId="72293941" w14:textId="62B96D8C" w:rsidTr="00B378C8">
              <w:tc>
                <w:tcPr>
                  <w:tcW w:w="1534" w:type="dxa"/>
                  <w:vMerge/>
                  <w:vAlign w:val="center"/>
                </w:tcPr>
                <w:p w14:paraId="7328754E" w14:textId="77777777" w:rsidR="004A612F" w:rsidRPr="00AA3D4F" w:rsidRDefault="004A612F" w:rsidP="00626915">
                  <w:pPr>
                    <w:jc w:val="center"/>
                    <w:rPr>
                      <w:b/>
                      <w:bCs/>
                    </w:rPr>
                  </w:pPr>
                </w:p>
              </w:tc>
              <w:tc>
                <w:tcPr>
                  <w:tcW w:w="390" w:type="dxa"/>
                  <w:vAlign w:val="center"/>
                </w:tcPr>
                <w:p w14:paraId="17EC38ED" w14:textId="77777777" w:rsidR="004927DB" w:rsidRPr="00AA3D4F" w:rsidRDefault="004927DB" w:rsidP="00626915">
                  <w:pPr>
                    <w:jc w:val="center"/>
                    <w:rPr>
                      <w:b/>
                      <w:bCs/>
                    </w:rPr>
                  </w:pPr>
                </w:p>
              </w:tc>
              <w:tc>
                <w:tcPr>
                  <w:tcW w:w="1829" w:type="dxa"/>
                  <w:gridSpan w:val="2"/>
                  <w:vAlign w:val="center"/>
                </w:tcPr>
                <w:p w14:paraId="0EDC776C" w14:textId="38EA1519" w:rsidR="004927DB" w:rsidRPr="00AA3D4F" w:rsidRDefault="004927DB" w:rsidP="00626915">
                  <w:pPr>
                    <w:jc w:val="center"/>
                    <w:rPr>
                      <w:b/>
                      <w:bCs/>
                    </w:rPr>
                  </w:pPr>
                  <w:r w:rsidRPr="00AA3D4F">
                    <w:rPr>
                      <w:b/>
                      <w:bCs/>
                    </w:rPr>
                    <w:t>DAÑO CONSUMADO</w:t>
                  </w:r>
                </w:p>
              </w:tc>
              <w:tc>
                <w:tcPr>
                  <w:tcW w:w="1963" w:type="dxa"/>
                  <w:gridSpan w:val="4"/>
                  <w:vMerge/>
                  <w:vAlign w:val="center"/>
                </w:tcPr>
                <w:p w14:paraId="7C420373" w14:textId="77777777" w:rsidR="004927DB" w:rsidRPr="00AA3D4F" w:rsidRDefault="004927DB" w:rsidP="00626915">
                  <w:pPr>
                    <w:jc w:val="center"/>
                    <w:rPr>
                      <w:b/>
                      <w:bCs/>
                    </w:rPr>
                  </w:pPr>
                </w:p>
              </w:tc>
              <w:tc>
                <w:tcPr>
                  <w:tcW w:w="4751" w:type="dxa"/>
                  <w:gridSpan w:val="12"/>
                  <w:vMerge/>
                  <w:vAlign w:val="center"/>
                </w:tcPr>
                <w:p w14:paraId="5E470F15" w14:textId="77777777" w:rsidR="00CF53F8" w:rsidRPr="00AA3D4F" w:rsidRDefault="00CF53F8" w:rsidP="00626915">
                  <w:pPr>
                    <w:jc w:val="center"/>
                    <w:rPr>
                      <w:b/>
                      <w:bCs/>
                    </w:rPr>
                  </w:pPr>
                </w:p>
              </w:tc>
            </w:tr>
            <w:tr w:rsidR="00C6568C" w14:paraId="6BD528A9" w14:textId="1E9C23A9" w:rsidTr="00B378C8">
              <w:tc>
                <w:tcPr>
                  <w:tcW w:w="1534" w:type="dxa"/>
                  <w:vAlign w:val="center"/>
                </w:tcPr>
                <w:p w14:paraId="50446B4C" w14:textId="50601D7E" w:rsidR="00C6568C" w:rsidRPr="00AA3D4F" w:rsidRDefault="00DE20C9" w:rsidP="00626915">
                  <w:pPr>
                    <w:jc w:val="center"/>
                    <w:rPr>
                      <w:b/>
                      <w:bCs/>
                    </w:rPr>
                  </w:pPr>
                  <w:r w:rsidRPr="00AA3D4F">
                    <w:rPr>
                      <w:b/>
                      <w:bCs/>
                    </w:rPr>
                    <w:t>RELATO ABIERTO DEL HECHO DE RIESGO</w:t>
                  </w:r>
                </w:p>
              </w:tc>
              <w:tc>
                <w:tcPr>
                  <w:tcW w:w="8933" w:type="dxa"/>
                  <w:gridSpan w:val="19"/>
                  <w:vAlign w:val="center"/>
                </w:tcPr>
                <w:p w14:paraId="472AF7BD" w14:textId="77777777" w:rsidR="00DE20C9" w:rsidRPr="00AA3D4F" w:rsidRDefault="00DE20C9" w:rsidP="00626915">
                  <w:pPr>
                    <w:jc w:val="center"/>
                    <w:rPr>
                      <w:b/>
                      <w:bCs/>
                    </w:rPr>
                  </w:pPr>
                </w:p>
              </w:tc>
            </w:tr>
            <w:tr w:rsidR="00B378C8" w14:paraId="5FF392D7" w14:textId="6D1898DF" w:rsidTr="00B378C8">
              <w:trPr>
                <w:trHeight w:val="307"/>
              </w:trPr>
              <w:tc>
                <w:tcPr>
                  <w:tcW w:w="7417" w:type="dxa"/>
                  <w:gridSpan w:val="14"/>
                  <w:vMerge w:val="restart"/>
                  <w:vAlign w:val="center"/>
                </w:tcPr>
                <w:p w14:paraId="584F6752" w14:textId="13D11312" w:rsidR="00B378C8" w:rsidRPr="00AA3D4F" w:rsidRDefault="00B378C8" w:rsidP="00626915">
                  <w:pPr>
                    <w:jc w:val="center"/>
                    <w:rPr>
                      <w:b/>
                      <w:bCs/>
                    </w:rPr>
                  </w:pPr>
                  <w:r w:rsidRPr="00AA3D4F">
                    <w:rPr>
                      <w:b/>
                      <w:bCs/>
                    </w:rPr>
                    <w:t>IDENTIFICA NEXO CAUSAL DEL HECHO DE RIESGO</w:t>
                  </w:r>
                </w:p>
              </w:tc>
              <w:tc>
                <w:tcPr>
                  <w:tcW w:w="493" w:type="dxa"/>
                  <w:gridSpan w:val="3"/>
                  <w:vAlign w:val="center"/>
                </w:tcPr>
                <w:p w14:paraId="7D6515B2" w14:textId="77777777" w:rsidR="00B378C8" w:rsidRPr="00AA3D4F" w:rsidRDefault="00B378C8" w:rsidP="00626915">
                  <w:pPr>
                    <w:jc w:val="center"/>
                    <w:rPr>
                      <w:b/>
                      <w:bCs/>
                    </w:rPr>
                  </w:pPr>
                </w:p>
              </w:tc>
              <w:tc>
                <w:tcPr>
                  <w:tcW w:w="2557" w:type="dxa"/>
                  <w:gridSpan w:val="3"/>
                  <w:vAlign w:val="center"/>
                </w:tcPr>
                <w:p w14:paraId="7C8F48E4" w14:textId="7FBF1269" w:rsidR="00B378C8" w:rsidRPr="00AA3D4F" w:rsidRDefault="00B378C8" w:rsidP="00626915">
                  <w:pPr>
                    <w:jc w:val="center"/>
                    <w:rPr>
                      <w:b/>
                      <w:bCs/>
                    </w:rPr>
                  </w:pPr>
                  <w:r w:rsidRPr="00AA3D4F">
                    <w:rPr>
                      <w:b/>
                      <w:bCs/>
                    </w:rPr>
                    <w:t>SI</w:t>
                  </w:r>
                </w:p>
              </w:tc>
            </w:tr>
            <w:tr w:rsidR="00B378C8" w14:paraId="2EA2C03A" w14:textId="422AFDC4" w:rsidTr="00720DA4">
              <w:tc>
                <w:tcPr>
                  <w:tcW w:w="7417" w:type="dxa"/>
                  <w:gridSpan w:val="14"/>
                  <w:vMerge/>
                  <w:vAlign w:val="center"/>
                </w:tcPr>
                <w:p w14:paraId="2B5542DD" w14:textId="77777777" w:rsidR="00B378C8" w:rsidRPr="00AA3D4F" w:rsidRDefault="00B378C8" w:rsidP="00626915">
                  <w:pPr>
                    <w:jc w:val="center"/>
                    <w:rPr>
                      <w:b/>
                      <w:bCs/>
                    </w:rPr>
                  </w:pPr>
                </w:p>
              </w:tc>
              <w:tc>
                <w:tcPr>
                  <w:tcW w:w="493" w:type="dxa"/>
                  <w:gridSpan w:val="3"/>
                  <w:vAlign w:val="center"/>
                </w:tcPr>
                <w:p w14:paraId="60B80F1C" w14:textId="77777777" w:rsidR="00B378C8" w:rsidRPr="00AA3D4F" w:rsidRDefault="00B378C8" w:rsidP="00626915">
                  <w:pPr>
                    <w:jc w:val="center"/>
                    <w:rPr>
                      <w:b/>
                      <w:bCs/>
                    </w:rPr>
                  </w:pPr>
                </w:p>
              </w:tc>
              <w:tc>
                <w:tcPr>
                  <w:tcW w:w="2557" w:type="dxa"/>
                  <w:gridSpan w:val="3"/>
                  <w:vAlign w:val="center"/>
                </w:tcPr>
                <w:p w14:paraId="670A9541" w14:textId="00E776EF" w:rsidR="00B378C8" w:rsidRPr="00AA3D4F" w:rsidRDefault="00B378C8" w:rsidP="00626915">
                  <w:pPr>
                    <w:jc w:val="center"/>
                    <w:rPr>
                      <w:b/>
                      <w:bCs/>
                    </w:rPr>
                  </w:pPr>
                  <w:r w:rsidRPr="00AA3D4F">
                    <w:rPr>
                      <w:b/>
                      <w:bCs/>
                    </w:rPr>
                    <w:t>NO</w:t>
                  </w:r>
                </w:p>
              </w:tc>
            </w:tr>
          </w:tbl>
          <w:p w14:paraId="703FBD2F" w14:textId="77777777" w:rsidR="004A612F" w:rsidRDefault="004A612F" w:rsidP="0073585E"/>
          <w:p w14:paraId="4718D2F4" w14:textId="21AF4075" w:rsidR="0073585E" w:rsidRDefault="0073585E" w:rsidP="0073585E">
            <w:r>
              <w:t>OBSEVACIONES:</w:t>
            </w:r>
          </w:p>
          <w:p w14:paraId="1DA46468" w14:textId="77777777" w:rsidR="004A612F" w:rsidRDefault="004A612F" w:rsidP="00626915">
            <w:pPr>
              <w:jc w:val="center"/>
            </w:pPr>
          </w:p>
          <w:p w14:paraId="683651D8" w14:textId="77777777" w:rsidR="004A612F" w:rsidRDefault="004A612F" w:rsidP="00626915">
            <w:pPr>
              <w:jc w:val="center"/>
            </w:pPr>
          </w:p>
          <w:p w14:paraId="0E50E1F7" w14:textId="77777777" w:rsidR="004A612F" w:rsidRDefault="004A612F" w:rsidP="00626915">
            <w:pPr>
              <w:jc w:val="center"/>
            </w:pPr>
          </w:p>
          <w:p w14:paraId="330DE2D8" w14:textId="77777777" w:rsidR="004A612F" w:rsidRDefault="004A612F" w:rsidP="00626915">
            <w:pPr>
              <w:jc w:val="center"/>
            </w:pPr>
          </w:p>
          <w:p w14:paraId="5F533F0C" w14:textId="460BE636" w:rsidR="00EC22C6" w:rsidRDefault="00EC22C6" w:rsidP="00626915">
            <w:pPr>
              <w:jc w:val="center"/>
            </w:pPr>
          </w:p>
        </w:tc>
      </w:tr>
    </w:tbl>
    <w:p w14:paraId="618BDE1C" w14:textId="77777777" w:rsidR="00E11375" w:rsidRDefault="00E11375" w:rsidP="00466FAC">
      <w:pPr>
        <w:ind w:left="-709" w:hanging="284"/>
      </w:pPr>
    </w:p>
    <w:p w14:paraId="784FDA1F" w14:textId="77777777" w:rsidR="00E11375" w:rsidRDefault="00E11375" w:rsidP="00466FAC">
      <w:pPr>
        <w:ind w:left="-709" w:hanging="284"/>
      </w:pPr>
    </w:p>
    <w:tbl>
      <w:tblPr>
        <w:tblStyle w:val="Tablaconcuadrcula"/>
        <w:tblW w:w="10774" w:type="dxa"/>
        <w:tblInd w:w="-998" w:type="dxa"/>
        <w:tblLook w:val="04A0" w:firstRow="1" w:lastRow="0" w:firstColumn="1" w:lastColumn="0" w:noHBand="0" w:noVBand="1"/>
      </w:tblPr>
      <w:tblGrid>
        <w:gridCol w:w="10774"/>
      </w:tblGrid>
      <w:tr w:rsidR="00EC7511" w:rsidRPr="000A43FF" w14:paraId="6D4EFF66" w14:textId="77777777" w:rsidTr="00EC7511">
        <w:trPr>
          <w:trHeight w:val="340"/>
        </w:trPr>
        <w:tc>
          <w:tcPr>
            <w:tcW w:w="10774" w:type="dxa"/>
            <w:shd w:val="clear" w:color="auto" w:fill="808080" w:themeFill="background1" w:themeFillShade="80"/>
            <w:vAlign w:val="center"/>
          </w:tcPr>
          <w:p w14:paraId="1DB614F7" w14:textId="77777777" w:rsidR="00EC7511" w:rsidRPr="000A43FF" w:rsidRDefault="00EC7511" w:rsidP="00C05B53">
            <w:pPr>
              <w:jc w:val="center"/>
              <w:rPr>
                <w:rFonts w:ascii="Arial" w:eastAsia="Times New Roman" w:hAnsi="Arial" w:cs="Arial"/>
                <w:b/>
                <w:bCs/>
                <w:color w:val="FFFFFF"/>
                <w:sz w:val="20"/>
                <w:szCs w:val="20"/>
                <w:lang w:val="es-CO" w:eastAsia="es-CO"/>
              </w:rPr>
            </w:pPr>
            <w:r>
              <w:rPr>
                <w:rFonts w:ascii="Arial" w:eastAsia="Times New Roman" w:hAnsi="Arial" w:cs="Arial"/>
                <w:b/>
                <w:bCs/>
                <w:color w:val="FFFFFF" w:themeColor="background1"/>
                <w:sz w:val="20"/>
                <w:szCs w:val="20"/>
                <w:lang w:val="es-CO" w:eastAsia="es-CO"/>
              </w:rPr>
              <w:t>VERIFICACIONES</w:t>
            </w:r>
            <w:r w:rsidRPr="00901505">
              <w:rPr>
                <w:rFonts w:ascii="Arial" w:eastAsia="Times New Roman" w:hAnsi="Arial" w:cs="Arial"/>
                <w:b/>
                <w:bCs/>
                <w:color w:val="FFFFFF" w:themeColor="background1"/>
                <w:sz w:val="20"/>
                <w:szCs w:val="20"/>
                <w:lang w:val="es-CO" w:eastAsia="es-CO"/>
              </w:rPr>
              <w:t xml:space="preserve"> </w:t>
            </w:r>
          </w:p>
        </w:tc>
      </w:tr>
      <w:tr w:rsidR="00EC7511" w14:paraId="0D401484" w14:textId="77777777" w:rsidTr="00C05B53">
        <w:trPr>
          <w:trHeight w:val="1416"/>
        </w:trPr>
        <w:tc>
          <w:tcPr>
            <w:tcW w:w="10774" w:type="dxa"/>
          </w:tcPr>
          <w:p w14:paraId="6933E2BC" w14:textId="77777777" w:rsidR="00EC7511" w:rsidRDefault="00EC7511" w:rsidP="00C05B53">
            <w:pPr>
              <w:jc w:val="both"/>
              <w:rPr>
                <w:rFonts w:ascii="Arial" w:hAnsi="Arial" w:cs="Arial"/>
                <w:sz w:val="20"/>
                <w:szCs w:val="20"/>
              </w:rPr>
            </w:pPr>
          </w:p>
          <w:p w14:paraId="1656C62C" w14:textId="77777777" w:rsidR="0047128D" w:rsidRDefault="0047128D" w:rsidP="00C05B53">
            <w:pPr>
              <w:jc w:val="both"/>
              <w:rPr>
                <w:rFonts w:ascii="Arial" w:hAnsi="Arial" w:cs="Arial"/>
                <w:sz w:val="20"/>
                <w:szCs w:val="20"/>
              </w:rPr>
            </w:pPr>
          </w:p>
          <w:p w14:paraId="0E337B71" w14:textId="77777777" w:rsidR="0047128D" w:rsidRDefault="0047128D" w:rsidP="00C05B53">
            <w:pPr>
              <w:jc w:val="both"/>
              <w:rPr>
                <w:rFonts w:ascii="Arial" w:hAnsi="Arial" w:cs="Arial"/>
                <w:sz w:val="20"/>
                <w:szCs w:val="20"/>
              </w:rPr>
            </w:pPr>
          </w:p>
          <w:tbl>
            <w:tblPr>
              <w:tblStyle w:val="Tablaconcuadrcula"/>
              <w:tblW w:w="0" w:type="auto"/>
              <w:jc w:val="center"/>
              <w:tblLook w:val="04A0" w:firstRow="1" w:lastRow="0" w:firstColumn="1" w:lastColumn="0" w:noHBand="0" w:noVBand="1"/>
            </w:tblPr>
            <w:tblGrid>
              <w:gridCol w:w="2392"/>
              <w:gridCol w:w="960"/>
              <w:gridCol w:w="584"/>
              <w:gridCol w:w="157"/>
              <w:gridCol w:w="1559"/>
              <w:gridCol w:w="535"/>
              <w:gridCol w:w="1449"/>
              <w:gridCol w:w="1016"/>
              <w:gridCol w:w="674"/>
            </w:tblGrid>
            <w:tr w:rsidR="0047128D" w14:paraId="68283237" w14:textId="77777777" w:rsidTr="004E0B50">
              <w:trPr>
                <w:trHeight w:val="192"/>
                <w:jc w:val="center"/>
              </w:trPr>
              <w:tc>
                <w:tcPr>
                  <w:tcW w:w="9326" w:type="dxa"/>
                  <w:gridSpan w:val="9"/>
                  <w:shd w:val="clear" w:color="auto" w:fill="808080" w:themeFill="background1" w:themeFillShade="80"/>
                </w:tcPr>
                <w:p w14:paraId="60EFBCBB" w14:textId="06C98B85" w:rsidR="0047128D" w:rsidRPr="008E4EA0" w:rsidRDefault="0047128D" w:rsidP="008E4EA0">
                  <w:pPr>
                    <w:jc w:val="center"/>
                    <w:rPr>
                      <w:rFonts w:ascii="Arial" w:hAnsi="Arial" w:cs="Arial"/>
                      <w:b/>
                      <w:bCs/>
                      <w:sz w:val="20"/>
                      <w:szCs w:val="20"/>
                    </w:rPr>
                  </w:pPr>
                  <w:r w:rsidRPr="008E4EA0">
                    <w:rPr>
                      <w:rFonts w:ascii="Arial" w:hAnsi="Arial" w:cs="Arial"/>
                      <w:b/>
                      <w:bCs/>
                      <w:color w:val="FFFFFF" w:themeColor="background1"/>
                      <w:sz w:val="20"/>
                      <w:szCs w:val="20"/>
                    </w:rPr>
                    <w:t xml:space="preserve">VERIFICACIÓN </w:t>
                  </w:r>
                  <w:r w:rsidR="00B12DA4" w:rsidRPr="008E4EA0">
                    <w:rPr>
                      <w:rFonts w:ascii="Arial" w:hAnsi="Arial" w:cs="Arial"/>
                      <w:b/>
                      <w:bCs/>
                      <w:color w:val="FFFFFF" w:themeColor="background1"/>
                      <w:sz w:val="20"/>
                      <w:szCs w:val="20"/>
                    </w:rPr>
                    <w:t>#1</w:t>
                  </w:r>
                </w:p>
              </w:tc>
            </w:tr>
            <w:tr w:rsidR="003D54ED" w14:paraId="38FDB7E8" w14:textId="77777777" w:rsidTr="004E0B50">
              <w:trPr>
                <w:trHeight w:val="216"/>
                <w:jc w:val="center"/>
              </w:trPr>
              <w:tc>
                <w:tcPr>
                  <w:tcW w:w="9326" w:type="dxa"/>
                  <w:gridSpan w:val="9"/>
                </w:tcPr>
                <w:p w14:paraId="5811ABEE" w14:textId="387FA0C1" w:rsidR="003D54ED" w:rsidRPr="004E0B50" w:rsidRDefault="003D54ED" w:rsidP="00C05B53">
                  <w:pPr>
                    <w:jc w:val="both"/>
                    <w:rPr>
                      <w:rFonts w:ascii="Arial" w:hAnsi="Arial" w:cs="Arial"/>
                      <w:b/>
                      <w:bCs/>
                      <w:sz w:val="20"/>
                      <w:szCs w:val="20"/>
                    </w:rPr>
                  </w:pPr>
                  <w:r w:rsidRPr="004E0B50">
                    <w:rPr>
                      <w:rFonts w:ascii="Arial" w:hAnsi="Arial" w:cs="Arial"/>
                      <w:b/>
                      <w:bCs/>
                      <w:sz w:val="20"/>
                      <w:szCs w:val="20"/>
                    </w:rPr>
                    <w:t>Fuentes de verificación</w:t>
                  </w:r>
                </w:p>
              </w:tc>
            </w:tr>
            <w:tr w:rsidR="003304A4" w14:paraId="5A26BBDD" w14:textId="0C87F653" w:rsidTr="004E0B50">
              <w:trPr>
                <w:trHeight w:val="552"/>
                <w:jc w:val="center"/>
              </w:trPr>
              <w:tc>
                <w:tcPr>
                  <w:tcW w:w="3352" w:type="dxa"/>
                  <w:gridSpan w:val="2"/>
                </w:tcPr>
                <w:p w14:paraId="78850F14" w14:textId="7AE68FA7" w:rsidR="003304A4" w:rsidRPr="004E0B50" w:rsidRDefault="003304A4" w:rsidP="00C05B53">
                  <w:pPr>
                    <w:jc w:val="both"/>
                    <w:rPr>
                      <w:rFonts w:ascii="Arial" w:hAnsi="Arial" w:cs="Arial"/>
                      <w:b/>
                      <w:bCs/>
                      <w:sz w:val="20"/>
                      <w:szCs w:val="20"/>
                    </w:rPr>
                  </w:pPr>
                  <w:r w:rsidRPr="004E0B50">
                    <w:rPr>
                      <w:rFonts w:ascii="Arial" w:hAnsi="Arial" w:cs="Arial"/>
                      <w:b/>
                      <w:bCs/>
                      <w:sz w:val="20"/>
                      <w:szCs w:val="20"/>
                    </w:rPr>
                    <w:t>Terceros</w:t>
                  </w:r>
                </w:p>
              </w:tc>
              <w:tc>
                <w:tcPr>
                  <w:tcW w:w="584" w:type="dxa"/>
                </w:tcPr>
                <w:p w14:paraId="2CEEBCF1" w14:textId="77777777" w:rsidR="003304A4" w:rsidRPr="004E0B50" w:rsidRDefault="003304A4" w:rsidP="003304A4">
                  <w:pPr>
                    <w:jc w:val="both"/>
                    <w:rPr>
                      <w:rFonts w:ascii="Arial" w:hAnsi="Arial" w:cs="Arial"/>
                      <w:b/>
                      <w:bCs/>
                      <w:sz w:val="20"/>
                      <w:szCs w:val="20"/>
                    </w:rPr>
                  </w:pPr>
                </w:p>
              </w:tc>
              <w:tc>
                <w:tcPr>
                  <w:tcW w:w="4716" w:type="dxa"/>
                  <w:gridSpan w:val="5"/>
                </w:tcPr>
                <w:p w14:paraId="23A05D44" w14:textId="77DA6769" w:rsidR="003304A4" w:rsidRPr="004E0B50" w:rsidRDefault="003304A4" w:rsidP="00C05B53">
                  <w:pPr>
                    <w:jc w:val="both"/>
                    <w:rPr>
                      <w:rFonts w:ascii="Arial" w:hAnsi="Arial" w:cs="Arial"/>
                      <w:b/>
                      <w:bCs/>
                      <w:sz w:val="20"/>
                      <w:szCs w:val="20"/>
                    </w:rPr>
                  </w:pPr>
                  <w:r w:rsidRPr="004E0B50">
                    <w:rPr>
                      <w:rFonts w:ascii="Arial" w:hAnsi="Arial" w:cs="Arial"/>
                      <w:b/>
                      <w:bCs/>
                      <w:sz w:val="20"/>
                      <w:szCs w:val="20"/>
                    </w:rPr>
                    <w:t>ONG</w:t>
                  </w:r>
                </w:p>
              </w:tc>
              <w:tc>
                <w:tcPr>
                  <w:tcW w:w="674" w:type="dxa"/>
                </w:tcPr>
                <w:p w14:paraId="57018E37" w14:textId="77777777" w:rsidR="003304A4" w:rsidRPr="004E0B50" w:rsidRDefault="003304A4" w:rsidP="003304A4">
                  <w:pPr>
                    <w:jc w:val="both"/>
                    <w:rPr>
                      <w:rFonts w:ascii="Arial" w:hAnsi="Arial" w:cs="Arial"/>
                      <w:b/>
                      <w:bCs/>
                      <w:sz w:val="20"/>
                      <w:szCs w:val="20"/>
                    </w:rPr>
                  </w:pPr>
                </w:p>
              </w:tc>
            </w:tr>
            <w:tr w:rsidR="003304A4" w14:paraId="472DA78D" w14:textId="3A9E3A03" w:rsidTr="004E0B50">
              <w:trPr>
                <w:trHeight w:val="552"/>
                <w:jc w:val="center"/>
              </w:trPr>
              <w:tc>
                <w:tcPr>
                  <w:tcW w:w="3352" w:type="dxa"/>
                  <w:gridSpan w:val="2"/>
                </w:tcPr>
                <w:p w14:paraId="37AA978B" w14:textId="0F5B24D7" w:rsidR="003304A4" w:rsidRPr="004E0B50" w:rsidRDefault="003304A4" w:rsidP="00C05B53">
                  <w:pPr>
                    <w:jc w:val="both"/>
                    <w:rPr>
                      <w:rFonts w:ascii="Arial" w:hAnsi="Arial" w:cs="Arial"/>
                      <w:b/>
                      <w:bCs/>
                      <w:sz w:val="20"/>
                      <w:szCs w:val="20"/>
                    </w:rPr>
                  </w:pPr>
                  <w:r w:rsidRPr="004E0B50">
                    <w:rPr>
                      <w:rFonts w:ascii="Arial" w:hAnsi="Arial" w:cs="Arial"/>
                      <w:b/>
                      <w:bCs/>
                      <w:sz w:val="20"/>
                      <w:szCs w:val="20"/>
                    </w:rPr>
                    <w:t>Institución del Estado Colombiano</w:t>
                  </w:r>
                </w:p>
              </w:tc>
              <w:tc>
                <w:tcPr>
                  <w:tcW w:w="584" w:type="dxa"/>
                </w:tcPr>
                <w:p w14:paraId="5D2A8272" w14:textId="77777777" w:rsidR="003304A4" w:rsidRPr="004E0B50" w:rsidRDefault="003304A4" w:rsidP="003304A4">
                  <w:pPr>
                    <w:jc w:val="both"/>
                    <w:rPr>
                      <w:rFonts w:ascii="Arial" w:hAnsi="Arial" w:cs="Arial"/>
                      <w:b/>
                      <w:bCs/>
                      <w:sz w:val="20"/>
                      <w:szCs w:val="20"/>
                    </w:rPr>
                  </w:pPr>
                </w:p>
              </w:tc>
              <w:tc>
                <w:tcPr>
                  <w:tcW w:w="4716" w:type="dxa"/>
                  <w:gridSpan w:val="5"/>
                </w:tcPr>
                <w:p w14:paraId="268493FA" w14:textId="062539E4" w:rsidR="003304A4" w:rsidRPr="004E0B50" w:rsidRDefault="003304A4" w:rsidP="00C05B53">
                  <w:pPr>
                    <w:jc w:val="both"/>
                    <w:rPr>
                      <w:rFonts w:ascii="Arial" w:hAnsi="Arial" w:cs="Arial"/>
                      <w:b/>
                      <w:bCs/>
                      <w:sz w:val="20"/>
                      <w:szCs w:val="20"/>
                    </w:rPr>
                  </w:pPr>
                  <w:r w:rsidRPr="004E0B50">
                    <w:rPr>
                      <w:rFonts w:ascii="Arial" w:hAnsi="Arial" w:cs="Arial"/>
                      <w:b/>
                      <w:bCs/>
                      <w:sz w:val="20"/>
                      <w:szCs w:val="20"/>
                    </w:rPr>
                    <w:t>Organización Internacional</w:t>
                  </w:r>
                </w:p>
              </w:tc>
              <w:tc>
                <w:tcPr>
                  <w:tcW w:w="674" w:type="dxa"/>
                </w:tcPr>
                <w:p w14:paraId="63245A0F" w14:textId="77777777" w:rsidR="003304A4" w:rsidRPr="004E0B50" w:rsidRDefault="003304A4" w:rsidP="003304A4">
                  <w:pPr>
                    <w:jc w:val="both"/>
                    <w:rPr>
                      <w:rFonts w:ascii="Arial" w:hAnsi="Arial" w:cs="Arial"/>
                      <w:b/>
                      <w:bCs/>
                      <w:sz w:val="20"/>
                      <w:szCs w:val="20"/>
                    </w:rPr>
                  </w:pPr>
                </w:p>
              </w:tc>
            </w:tr>
            <w:tr w:rsidR="001152DC" w14:paraId="458AE794" w14:textId="3BBA2733" w:rsidTr="004E0B50">
              <w:trPr>
                <w:trHeight w:val="552"/>
                <w:jc w:val="center"/>
              </w:trPr>
              <w:tc>
                <w:tcPr>
                  <w:tcW w:w="3352" w:type="dxa"/>
                  <w:gridSpan w:val="2"/>
                </w:tcPr>
                <w:p w14:paraId="78C17E4E" w14:textId="229AAFAA" w:rsidR="001152DC" w:rsidRPr="004E0B50" w:rsidRDefault="001152DC" w:rsidP="00C05B53">
                  <w:pPr>
                    <w:jc w:val="both"/>
                    <w:rPr>
                      <w:rFonts w:ascii="Arial" w:hAnsi="Arial" w:cs="Arial"/>
                      <w:b/>
                      <w:bCs/>
                      <w:sz w:val="20"/>
                      <w:szCs w:val="20"/>
                    </w:rPr>
                  </w:pPr>
                  <w:r w:rsidRPr="004E0B50">
                    <w:rPr>
                      <w:rFonts w:ascii="Arial" w:hAnsi="Arial" w:cs="Arial"/>
                      <w:b/>
                      <w:bCs/>
                      <w:sz w:val="20"/>
                      <w:szCs w:val="20"/>
                    </w:rPr>
                    <w:lastRenderedPageBreak/>
                    <w:t>No reporta</w:t>
                  </w:r>
                </w:p>
              </w:tc>
              <w:tc>
                <w:tcPr>
                  <w:tcW w:w="584" w:type="dxa"/>
                </w:tcPr>
                <w:p w14:paraId="2BD89B38" w14:textId="77777777" w:rsidR="001152DC" w:rsidRPr="004E0B50" w:rsidRDefault="001152DC" w:rsidP="003304A4">
                  <w:pPr>
                    <w:jc w:val="both"/>
                    <w:rPr>
                      <w:rFonts w:ascii="Arial" w:hAnsi="Arial" w:cs="Arial"/>
                      <w:b/>
                      <w:bCs/>
                      <w:sz w:val="20"/>
                      <w:szCs w:val="20"/>
                    </w:rPr>
                  </w:pPr>
                </w:p>
              </w:tc>
              <w:tc>
                <w:tcPr>
                  <w:tcW w:w="2251" w:type="dxa"/>
                  <w:gridSpan w:val="3"/>
                </w:tcPr>
                <w:p w14:paraId="32175E56" w14:textId="23427E5A" w:rsidR="001152DC" w:rsidRPr="004E0B50" w:rsidRDefault="001152DC" w:rsidP="00C05B53">
                  <w:pPr>
                    <w:jc w:val="both"/>
                    <w:rPr>
                      <w:rFonts w:ascii="Arial" w:hAnsi="Arial" w:cs="Arial"/>
                      <w:b/>
                      <w:bCs/>
                      <w:sz w:val="20"/>
                      <w:szCs w:val="20"/>
                    </w:rPr>
                  </w:pPr>
                  <w:r w:rsidRPr="004E0B50">
                    <w:rPr>
                      <w:rFonts w:ascii="Arial" w:hAnsi="Arial" w:cs="Arial"/>
                      <w:b/>
                      <w:bCs/>
                      <w:sz w:val="20"/>
                      <w:szCs w:val="20"/>
                    </w:rPr>
                    <w:t>Nombre de la fuente de verificación</w:t>
                  </w:r>
                </w:p>
              </w:tc>
              <w:tc>
                <w:tcPr>
                  <w:tcW w:w="3139" w:type="dxa"/>
                  <w:gridSpan w:val="3"/>
                </w:tcPr>
                <w:p w14:paraId="6F7EABE9" w14:textId="77777777" w:rsidR="001152DC" w:rsidRPr="004E0B50" w:rsidRDefault="001152DC" w:rsidP="001152DC">
                  <w:pPr>
                    <w:jc w:val="both"/>
                    <w:rPr>
                      <w:rFonts w:ascii="Arial" w:hAnsi="Arial" w:cs="Arial"/>
                      <w:b/>
                      <w:bCs/>
                      <w:sz w:val="20"/>
                      <w:szCs w:val="20"/>
                    </w:rPr>
                  </w:pPr>
                </w:p>
              </w:tc>
            </w:tr>
            <w:tr w:rsidR="00605CE2" w14:paraId="5EE75CFA" w14:textId="77777777" w:rsidTr="483818D9">
              <w:trPr>
                <w:trHeight w:val="355"/>
                <w:jc w:val="center"/>
              </w:trPr>
              <w:tc>
                <w:tcPr>
                  <w:tcW w:w="9326" w:type="dxa"/>
                  <w:gridSpan w:val="9"/>
                </w:tcPr>
                <w:p w14:paraId="096410DB" w14:textId="4B2EF76E" w:rsidR="00605CE2" w:rsidRPr="004E0B50" w:rsidRDefault="00605CE2" w:rsidP="001152DC">
                  <w:pPr>
                    <w:jc w:val="both"/>
                    <w:rPr>
                      <w:rFonts w:ascii="Arial" w:hAnsi="Arial" w:cs="Arial"/>
                      <w:b/>
                      <w:bCs/>
                      <w:sz w:val="20"/>
                      <w:szCs w:val="20"/>
                    </w:rPr>
                  </w:pPr>
                  <w:r w:rsidRPr="004E0B50">
                    <w:rPr>
                      <w:rFonts w:ascii="Arial" w:hAnsi="Arial" w:cs="Arial"/>
                      <w:b/>
                      <w:bCs/>
                      <w:sz w:val="20"/>
                      <w:szCs w:val="20"/>
                    </w:rPr>
                    <w:t>Sinopsis de la verificación</w:t>
                  </w:r>
                </w:p>
              </w:tc>
            </w:tr>
            <w:tr w:rsidR="00605CE2" w14:paraId="43C54F03" w14:textId="77777777" w:rsidTr="483818D9">
              <w:trPr>
                <w:trHeight w:val="1408"/>
                <w:jc w:val="center"/>
              </w:trPr>
              <w:tc>
                <w:tcPr>
                  <w:tcW w:w="9326" w:type="dxa"/>
                  <w:gridSpan w:val="9"/>
                </w:tcPr>
                <w:p w14:paraId="3757F100" w14:textId="77777777" w:rsidR="00605CE2" w:rsidRDefault="00605CE2" w:rsidP="001152DC">
                  <w:pPr>
                    <w:jc w:val="both"/>
                    <w:rPr>
                      <w:rFonts w:ascii="Arial" w:hAnsi="Arial" w:cs="Arial"/>
                      <w:sz w:val="20"/>
                      <w:szCs w:val="20"/>
                    </w:rPr>
                  </w:pPr>
                </w:p>
              </w:tc>
            </w:tr>
            <w:tr w:rsidR="00605CE2" w14:paraId="0A7B7277" w14:textId="77777777" w:rsidTr="483818D9">
              <w:trPr>
                <w:trHeight w:val="281"/>
                <w:jc w:val="center"/>
              </w:trPr>
              <w:tc>
                <w:tcPr>
                  <w:tcW w:w="9326" w:type="dxa"/>
                  <w:gridSpan w:val="9"/>
                </w:tcPr>
                <w:p w14:paraId="6E13D912" w14:textId="5D0F29EE" w:rsidR="00605CE2" w:rsidRPr="00605CE2" w:rsidRDefault="7E68FFBD" w:rsidP="001152DC">
                  <w:pPr>
                    <w:jc w:val="both"/>
                    <w:rPr>
                      <w:rFonts w:ascii="Arial" w:hAnsi="Arial" w:cs="Arial"/>
                      <w:b/>
                      <w:bCs/>
                      <w:sz w:val="20"/>
                      <w:szCs w:val="20"/>
                    </w:rPr>
                  </w:pPr>
                  <w:r w:rsidRPr="483818D9">
                    <w:rPr>
                      <w:rFonts w:ascii="Arial" w:hAnsi="Arial" w:cs="Arial"/>
                      <w:b/>
                      <w:bCs/>
                      <w:sz w:val="20"/>
                      <w:szCs w:val="20"/>
                    </w:rPr>
                    <w:t>Categorías</w:t>
                  </w:r>
                  <w:r w:rsidR="00171DA0">
                    <w:rPr>
                      <w:rFonts w:ascii="Arial" w:hAnsi="Arial" w:cs="Arial"/>
                      <w:b/>
                      <w:bCs/>
                      <w:sz w:val="20"/>
                      <w:szCs w:val="20"/>
                    </w:rPr>
                    <w:t xml:space="preserve"> para evaluar la información (</w:t>
                  </w:r>
                  <w:r w:rsidR="00605CE2">
                    <w:rPr>
                      <w:rFonts w:ascii="Arial" w:hAnsi="Arial" w:cs="Arial"/>
                      <w:b/>
                      <w:bCs/>
                      <w:sz w:val="20"/>
                      <w:szCs w:val="20"/>
                    </w:rPr>
                    <w:t>Solo lo d</w:t>
                  </w:r>
                  <w:r w:rsidR="00605CE2" w:rsidRPr="00605CE2">
                    <w:rPr>
                      <w:rFonts w:ascii="Arial" w:hAnsi="Arial" w:cs="Arial"/>
                      <w:b/>
                      <w:bCs/>
                      <w:sz w:val="20"/>
                      <w:szCs w:val="20"/>
                    </w:rPr>
                    <w:t xml:space="preserve">iligencia </w:t>
                  </w:r>
                  <w:r w:rsidR="00605CE2">
                    <w:rPr>
                      <w:rFonts w:ascii="Arial" w:hAnsi="Arial" w:cs="Arial"/>
                      <w:b/>
                      <w:bCs/>
                      <w:sz w:val="20"/>
                      <w:szCs w:val="20"/>
                    </w:rPr>
                    <w:t xml:space="preserve">el equipo de </w:t>
                  </w:r>
                  <w:r w:rsidR="00605CE2" w:rsidRPr="00605CE2">
                    <w:rPr>
                      <w:rFonts w:ascii="Arial" w:hAnsi="Arial" w:cs="Arial"/>
                      <w:b/>
                      <w:bCs/>
                      <w:sz w:val="20"/>
                      <w:szCs w:val="20"/>
                    </w:rPr>
                    <w:t>Calidad</w:t>
                  </w:r>
                  <w:r w:rsidR="00171DA0">
                    <w:rPr>
                      <w:rFonts w:ascii="Arial" w:hAnsi="Arial" w:cs="Arial"/>
                      <w:b/>
                      <w:bCs/>
                      <w:sz w:val="20"/>
                      <w:szCs w:val="20"/>
                    </w:rPr>
                    <w:t>)</w:t>
                  </w:r>
                </w:p>
              </w:tc>
            </w:tr>
            <w:tr w:rsidR="00171DA0" w14:paraId="078DB018" w14:textId="71A02456" w:rsidTr="483818D9">
              <w:trPr>
                <w:trHeight w:val="281"/>
                <w:jc w:val="center"/>
              </w:trPr>
              <w:tc>
                <w:tcPr>
                  <w:tcW w:w="2392" w:type="dxa"/>
                </w:tcPr>
                <w:p w14:paraId="1D274BA5" w14:textId="41A5F9A5" w:rsidR="00171DA0" w:rsidRDefault="00171DA0" w:rsidP="001152DC">
                  <w:pPr>
                    <w:jc w:val="both"/>
                    <w:rPr>
                      <w:rFonts w:ascii="Arial" w:hAnsi="Arial" w:cs="Arial"/>
                      <w:b/>
                      <w:bCs/>
                      <w:sz w:val="20"/>
                      <w:szCs w:val="20"/>
                    </w:rPr>
                  </w:pPr>
                  <w:r>
                    <w:rPr>
                      <w:rFonts w:ascii="Arial" w:hAnsi="Arial" w:cs="Arial"/>
                      <w:b/>
                      <w:bCs/>
                      <w:sz w:val="20"/>
                      <w:szCs w:val="20"/>
                    </w:rPr>
                    <w:t>Vector</w:t>
                  </w:r>
                </w:p>
              </w:tc>
              <w:tc>
                <w:tcPr>
                  <w:tcW w:w="1701" w:type="dxa"/>
                  <w:gridSpan w:val="3"/>
                </w:tcPr>
                <w:p w14:paraId="5D4C679A" w14:textId="5ABABE8C" w:rsidR="00171DA0" w:rsidRDefault="00886375" w:rsidP="00171DA0">
                  <w:pPr>
                    <w:jc w:val="both"/>
                    <w:rPr>
                      <w:rFonts w:ascii="Arial" w:hAnsi="Arial" w:cs="Arial"/>
                      <w:b/>
                      <w:bCs/>
                      <w:sz w:val="20"/>
                      <w:szCs w:val="20"/>
                    </w:rPr>
                  </w:pPr>
                  <w:r>
                    <w:rPr>
                      <w:rFonts w:ascii="Arial" w:hAnsi="Arial" w:cs="Arial"/>
                      <w:b/>
                      <w:bCs/>
                      <w:sz w:val="20"/>
                      <w:szCs w:val="20"/>
                    </w:rPr>
                    <w:t>Relevante</w:t>
                  </w:r>
                </w:p>
              </w:tc>
              <w:tc>
                <w:tcPr>
                  <w:tcW w:w="1559" w:type="dxa"/>
                </w:tcPr>
                <w:p w14:paraId="60F37B2C" w14:textId="7EDA4C19" w:rsidR="00171DA0" w:rsidRDefault="00886375" w:rsidP="00171DA0">
                  <w:pPr>
                    <w:jc w:val="both"/>
                    <w:rPr>
                      <w:rFonts w:ascii="Arial" w:hAnsi="Arial" w:cs="Arial"/>
                      <w:b/>
                      <w:bCs/>
                      <w:sz w:val="20"/>
                      <w:szCs w:val="20"/>
                    </w:rPr>
                  </w:pPr>
                  <w:r>
                    <w:rPr>
                      <w:rFonts w:ascii="Arial" w:hAnsi="Arial" w:cs="Arial"/>
                      <w:b/>
                      <w:bCs/>
                      <w:sz w:val="20"/>
                      <w:szCs w:val="20"/>
                    </w:rPr>
                    <w:t>No relevante</w:t>
                  </w:r>
                </w:p>
              </w:tc>
              <w:tc>
                <w:tcPr>
                  <w:tcW w:w="1984" w:type="dxa"/>
                  <w:gridSpan w:val="2"/>
                </w:tcPr>
                <w:p w14:paraId="745A9598" w14:textId="12E499E1" w:rsidR="00171DA0" w:rsidRDefault="00886375" w:rsidP="00171DA0">
                  <w:pPr>
                    <w:jc w:val="both"/>
                    <w:rPr>
                      <w:rFonts w:ascii="Arial" w:hAnsi="Arial" w:cs="Arial"/>
                      <w:b/>
                      <w:bCs/>
                      <w:sz w:val="20"/>
                      <w:szCs w:val="20"/>
                    </w:rPr>
                  </w:pPr>
                  <w:r>
                    <w:rPr>
                      <w:rFonts w:ascii="Arial" w:hAnsi="Arial" w:cs="Arial"/>
                      <w:b/>
                      <w:bCs/>
                      <w:sz w:val="20"/>
                      <w:szCs w:val="20"/>
                    </w:rPr>
                    <w:t xml:space="preserve">No </w:t>
                  </w:r>
                  <w:r w:rsidR="004E0B50">
                    <w:rPr>
                      <w:rFonts w:ascii="Arial" w:hAnsi="Arial" w:cs="Arial"/>
                      <w:b/>
                      <w:bCs/>
                      <w:sz w:val="20"/>
                      <w:szCs w:val="20"/>
                    </w:rPr>
                    <w:t>proporcionada</w:t>
                  </w:r>
                </w:p>
              </w:tc>
              <w:tc>
                <w:tcPr>
                  <w:tcW w:w="1690" w:type="dxa"/>
                  <w:gridSpan w:val="2"/>
                </w:tcPr>
                <w:p w14:paraId="279EF2F3" w14:textId="56E63BF7" w:rsidR="00171DA0" w:rsidRDefault="00886375" w:rsidP="00171DA0">
                  <w:pPr>
                    <w:jc w:val="both"/>
                    <w:rPr>
                      <w:rFonts w:ascii="Arial" w:hAnsi="Arial" w:cs="Arial"/>
                      <w:b/>
                      <w:bCs/>
                      <w:sz w:val="20"/>
                      <w:szCs w:val="20"/>
                    </w:rPr>
                  </w:pPr>
                  <w:r>
                    <w:rPr>
                      <w:rFonts w:ascii="Arial" w:hAnsi="Arial" w:cs="Arial"/>
                      <w:b/>
                      <w:bCs/>
                      <w:sz w:val="20"/>
                      <w:szCs w:val="20"/>
                    </w:rPr>
                    <w:t>No aplica</w:t>
                  </w:r>
                </w:p>
              </w:tc>
            </w:tr>
            <w:tr w:rsidR="00171DA0" w14:paraId="293594DC" w14:textId="0025E58A" w:rsidTr="483818D9">
              <w:trPr>
                <w:trHeight w:val="281"/>
                <w:jc w:val="center"/>
              </w:trPr>
              <w:tc>
                <w:tcPr>
                  <w:tcW w:w="2392" w:type="dxa"/>
                </w:tcPr>
                <w:p w14:paraId="0A84F19C" w14:textId="4B12938A" w:rsidR="00171DA0" w:rsidRDefault="00171DA0" w:rsidP="001152DC">
                  <w:pPr>
                    <w:jc w:val="both"/>
                    <w:rPr>
                      <w:rFonts w:ascii="Arial" w:hAnsi="Arial" w:cs="Arial"/>
                      <w:b/>
                      <w:bCs/>
                      <w:sz w:val="20"/>
                      <w:szCs w:val="20"/>
                    </w:rPr>
                  </w:pPr>
                  <w:r>
                    <w:rPr>
                      <w:rFonts w:ascii="Arial" w:hAnsi="Arial" w:cs="Arial"/>
                      <w:b/>
                      <w:bCs/>
                      <w:sz w:val="20"/>
                      <w:szCs w:val="20"/>
                    </w:rPr>
                    <w:t>Perfil Antiguo</w:t>
                  </w:r>
                </w:p>
              </w:tc>
              <w:tc>
                <w:tcPr>
                  <w:tcW w:w="1701" w:type="dxa"/>
                  <w:gridSpan w:val="3"/>
                </w:tcPr>
                <w:p w14:paraId="14BFB7F3" w14:textId="77777777" w:rsidR="00171DA0" w:rsidRDefault="00171DA0" w:rsidP="001152DC">
                  <w:pPr>
                    <w:jc w:val="both"/>
                    <w:rPr>
                      <w:rFonts w:ascii="Arial" w:hAnsi="Arial" w:cs="Arial"/>
                      <w:b/>
                      <w:bCs/>
                      <w:sz w:val="20"/>
                      <w:szCs w:val="20"/>
                    </w:rPr>
                  </w:pPr>
                </w:p>
              </w:tc>
              <w:tc>
                <w:tcPr>
                  <w:tcW w:w="1559" w:type="dxa"/>
                </w:tcPr>
                <w:p w14:paraId="15750F15" w14:textId="77777777" w:rsidR="00171DA0" w:rsidRDefault="00171DA0" w:rsidP="001152DC">
                  <w:pPr>
                    <w:jc w:val="both"/>
                    <w:rPr>
                      <w:rFonts w:ascii="Arial" w:hAnsi="Arial" w:cs="Arial"/>
                      <w:b/>
                      <w:bCs/>
                      <w:sz w:val="20"/>
                      <w:szCs w:val="20"/>
                    </w:rPr>
                  </w:pPr>
                </w:p>
              </w:tc>
              <w:tc>
                <w:tcPr>
                  <w:tcW w:w="1984" w:type="dxa"/>
                  <w:gridSpan w:val="2"/>
                </w:tcPr>
                <w:p w14:paraId="5EF25C45" w14:textId="77777777" w:rsidR="00171DA0" w:rsidRDefault="00171DA0" w:rsidP="001152DC">
                  <w:pPr>
                    <w:jc w:val="both"/>
                    <w:rPr>
                      <w:rFonts w:ascii="Arial" w:hAnsi="Arial" w:cs="Arial"/>
                      <w:b/>
                      <w:bCs/>
                      <w:sz w:val="20"/>
                      <w:szCs w:val="20"/>
                    </w:rPr>
                  </w:pPr>
                </w:p>
              </w:tc>
              <w:tc>
                <w:tcPr>
                  <w:tcW w:w="1690" w:type="dxa"/>
                  <w:gridSpan w:val="2"/>
                </w:tcPr>
                <w:p w14:paraId="48E393BB" w14:textId="77777777" w:rsidR="00171DA0" w:rsidRDefault="00171DA0" w:rsidP="001152DC">
                  <w:pPr>
                    <w:jc w:val="both"/>
                    <w:rPr>
                      <w:rFonts w:ascii="Arial" w:hAnsi="Arial" w:cs="Arial"/>
                      <w:b/>
                      <w:bCs/>
                      <w:sz w:val="20"/>
                      <w:szCs w:val="20"/>
                    </w:rPr>
                  </w:pPr>
                </w:p>
              </w:tc>
            </w:tr>
            <w:tr w:rsidR="00171DA0" w14:paraId="2B7D4692" w14:textId="77777777" w:rsidTr="483818D9">
              <w:trPr>
                <w:trHeight w:val="281"/>
                <w:jc w:val="center"/>
              </w:trPr>
              <w:tc>
                <w:tcPr>
                  <w:tcW w:w="2392" w:type="dxa"/>
                </w:tcPr>
                <w:p w14:paraId="4FF45D91" w14:textId="642238D4" w:rsidR="00171DA0" w:rsidRDefault="00171DA0" w:rsidP="001152DC">
                  <w:pPr>
                    <w:jc w:val="both"/>
                    <w:rPr>
                      <w:rFonts w:ascii="Arial" w:hAnsi="Arial" w:cs="Arial"/>
                      <w:b/>
                      <w:bCs/>
                      <w:sz w:val="20"/>
                      <w:szCs w:val="20"/>
                    </w:rPr>
                  </w:pPr>
                  <w:r>
                    <w:rPr>
                      <w:rFonts w:ascii="Arial" w:hAnsi="Arial" w:cs="Arial"/>
                      <w:b/>
                      <w:bCs/>
                      <w:sz w:val="20"/>
                      <w:szCs w:val="20"/>
                    </w:rPr>
                    <w:t>Perfil Actual</w:t>
                  </w:r>
                </w:p>
              </w:tc>
              <w:tc>
                <w:tcPr>
                  <w:tcW w:w="1701" w:type="dxa"/>
                  <w:gridSpan w:val="3"/>
                </w:tcPr>
                <w:p w14:paraId="6CB6720B" w14:textId="77777777" w:rsidR="00171DA0" w:rsidRDefault="00171DA0" w:rsidP="001152DC">
                  <w:pPr>
                    <w:jc w:val="both"/>
                    <w:rPr>
                      <w:rFonts w:ascii="Arial" w:hAnsi="Arial" w:cs="Arial"/>
                      <w:b/>
                      <w:bCs/>
                      <w:sz w:val="20"/>
                      <w:szCs w:val="20"/>
                    </w:rPr>
                  </w:pPr>
                </w:p>
              </w:tc>
              <w:tc>
                <w:tcPr>
                  <w:tcW w:w="1559" w:type="dxa"/>
                </w:tcPr>
                <w:p w14:paraId="2E41FF31" w14:textId="77777777" w:rsidR="00171DA0" w:rsidRDefault="00171DA0" w:rsidP="001152DC">
                  <w:pPr>
                    <w:jc w:val="both"/>
                    <w:rPr>
                      <w:rFonts w:ascii="Arial" w:hAnsi="Arial" w:cs="Arial"/>
                      <w:b/>
                      <w:bCs/>
                      <w:sz w:val="20"/>
                      <w:szCs w:val="20"/>
                    </w:rPr>
                  </w:pPr>
                </w:p>
              </w:tc>
              <w:tc>
                <w:tcPr>
                  <w:tcW w:w="1984" w:type="dxa"/>
                  <w:gridSpan w:val="2"/>
                </w:tcPr>
                <w:p w14:paraId="34E7C38F" w14:textId="77777777" w:rsidR="00171DA0" w:rsidRDefault="00171DA0" w:rsidP="001152DC">
                  <w:pPr>
                    <w:jc w:val="both"/>
                    <w:rPr>
                      <w:rFonts w:ascii="Arial" w:hAnsi="Arial" w:cs="Arial"/>
                      <w:b/>
                      <w:bCs/>
                      <w:sz w:val="20"/>
                      <w:szCs w:val="20"/>
                    </w:rPr>
                  </w:pPr>
                </w:p>
              </w:tc>
              <w:tc>
                <w:tcPr>
                  <w:tcW w:w="1690" w:type="dxa"/>
                  <w:gridSpan w:val="2"/>
                </w:tcPr>
                <w:p w14:paraId="3A4606BD" w14:textId="77777777" w:rsidR="00171DA0" w:rsidRDefault="00171DA0" w:rsidP="001152DC">
                  <w:pPr>
                    <w:jc w:val="both"/>
                    <w:rPr>
                      <w:rFonts w:ascii="Arial" w:hAnsi="Arial" w:cs="Arial"/>
                      <w:b/>
                      <w:bCs/>
                      <w:sz w:val="20"/>
                      <w:szCs w:val="20"/>
                    </w:rPr>
                  </w:pPr>
                </w:p>
              </w:tc>
            </w:tr>
            <w:tr w:rsidR="00171DA0" w14:paraId="09B1FF27" w14:textId="77777777" w:rsidTr="483818D9">
              <w:trPr>
                <w:trHeight w:val="281"/>
                <w:jc w:val="center"/>
              </w:trPr>
              <w:tc>
                <w:tcPr>
                  <w:tcW w:w="2392" w:type="dxa"/>
                </w:tcPr>
                <w:p w14:paraId="455FF673" w14:textId="16669E63" w:rsidR="00171DA0" w:rsidRDefault="00171DA0" w:rsidP="001152DC">
                  <w:pPr>
                    <w:jc w:val="both"/>
                    <w:rPr>
                      <w:rFonts w:ascii="Arial" w:hAnsi="Arial" w:cs="Arial"/>
                      <w:b/>
                      <w:bCs/>
                      <w:sz w:val="20"/>
                      <w:szCs w:val="20"/>
                    </w:rPr>
                  </w:pPr>
                  <w:r>
                    <w:rPr>
                      <w:rFonts w:ascii="Arial" w:hAnsi="Arial" w:cs="Arial"/>
                      <w:b/>
                      <w:bCs/>
                      <w:sz w:val="20"/>
                      <w:szCs w:val="20"/>
                    </w:rPr>
                    <w:t>Hechos de Riesgo</w:t>
                  </w:r>
                </w:p>
              </w:tc>
              <w:tc>
                <w:tcPr>
                  <w:tcW w:w="1701" w:type="dxa"/>
                  <w:gridSpan w:val="3"/>
                </w:tcPr>
                <w:p w14:paraId="0D7E6AC7" w14:textId="77777777" w:rsidR="00171DA0" w:rsidRDefault="00171DA0" w:rsidP="001152DC">
                  <w:pPr>
                    <w:jc w:val="both"/>
                    <w:rPr>
                      <w:rFonts w:ascii="Arial" w:hAnsi="Arial" w:cs="Arial"/>
                      <w:b/>
                      <w:bCs/>
                      <w:sz w:val="20"/>
                      <w:szCs w:val="20"/>
                    </w:rPr>
                  </w:pPr>
                </w:p>
              </w:tc>
              <w:tc>
                <w:tcPr>
                  <w:tcW w:w="1559" w:type="dxa"/>
                </w:tcPr>
                <w:p w14:paraId="45D31555" w14:textId="77777777" w:rsidR="00171DA0" w:rsidRDefault="00171DA0" w:rsidP="001152DC">
                  <w:pPr>
                    <w:jc w:val="both"/>
                    <w:rPr>
                      <w:rFonts w:ascii="Arial" w:hAnsi="Arial" w:cs="Arial"/>
                      <w:b/>
                      <w:bCs/>
                      <w:sz w:val="20"/>
                      <w:szCs w:val="20"/>
                    </w:rPr>
                  </w:pPr>
                </w:p>
              </w:tc>
              <w:tc>
                <w:tcPr>
                  <w:tcW w:w="1984" w:type="dxa"/>
                  <w:gridSpan w:val="2"/>
                </w:tcPr>
                <w:p w14:paraId="4DE62AD4" w14:textId="77777777" w:rsidR="00171DA0" w:rsidRDefault="00171DA0" w:rsidP="001152DC">
                  <w:pPr>
                    <w:jc w:val="both"/>
                    <w:rPr>
                      <w:rFonts w:ascii="Arial" w:hAnsi="Arial" w:cs="Arial"/>
                      <w:b/>
                      <w:bCs/>
                      <w:sz w:val="20"/>
                      <w:szCs w:val="20"/>
                    </w:rPr>
                  </w:pPr>
                </w:p>
              </w:tc>
              <w:tc>
                <w:tcPr>
                  <w:tcW w:w="1690" w:type="dxa"/>
                  <w:gridSpan w:val="2"/>
                </w:tcPr>
                <w:p w14:paraId="1205F5C3" w14:textId="77777777" w:rsidR="00171DA0" w:rsidRDefault="00171DA0" w:rsidP="001152DC">
                  <w:pPr>
                    <w:jc w:val="both"/>
                    <w:rPr>
                      <w:rFonts w:ascii="Arial" w:hAnsi="Arial" w:cs="Arial"/>
                      <w:b/>
                      <w:bCs/>
                      <w:sz w:val="20"/>
                      <w:szCs w:val="20"/>
                    </w:rPr>
                  </w:pPr>
                </w:p>
              </w:tc>
            </w:tr>
            <w:tr w:rsidR="00171DA0" w14:paraId="3724DB76" w14:textId="77777777" w:rsidTr="483818D9">
              <w:trPr>
                <w:trHeight w:val="281"/>
                <w:jc w:val="center"/>
              </w:trPr>
              <w:tc>
                <w:tcPr>
                  <w:tcW w:w="2392" w:type="dxa"/>
                </w:tcPr>
                <w:p w14:paraId="1D4D8985" w14:textId="43733E0E" w:rsidR="00171DA0" w:rsidRDefault="00171DA0" w:rsidP="001152DC">
                  <w:pPr>
                    <w:jc w:val="both"/>
                    <w:rPr>
                      <w:rFonts w:ascii="Arial" w:hAnsi="Arial" w:cs="Arial"/>
                      <w:b/>
                      <w:bCs/>
                      <w:sz w:val="20"/>
                      <w:szCs w:val="20"/>
                    </w:rPr>
                  </w:pPr>
                  <w:r>
                    <w:rPr>
                      <w:rFonts w:ascii="Arial" w:hAnsi="Arial" w:cs="Arial"/>
                      <w:b/>
                      <w:bCs/>
                      <w:sz w:val="20"/>
                      <w:szCs w:val="20"/>
                    </w:rPr>
                    <w:t>Vulnerabilidad</w:t>
                  </w:r>
                </w:p>
              </w:tc>
              <w:tc>
                <w:tcPr>
                  <w:tcW w:w="1701" w:type="dxa"/>
                  <w:gridSpan w:val="3"/>
                </w:tcPr>
                <w:p w14:paraId="42A16B10" w14:textId="77777777" w:rsidR="00171DA0" w:rsidRDefault="00171DA0" w:rsidP="001152DC">
                  <w:pPr>
                    <w:jc w:val="both"/>
                    <w:rPr>
                      <w:rFonts w:ascii="Arial" w:hAnsi="Arial" w:cs="Arial"/>
                      <w:b/>
                      <w:bCs/>
                      <w:sz w:val="20"/>
                      <w:szCs w:val="20"/>
                    </w:rPr>
                  </w:pPr>
                </w:p>
              </w:tc>
              <w:tc>
                <w:tcPr>
                  <w:tcW w:w="1559" w:type="dxa"/>
                </w:tcPr>
                <w:p w14:paraId="4595240C" w14:textId="77777777" w:rsidR="00171DA0" w:rsidRDefault="00171DA0" w:rsidP="001152DC">
                  <w:pPr>
                    <w:jc w:val="both"/>
                    <w:rPr>
                      <w:rFonts w:ascii="Arial" w:hAnsi="Arial" w:cs="Arial"/>
                      <w:b/>
                      <w:bCs/>
                      <w:sz w:val="20"/>
                      <w:szCs w:val="20"/>
                    </w:rPr>
                  </w:pPr>
                </w:p>
              </w:tc>
              <w:tc>
                <w:tcPr>
                  <w:tcW w:w="1984" w:type="dxa"/>
                  <w:gridSpan w:val="2"/>
                </w:tcPr>
                <w:p w14:paraId="0594B508" w14:textId="77777777" w:rsidR="00171DA0" w:rsidRDefault="00171DA0" w:rsidP="001152DC">
                  <w:pPr>
                    <w:jc w:val="both"/>
                    <w:rPr>
                      <w:rFonts w:ascii="Arial" w:hAnsi="Arial" w:cs="Arial"/>
                      <w:b/>
                      <w:bCs/>
                      <w:sz w:val="20"/>
                      <w:szCs w:val="20"/>
                    </w:rPr>
                  </w:pPr>
                </w:p>
              </w:tc>
              <w:tc>
                <w:tcPr>
                  <w:tcW w:w="1690" w:type="dxa"/>
                  <w:gridSpan w:val="2"/>
                </w:tcPr>
                <w:p w14:paraId="34F1B120" w14:textId="77777777" w:rsidR="00171DA0" w:rsidRDefault="00171DA0" w:rsidP="001152DC">
                  <w:pPr>
                    <w:jc w:val="both"/>
                    <w:rPr>
                      <w:rFonts w:ascii="Arial" w:hAnsi="Arial" w:cs="Arial"/>
                      <w:b/>
                      <w:bCs/>
                      <w:sz w:val="20"/>
                      <w:szCs w:val="20"/>
                    </w:rPr>
                  </w:pPr>
                </w:p>
              </w:tc>
            </w:tr>
            <w:tr w:rsidR="00171DA0" w14:paraId="0FF2EC4F" w14:textId="73143B60" w:rsidTr="483818D9">
              <w:trPr>
                <w:trHeight w:val="281"/>
                <w:jc w:val="center"/>
              </w:trPr>
              <w:tc>
                <w:tcPr>
                  <w:tcW w:w="2392" w:type="dxa"/>
                </w:tcPr>
                <w:p w14:paraId="764D5641" w14:textId="499A481F" w:rsidR="00171DA0" w:rsidRDefault="00171DA0" w:rsidP="001152DC">
                  <w:pPr>
                    <w:jc w:val="both"/>
                    <w:rPr>
                      <w:rFonts w:ascii="Arial" w:hAnsi="Arial" w:cs="Arial"/>
                      <w:b/>
                      <w:bCs/>
                      <w:sz w:val="20"/>
                      <w:szCs w:val="20"/>
                    </w:rPr>
                  </w:pPr>
                  <w:r>
                    <w:rPr>
                      <w:rFonts w:ascii="Arial" w:hAnsi="Arial" w:cs="Arial"/>
                      <w:b/>
                      <w:bCs/>
                      <w:sz w:val="20"/>
                      <w:szCs w:val="20"/>
                    </w:rPr>
                    <w:t>Capacidad</w:t>
                  </w:r>
                </w:p>
              </w:tc>
              <w:tc>
                <w:tcPr>
                  <w:tcW w:w="1701" w:type="dxa"/>
                  <w:gridSpan w:val="3"/>
                </w:tcPr>
                <w:p w14:paraId="07E7798C" w14:textId="77777777" w:rsidR="00171DA0" w:rsidRDefault="00171DA0" w:rsidP="001152DC">
                  <w:pPr>
                    <w:jc w:val="both"/>
                    <w:rPr>
                      <w:rFonts w:ascii="Arial" w:hAnsi="Arial" w:cs="Arial"/>
                      <w:b/>
                      <w:bCs/>
                      <w:sz w:val="20"/>
                      <w:szCs w:val="20"/>
                    </w:rPr>
                  </w:pPr>
                </w:p>
              </w:tc>
              <w:tc>
                <w:tcPr>
                  <w:tcW w:w="1559" w:type="dxa"/>
                </w:tcPr>
                <w:p w14:paraId="54A2F578" w14:textId="77777777" w:rsidR="00171DA0" w:rsidRDefault="00171DA0" w:rsidP="001152DC">
                  <w:pPr>
                    <w:jc w:val="both"/>
                    <w:rPr>
                      <w:rFonts w:ascii="Arial" w:hAnsi="Arial" w:cs="Arial"/>
                      <w:b/>
                      <w:bCs/>
                      <w:sz w:val="20"/>
                      <w:szCs w:val="20"/>
                    </w:rPr>
                  </w:pPr>
                </w:p>
              </w:tc>
              <w:tc>
                <w:tcPr>
                  <w:tcW w:w="1984" w:type="dxa"/>
                  <w:gridSpan w:val="2"/>
                </w:tcPr>
                <w:p w14:paraId="57A4018D" w14:textId="77777777" w:rsidR="00171DA0" w:rsidRDefault="00171DA0" w:rsidP="001152DC">
                  <w:pPr>
                    <w:jc w:val="both"/>
                    <w:rPr>
                      <w:rFonts w:ascii="Arial" w:hAnsi="Arial" w:cs="Arial"/>
                      <w:b/>
                      <w:bCs/>
                      <w:sz w:val="20"/>
                      <w:szCs w:val="20"/>
                    </w:rPr>
                  </w:pPr>
                </w:p>
              </w:tc>
              <w:tc>
                <w:tcPr>
                  <w:tcW w:w="1690" w:type="dxa"/>
                  <w:gridSpan w:val="2"/>
                </w:tcPr>
                <w:p w14:paraId="6A36C2B7" w14:textId="77777777" w:rsidR="00171DA0" w:rsidRDefault="00171DA0" w:rsidP="001152DC">
                  <w:pPr>
                    <w:jc w:val="both"/>
                    <w:rPr>
                      <w:rFonts w:ascii="Arial" w:hAnsi="Arial" w:cs="Arial"/>
                      <w:b/>
                      <w:bCs/>
                      <w:sz w:val="20"/>
                      <w:szCs w:val="20"/>
                    </w:rPr>
                  </w:pPr>
                </w:p>
              </w:tc>
            </w:tr>
            <w:tr w:rsidR="00171DA0" w14:paraId="6078CB4D" w14:textId="78BEC036" w:rsidTr="483818D9">
              <w:trPr>
                <w:trHeight w:val="281"/>
                <w:jc w:val="center"/>
              </w:trPr>
              <w:tc>
                <w:tcPr>
                  <w:tcW w:w="2392" w:type="dxa"/>
                </w:tcPr>
                <w:p w14:paraId="1A1987BB" w14:textId="06BAFE43" w:rsidR="00171DA0" w:rsidRDefault="00171DA0" w:rsidP="001152DC">
                  <w:pPr>
                    <w:jc w:val="both"/>
                    <w:rPr>
                      <w:rFonts w:ascii="Arial" w:hAnsi="Arial" w:cs="Arial"/>
                      <w:b/>
                      <w:bCs/>
                      <w:sz w:val="20"/>
                      <w:szCs w:val="20"/>
                    </w:rPr>
                  </w:pPr>
                  <w:r>
                    <w:rPr>
                      <w:rFonts w:ascii="Arial" w:hAnsi="Arial" w:cs="Arial"/>
                      <w:b/>
                      <w:bCs/>
                      <w:sz w:val="20"/>
                      <w:szCs w:val="20"/>
                    </w:rPr>
                    <w:t>Impacto consecuencial</w:t>
                  </w:r>
                </w:p>
              </w:tc>
              <w:tc>
                <w:tcPr>
                  <w:tcW w:w="1701" w:type="dxa"/>
                  <w:gridSpan w:val="3"/>
                </w:tcPr>
                <w:p w14:paraId="5F9BD3A2" w14:textId="77777777" w:rsidR="00171DA0" w:rsidRDefault="00171DA0" w:rsidP="001152DC">
                  <w:pPr>
                    <w:jc w:val="both"/>
                    <w:rPr>
                      <w:rFonts w:ascii="Arial" w:hAnsi="Arial" w:cs="Arial"/>
                      <w:b/>
                      <w:bCs/>
                      <w:sz w:val="20"/>
                      <w:szCs w:val="20"/>
                    </w:rPr>
                  </w:pPr>
                </w:p>
              </w:tc>
              <w:tc>
                <w:tcPr>
                  <w:tcW w:w="1559" w:type="dxa"/>
                </w:tcPr>
                <w:p w14:paraId="42812C76" w14:textId="77777777" w:rsidR="00171DA0" w:rsidRDefault="00171DA0" w:rsidP="001152DC">
                  <w:pPr>
                    <w:jc w:val="both"/>
                    <w:rPr>
                      <w:rFonts w:ascii="Arial" w:hAnsi="Arial" w:cs="Arial"/>
                      <w:b/>
                      <w:bCs/>
                      <w:sz w:val="20"/>
                      <w:szCs w:val="20"/>
                    </w:rPr>
                  </w:pPr>
                </w:p>
              </w:tc>
              <w:tc>
                <w:tcPr>
                  <w:tcW w:w="1984" w:type="dxa"/>
                  <w:gridSpan w:val="2"/>
                </w:tcPr>
                <w:p w14:paraId="23088178" w14:textId="77777777" w:rsidR="00171DA0" w:rsidRDefault="00171DA0" w:rsidP="001152DC">
                  <w:pPr>
                    <w:jc w:val="both"/>
                    <w:rPr>
                      <w:rFonts w:ascii="Arial" w:hAnsi="Arial" w:cs="Arial"/>
                      <w:b/>
                      <w:bCs/>
                      <w:sz w:val="20"/>
                      <w:szCs w:val="20"/>
                    </w:rPr>
                  </w:pPr>
                </w:p>
              </w:tc>
              <w:tc>
                <w:tcPr>
                  <w:tcW w:w="1690" w:type="dxa"/>
                  <w:gridSpan w:val="2"/>
                </w:tcPr>
                <w:p w14:paraId="48E0CB4E" w14:textId="77777777" w:rsidR="00171DA0" w:rsidRDefault="00171DA0" w:rsidP="001152DC">
                  <w:pPr>
                    <w:jc w:val="both"/>
                    <w:rPr>
                      <w:rFonts w:ascii="Arial" w:hAnsi="Arial" w:cs="Arial"/>
                      <w:b/>
                      <w:bCs/>
                      <w:sz w:val="20"/>
                      <w:szCs w:val="20"/>
                    </w:rPr>
                  </w:pPr>
                </w:p>
              </w:tc>
            </w:tr>
            <w:tr w:rsidR="00171DA0" w14:paraId="755596C9" w14:textId="78DEFA9F" w:rsidTr="483818D9">
              <w:trPr>
                <w:trHeight w:val="281"/>
                <w:jc w:val="center"/>
              </w:trPr>
              <w:tc>
                <w:tcPr>
                  <w:tcW w:w="2392" w:type="dxa"/>
                </w:tcPr>
                <w:p w14:paraId="30603171" w14:textId="719CB9CD" w:rsidR="00171DA0" w:rsidRDefault="00171DA0" w:rsidP="001152DC">
                  <w:pPr>
                    <w:jc w:val="both"/>
                    <w:rPr>
                      <w:rFonts w:ascii="Arial" w:hAnsi="Arial" w:cs="Arial"/>
                      <w:b/>
                      <w:bCs/>
                      <w:sz w:val="20"/>
                      <w:szCs w:val="20"/>
                    </w:rPr>
                  </w:pPr>
                  <w:r>
                    <w:rPr>
                      <w:rFonts w:ascii="Arial" w:hAnsi="Arial" w:cs="Arial"/>
                      <w:b/>
                      <w:bCs/>
                      <w:sz w:val="20"/>
                      <w:szCs w:val="20"/>
                    </w:rPr>
                    <w:t>Contexto Territorial</w:t>
                  </w:r>
                </w:p>
              </w:tc>
              <w:tc>
                <w:tcPr>
                  <w:tcW w:w="1701" w:type="dxa"/>
                  <w:gridSpan w:val="3"/>
                </w:tcPr>
                <w:p w14:paraId="4184EEF3" w14:textId="77777777" w:rsidR="00171DA0" w:rsidRDefault="00171DA0" w:rsidP="001152DC">
                  <w:pPr>
                    <w:jc w:val="both"/>
                    <w:rPr>
                      <w:rFonts w:ascii="Arial" w:hAnsi="Arial" w:cs="Arial"/>
                      <w:b/>
                      <w:bCs/>
                      <w:sz w:val="20"/>
                      <w:szCs w:val="20"/>
                    </w:rPr>
                  </w:pPr>
                </w:p>
              </w:tc>
              <w:tc>
                <w:tcPr>
                  <w:tcW w:w="1559" w:type="dxa"/>
                </w:tcPr>
                <w:p w14:paraId="6C3C13CE" w14:textId="77777777" w:rsidR="00171DA0" w:rsidRDefault="00171DA0" w:rsidP="001152DC">
                  <w:pPr>
                    <w:jc w:val="both"/>
                    <w:rPr>
                      <w:rFonts w:ascii="Arial" w:hAnsi="Arial" w:cs="Arial"/>
                      <w:b/>
                      <w:bCs/>
                      <w:sz w:val="20"/>
                      <w:szCs w:val="20"/>
                    </w:rPr>
                  </w:pPr>
                </w:p>
              </w:tc>
              <w:tc>
                <w:tcPr>
                  <w:tcW w:w="1984" w:type="dxa"/>
                  <w:gridSpan w:val="2"/>
                </w:tcPr>
                <w:p w14:paraId="6E8580B5" w14:textId="77777777" w:rsidR="00171DA0" w:rsidRDefault="00171DA0" w:rsidP="001152DC">
                  <w:pPr>
                    <w:jc w:val="both"/>
                    <w:rPr>
                      <w:rFonts w:ascii="Arial" w:hAnsi="Arial" w:cs="Arial"/>
                      <w:b/>
                      <w:bCs/>
                      <w:sz w:val="20"/>
                      <w:szCs w:val="20"/>
                    </w:rPr>
                  </w:pPr>
                </w:p>
              </w:tc>
              <w:tc>
                <w:tcPr>
                  <w:tcW w:w="1690" w:type="dxa"/>
                  <w:gridSpan w:val="2"/>
                </w:tcPr>
                <w:p w14:paraId="1D419243" w14:textId="77777777" w:rsidR="00171DA0" w:rsidRDefault="00171DA0" w:rsidP="001152DC">
                  <w:pPr>
                    <w:jc w:val="both"/>
                    <w:rPr>
                      <w:rFonts w:ascii="Arial" w:hAnsi="Arial" w:cs="Arial"/>
                      <w:b/>
                      <w:bCs/>
                      <w:sz w:val="20"/>
                      <w:szCs w:val="20"/>
                    </w:rPr>
                  </w:pPr>
                </w:p>
              </w:tc>
            </w:tr>
          </w:tbl>
          <w:p w14:paraId="498FE9AE" w14:textId="77777777" w:rsidR="0047128D" w:rsidRDefault="0047128D" w:rsidP="00C05B53">
            <w:pPr>
              <w:jc w:val="both"/>
              <w:rPr>
                <w:rFonts w:ascii="Arial" w:hAnsi="Arial" w:cs="Arial"/>
                <w:sz w:val="20"/>
                <w:szCs w:val="20"/>
              </w:rPr>
            </w:pPr>
          </w:p>
          <w:p w14:paraId="157B2462" w14:textId="77777777" w:rsidR="0047128D" w:rsidRDefault="0047128D" w:rsidP="00C05B53">
            <w:pPr>
              <w:jc w:val="both"/>
              <w:rPr>
                <w:rFonts w:ascii="Arial" w:hAnsi="Arial" w:cs="Arial"/>
                <w:sz w:val="20"/>
                <w:szCs w:val="20"/>
              </w:rPr>
            </w:pPr>
          </w:p>
          <w:tbl>
            <w:tblPr>
              <w:tblStyle w:val="Tablaconcuadrcula"/>
              <w:tblW w:w="0" w:type="auto"/>
              <w:jc w:val="center"/>
              <w:tblLook w:val="04A0" w:firstRow="1" w:lastRow="0" w:firstColumn="1" w:lastColumn="0" w:noHBand="0" w:noVBand="1"/>
            </w:tblPr>
            <w:tblGrid>
              <w:gridCol w:w="2392"/>
              <w:gridCol w:w="960"/>
              <w:gridCol w:w="584"/>
              <w:gridCol w:w="157"/>
              <w:gridCol w:w="1559"/>
              <w:gridCol w:w="535"/>
              <w:gridCol w:w="1449"/>
              <w:gridCol w:w="1016"/>
              <w:gridCol w:w="674"/>
            </w:tblGrid>
            <w:tr w:rsidR="00CF32F8" w14:paraId="69009FE7" w14:textId="77777777" w:rsidTr="00C05B53">
              <w:trPr>
                <w:trHeight w:val="192"/>
                <w:jc w:val="center"/>
              </w:trPr>
              <w:tc>
                <w:tcPr>
                  <w:tcW w:w="9326" w:type="dxa"/>
                  <w:gridSpan w:val="9"/>
                  <w:shd w:val="clear" w:color="auto" w:fill="808080" w:themeFill="background1" w:themeFillShade="80"/>
                </w:tcPr>
                <w:p w14:paraId="1C183D9E" w14:textId="31DD8761" w:rsidR="00CF32F8" w:rsidRPr="008E4EA0" w:rsidRDefault="00CF32F8" w:rsidP="00CF32F8">
                  <w:pPr>
                    <w:jc w:val="center"/>
                    <w:rPr>
                      <w:rFonts w:ascii="Arial" w:hAnsi="Arial" w:cs="Arial"/>
                      <w:b/>
                      <w:bCs/>
                      <w:sz w:val="20"/>
                      <w:szCs w:val="20"/>
                    </w:rPr>
                  </w:pPr>
                  <w:r w:rsidRPr="008E4EA0">
                    <w:rPr>
                      <w:rFonts w:ascii="Arial" w:hAnsi="Arial" w:cs="Arial"/>
                      <w:b/>
                      <w:bCs/>
                      <w:color w:val="FFFFFF" w:themeColor="background1"/>
                      <w:sz w:val="20"/>
                      <w:szCs w:val="20"/>
                    </w:rPr>
                    <w:t>VERIFICACIÓN #</w:t>
                  </w:r>
                  <w:r>
                    <w:rPr>
                      <w:rFonts w:ascii="Arial" w:hAnsi="Arial" w:cs="Arial"/>
                      <w:b/>
                      <w:bCs/>
                      <w:color w:val="FFFFFF" w:themeColor="background1"/>
                      <w:sz w:val="20"/>
                      <w:szCs w:val="20"/>
                    </w:rPr>
                    <w:t>2</w:t>
                  </w:r>
                </w:p>
              </w:tc>
            </w:tr>
            <w:tr w:rsidR="00CF32F8" w14:paraId="1008C99B" w14:textId="77777777" w:rsidTr="00C05B53">
              <w:trPr>
                <w:trHeight w:val="216"/>
                <w:jc w:val="center"/>
              </w:trPr>
              <w:tc>
                <w:tcPr>
                  <w:tcW w:w="9326" w:type="dxa"/>
                  <w:gridSpan w:val="9"/>
                </w:tcPr>
                <w:p w14:paraId="58034206"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Fuentes de verificación</w:t>
                  </w:r>
                </w:p>
              </w:tc>
            </w:tr>
            <w:tr w:rsidR="00CF32F8" w14:paraId="2588342D" w14:textId="77777777" w:rsidTr="00C05B53">
              <w:trPr>
                <w:trHeight w:val="552"/>
                <w:jc w:val="center"/>
              </w:trPr>
              <w:tc>
                <w:tcPr>
                  <w:tcW w:w="3352" w:type="dxa"/>
                  <w:gridSpan w:val="2"/>
                </w:tcPr>
                <w:p w14:paraId="3C2B0897"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Terceros</w:t>
                  </w:r>
                </w:p>
              </w:tc>
              <w:tc>
                <w:tcPr>
                  <w:tcW w:w="584" w:type="dxa"/>
                </w:tcPr>
                <w:p w14:paraId="59F5550E" w14:textId="77777777" w:rsidR="00CF32F8" w:rsidRPr="004E0B50" w:rsidRDefault="00CF32F8" w:rsidP="00CF32F8">
                  <w:pPr>
                    <w:jc w:val="both"/>
                    <w:rPr>
                      <w:rFonts w:ascii="Arial" w:hAnsi="Arial" w:cs="Arial"/>
                      <w:b/>
                      <w:bCs/>
                      <w:sz w:val="20"/>
                      <w:szCs w:val="20"/>
                    </w:rPr>
                  </w:pPr>
                </w:p>
              </w:tc>
              <w:tc>
                <w:tcPr>
                  <w:tcW w:w="4716" w:type="dxa"/>
                  <w:gridSpan w:val="5"/>
                </w:tcPr>
                <w:p w14:paraId="33CCEFE0"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ONG</w:t>
                  </w:r>
                </w:p>
              </w:tc>
              <w:tc>
                <w:tcPr>
                  <w:tcW w:w="674" w:type="dxa"/>
                </w:tcPr>
                <w:p w14:paraId="581B2C88" w14:textId="77777777" w:rsidR="00CF32F8" w:rsidRPr="004E0B50" w:rsidRDefault="00CF32F8" w:rsidP="00CF32F8">
                  <w:pPr>
                    <w:jc w:val="both"/>
                    <w:rPr>
                      <w:rFonts w:ascii="Arial" w:hAnsi="Arial" w:cs="Arial"/>
                      <w:b/>
                      <w:bCs/>
                      <w:sz w:val="20"/>
                      <w:szCs w:val="20"/>
                    </w:rPr>
                  </w:pPr>
                </w:p>
              </w:tc>
            </w:tr>
            <w:tr w:rsidR="00CF32F8" w14:paraId="187AA751" w14:textId="77777777" w:rsidTr="00C05B53">
              <w:trPr>
                <w:trHeight w:val="552"/>
                <w:jc w:val="center"/>
              </w:trPr>
              <w:tc>
                <w:tcPr>
                  <w:tcW w:w="3352" w:type="dxa"/>
                  <w:gridSpan w:val="2"/>
                </w:tcPr>
                <w:p w14:paraId="754662DC"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Institución del Estado Colombiano</w:t>
                  </w:r>
                </w:p>
              </w:tc>
              <w:tc>
                <w:tcPr>
                  <w:tcW w:w="584" w:type="dxa"/>
                </w:tcPr>
                <w:p w14:paraId="284B7AD3" w14:textId="77777777" w:rsidR="00CF32F8" w:rsidRPr="004E0B50" w:rsidRDefault="00CF32F8" w:rsidP="00CF32F8">
                  <w:pPr>
                    <w:jc w:val="both"/>
                    <w:rPr>
                      <w:rFonts w:ascii="Arial" w:hAnsi="Arial" w:cs="Arial"/>
                      <w:b/>
                      <w:bCs/>
                      <w:sz w:val="20"/>
                      <w:szCs w:val="20"/>
                    </w:rPr>
                  </w:pPr>
                </w:p>
              </w:tc>
              <w:tc>
                <w:tcPr>
                  <w:tcW w:w="4716" w:type="dxa"/>
                  <w:gridSpan w:val="5"/>
                </w:tcPr>
                <w:p w14:paraId="72B3AF84"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Organización Internacional</w:t>
                  </w:r>
                </w:p>
              </w:tc>
              <w:tc>
                <w:tcPr>
                  <w:tcW w:w="674" w:type="dxa"/>
                </w:tcPr>
                <w:p w14:paraId="72614400" w14:textId="77777777" w:rsidR="00CF32F8" w:rsidRPr="004E0B50" w:rsidRDefault="00CF32F8" w:rsidP="00CF32F8">
                  <w:pPr>
                    <w:jc w:val="both"/>
                    <w:rPr>
                      <w:rFonts w:ascii="Arial" w:hAnsi="Arial" w:cs="Arial"/>
                      <w:b/>
                      <w:bCs/>
                      <w:sz w:val="20"/>
                      <w:szCs w:val="20"/>
                    </w:rPr>
                  </w:pPr>
                </w:p>
              </w:tc>
            </w:tr>
            <w:tr w:rsidR="00CF32F8" w14:paraId="348EDC9C" w14:textId="77777777" w:rsidTr="00C05B53">
              <w:trPr>
                <w:trHeight w:val="552"/>
                <w:jc w:val="center"/>
              </w:trPr>
              <w:tc>
                <w:tcPr>
                  <w:tcW w:w="3352" w:type="dxa"/>
                  <w:gridSpan w:val="2"/>
                </w:tcPr>
                <w:p w14:paraId="347196E2"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No reporta</w:t>
                  </w:r>
                </w:p>
              </w:tc>
              <w:tc>
                <w:tcPr>
                  <w:tcW w:w="584" w:type="dxa"/>
                </w:tcPr>
                <w:p w14:paraId="04B62862" w14:textId="77777777" w:rsidR="00CF32F8" w:rsidRPr="004E0B50" w:rsidRDefault="00CF32F8" w:rsidP="00CF32F8">
                  <w:pPr>
                    <w:jc w:val="both"/>
                    <w:rPr>
                      <w:rFonts w:ascii="Arial" w:hAnsi="Arial" w:cs="Arial"/>
                      <w:b/>
                      <w:bCs/>
                      <w:sz w:val="20"/>
                      <w:szCs w:val="20"/>
                    </w:rPr>
                  </w:pPr>
                </w:p>
              </w:tc>
              <w:tc>
                <w:tcPr>
                  <w:tcW w:w="2251" w:type="dxa"/>
                  <w:gridSpan w:val="3"/>
                </w:tcPr>
                <w:p w14:paraId="5B37E7A1"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Nombre de la fuente de verificación</w:t>
                  </w:r>
                </w:p>
              </w:tc>
              <w:tc>
                <w:tcPr>
                  <w:tcW w:w="3139" w:type="dxa"/>
                  <w:gridSpan w:val="3"/>
                </w:tcPr>
                <w:p w14:paraId="0ABDF5E4" w14:textId="77777777" w:rsidR="00CF32F8" w:rsidRPr="004E0B50" w:rsidRDefault="00CF32F8" w:rsidP="00CF32F8">
                  <w:pPr>
                    <w:jc w:val="both"/>
                    <w:rPr>
                      <w:rFonts w:ascii="Arial" w:hAnsi="Arial" w:cs="Arial"/>
                      <w:b/>
                      <w:bCs/>
                      <w:sz w:val="20"/>
                      <w:szCs w:val="20"/>
                    </w:rPr>
                  </w:pPr>
                </w:p>
              </w:tc>
            </w:tr>
            <w:tr w:rsidR="00CF32F8" w14:paraId="3429930E" w14:textId="77777777" w:rsidTr="00C05B53">
              <w:trPr>
                <w:trHeight w:val="355"/>
                <w:jc w:val="center"/>
              </w:trPr>
              <w:tc>
                <w:tcPr>
                  <w:tcW w:w="9326" w:type="dxa"/>
                  <w:gridSpan w:val="9"/>
                </w:tcPr>
                <w:p w14:paraId="67B209A9"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Sinopsis de la verificación</w:t>
                  </w:r>
                </w:p>
              </w:tc>
            </w:tr>
            <w:tr w:rsidR="00CF32F8" w14:paraId="76F2B617" w14:textId="77777777" w:rsidTr="00C05B53">
              <w:trPr>
                <w:trHeight w:val="1408"/>
                <w:jc w:val="center"/>
              </w:trPr>
              <w:tc>
                <w:tcPr>
                  <w:tcW w:w="9326" w:type="dxa"/>
                  <w:gridSpan w:val="9"/>
                </w:tcPr>
                <w:p w14:paraId="39FB40D3" w14:textId="77777777" w:rsidR="00CF32F8" w:rsidRDefault="00CF32F8" w:rsidP="00CF32F8">
                  <w:pPr>
                    <w:jc w:val="both"/>
                    <w:rPr>
                      <w:rFonts w:ascii="Arial" w:hAnsi="Arial" w:cs="Arial"/>
                      <w:sz w:val="20"/>
                      <w:szCs w:val="20"/>
                    </w:rPr>
                  </w:pPr>
                </w:p>
              </w:tc>
            </w:tr>
            <w:tr w:rsidR="00CF32F8" w14:paraId="3FD13174" w14:textId="77777777" w:rsidTr="00C05B53">
              <w:trPr>
                <w:trHeight w:val="281"/>
                <w:jc w:val="center"/>
              </w:trPr>
              <w:tc>
                <w:tcPr>
                  <w:tcW w:w="9326" w:type="dxa"/>
                  <w:gridSpan w:val="9"/>
                </w:tcPr>
                <w:p w14:paraId="58408F95" w14:textId="77777777" w:rsidR="00CF32F8" w:rsidRPr="00605CE2" w:rsidRDefault="00CF32F8" w:rsidP="00CF32F8">
                  <w:pPr>
                    <w:jc w:val="both"/>
                    <w:rPr>
                      <w:rFonts w:ascii="Arial" w:hAnsi="Arial" w:cs="Arial"/>
                      <w:b/>
                      <w:bCs/>
                      <w:sz w:val="20"/>
                      <w:szCs w:val="20"/>
                    </w:rPr>
                  </w:pPr>
                  <w:r w:rsidRPr="483818D9">
                    <w:rPr>
                      <w:rFonts w:ascii="Arial" w:hAnsi="Arial" w:cs="Arial"/>
                      <w:b/>
                      <w:bCs/>
                      <w:sz w:val="20"/>
                      <w:szCs w:val="20"/>
                    </w:rPr>
                    <w:t>Categorías</w:t>
                  </w:r>
                  <w:r>
                    <w:rPr>
                      <w:rFonts w:ascii="Arial" w:hAnsi="Arial" w:cs="Arial"/>
                      <w:b/>
                      <w:bCs/>
                      <w:sz w:val="20"/>
                      <w:szCs w:val="20"/>
                    </w:rPr>
                    <w:t xml:space="preserve"> para evaluar la información (Solo lo d</w:t>
                  </w:r>
                  <w:r w:rsidRPr="00605CE2">
                    <w:rPr>
                      <w:rFonts w:ascii="Arial" w:hAnsi="Arial" w:cs="Arial"/>
                      <w:b/>
                      <w:bCs/>
                      <w:sz w:val="20"/>
                      <w:szCs w:val="20"/>
                    </w:rPr>
                    <w:t xml:space="preserve">iligencia </w:t>
                  </w:r>
                  <w:r>
                    <w:rPr>
                      <w:rFonts w:ascii="Arial" w:hAnsi="Arial" w:cs="Arial"/>
                      <w:b/>
                      <w:bCs/>
                      <w:sz w:val="20"/>
                      <w:szCs w:val="20"/>
                    </w:rPr>
                    <w:t xml:space="preserve">el equipo de </w:t>
                  </w:r>
                  <w:r w:rsidRPr="00605CE2">
                    <w:rPr>
                      <w:rFonts w:ascii="Arial" w:hAnsi="Arial" w:cs="Arial"/>
                      <w:b/>
                      <w:bCs/>
                      <w:sz w:val="20"/>
                      <w:szCs w:val="20"/>
                    </w:rPr>
                    <w:t>Calidad</w:t>
                  </w:r>
                  <w:r>
                    <w:rPr>
                      <w:rFonts w:ascii="Arial" w:hAnsi="Arial" w:cs="Arial"/>
                      <w:b/>
                      <w:bCs/>
                      <w:sz w:val="20"/>
                      <w:szCs w:val="20"/>
                    </w:rPr>
                    <w:t>)</w:t>
                  </w:r>
                </w:p>
              </w:tc>
            </w:tr>
            <w:tr w:rsidR="00CF32F8" w14:paraId="58B5E298" w14:textId="77777777" w:rsidTr="00C05B53">
              <w:trPr>
                <w:trHeight w:val="281"/>
                <w:jc w:val="center"/>
              </w:trPr>
              <w:tc>
                <w:tcPr>
                  <w:tcW w:w="2392" w:type="dxa"/>
                </w:tcPr>
                <w:p w14:paraId="5762FF50" w14:textId="77777777" w:rsidR="00CF32F8" w:rsidRDefault="00CF32F8" w:rsidP="00CF32F8">
                  <w:pPr>
                    <w:jc w:val="both"/>
                    <w:rPr>
                      <w:rFonts w:ascii="Arial" w:hAnsi="Arial" w:cs="Arial"/>
                      <w:b/>
                      <w:bCs/>
                      <w:sz w:val="20"/>
                      <w:szCs w:val="20"/>
                    </w:rPr>
                  </w:pPr>
                  <w:r>
                    <w:rPr>
                      <w:rFonts w:ascii="Arial" w:hAnsi="Arial" w:cs="Arial"/>
                      <w:b/>
                      <w:bCs/>
                      <w:sz w:val="20"/>
                      <w:szCs w:val="20"/>
                    </w:rPr>
                    <w:t>Vector</w:t>
                  </w:r>
                </w:p>
              </w:tc>
              <w:tc>
                <w:tcPr>
                  <w:tcW w:w="1701" w:type="dxa"/>
                  <w:gridSpan w:val="3"/>
                </w:tcPr>
                <w:p w14:paraId="0BE9878B" w14:textId="77777777" w:rsidR="00CF32F8" w:rsidRDefault="00CF32F8" w:rsidP="00CF32F8">
                  <w:pPr>
                    <w:jc w:val="both"/>
                    <w:rPr>
                      <w:rFonts w:ascii="Arial" w:hAnsi="Arial" w:cs="Arial"/>
                      <w:b/>
                      <w:bCs/>
                      <w:sz w:val="20"/>
                      <w:szCs w:val="20"/>
                    </w:rPr>
                  </w:pPr>
                  <w:r>
                    <w:rPr>
                      <w:rFonts w:ascii="Arial" w:hAnsi="Arial" w:cs="Arial"/>
                      <w:b/>
                      <w:bCs/>
                      <w:sz w:val="20"/>
                      <w:szCs w:val="20"/>
                    </w:rPr>
                    <w:t>Relevante</w:t>
                  </w:r>
                </w:p>
              </w:tc>
              <w:tc>
                <w:tcPr>
                  <w:tcW w:w="1559" w:type="dxa"/>
                </w:tcPr>
                <w:p w14:paraId="19018D0E" w14:textId="77777777" w:rsidR="00CF32F8" w:rsidRDefault="00CF32F8" w:rsidP="00CF32F8">
                  <w:pPr>
                    <w:jc w:val="both"/>
                    <w:rPr>
                      <w:rFonts w:ascii="Arial" w:hAnsi="Arial" w:cs="Arial"/>
                      <w:b/>
                      <w:bCs/>
                      <w:sz w:val="20"/>
                      <w:szCs w:val="20"/>
                    </w:rPr>
                  </w:pPr>
                  <w:r>
                    <w:rPr>
                      <w:rFonts w:ascii="Arial" w:hAnsi="Arial" w:cs="Arial"/>
                      <w:b/>
                      <w:bCs/>
                      <w:sz w:val="20"/>
                      <w:szCs w:val="20"/>
                    </w:rPr>
                    <w:t>No relevante</w:t>
                  </w:r>
                </w:p>
              </w:tc>
              <w:tc>
                <w:tcPr>
                  <w:tcW w:w="1984" w:type="dxa"/>
                  <w:gridSpan w:val="2"/>
                </w:tcPr>
                <w:p w14:paraId="6B8D1658" w14:textId="77777777" w:rsidR="00CF32F8" w:rsidRDefault="00CF32F8" w:rsidP="00CF32F8">
                  <w:pPr>
                    <w:jc w:val="both"/>
                    <w:rPr>
                      <w:rFonts w:ascii="Arial" w:hAnsi="Arial" w:cs="Arial"/>
                      <w:b/>
                      <w:bCs/>
                      <w:sz w:val="20"/>
                      <w:szCs w:val="20"/>
                    </w:rPr>
                  </w:pPr>
                  <w:r>
                    <w:rPr>
                      <w:rFonts w:ascii="Arial" w:hAnsi="Arial" w:cs="Arial"/>
                      <w:b/>
                      <w:bCs/>
                      <w:sz w:val="20"/>
                      <w:szCs w:val="20"/>
                    </w:rPr>
                    <w:t>No proporcionada</w:t>
                  </w:r>
                </w:p>
              </w:tc>
              <w:tc>
                <w:tcPr>
                  <w:tcW w:w="1690" w:type="dxa"/>
                  <w:gridSpan w:val="2"/>
                </w:tcPr>
                <w:p w14:paraId="1E9F1A05" w14:textId="77777777" w:rsidR="00CF32F8" w:rsidRDefault="00CF32F8" w:rsidP="00CF32F8">
                  <w:pPr>
                    <w:jc w:val="both"/>
                    <w:rPr>
                      <w:rFonts w:ascii="Arial" w:hAnsi="Arial" w:cs="Arial"/>
                      <w:b/>
                      <w:bCs/>
                      <w:sz w:val="20"/>
                      <w:szCs w:val="20"/>
                    </w:rPr>
                  </w:pPr>
                  <w:r>
                    <w:rPr>
                      <w:rFonts w:ascii="Arial" w:hAnsi="Arial" w:cs="Arial"/>
                      <w:b/>
                      <w:bCs/>
                      <w:sz w:val="20"/>
                      <w:szCs w:val="20"/>
                    </w:rPr>
                    <w:t>No aplica</w:t>
                  </w:r>
                </w:p>
              </w:tc>
            </w:tr>
            <w:tr w:rsidR="00CF32F8" w14:paraId="34EF5703" w14:textId="77777777" w:rsidTr="00C05B53">
              <w:trPr>
                <w:trHeight w:val="281"/>
                <w:jc w:val="center"/>
              </w:trPr>
              <w:tc>
                <w:tcPr>
                  <w:tcW w:w="2392" w:type="dxa"/>
                </w:tcPr>
                <w:p w14:paraId="54C2C493" w14:textId="77777777" w:rsidR="00CF32F8" w:rsidRDefault="00CF32F8" w:rsidP="00CF32F8">
                  <w:pPr>
                    <w:jc w:val="both"/>
                    <w:rPr>
                      <w:rFonts w:ascii="Arial" w:hAnsi="Arial" w:cs="Arial"/>
                      <w:b/>
                      <w:bCs/>
                      <w:sz w:val="20"/>
                      <w:szCs w:val="20"/>
                    </w:rPr>
                  </w:pPr>
                  <w:r>
                    <w:rPr>
                      <w:rFonts w:ascii="Arial" w:hAnsi="Arial" w:cs="Arial"/>
                      <w:b/>
                      <w:bCs/>
                      <w:sz w:val="20"/>
                      <w:szCs w:val="20"/>
                    </w:rPr>
                    <w:t>Perfil Antiguo</w:t>
                  </w:r>
                </w:p>
              </w:tc>
              <w:tc>
                <w:tcPr>
                  <w:tcW w:w="1701" w:type="dxa"/>
                  <w:gridSpan w:val="3"/>
                </w:tcPr>
                <w:p w14:paraId="4EFC0FB2" w14:textId="77777777" w:rsidR="00CF32F8" w:rsidRDefault="00CF32F8" w:rsidP="00CF32F8">
                  <w:pPr>
                    <w:jc w:val="both"/>
                    <w:rPr>
                      <w:rFonts w:ascii="Arial" w:hAnsi="Arial" w:cs="Arial"/>
                      <w:b/>
                      <w:bCs/>
                      <w:sz w:val="20"/>
                      <w:szCs w:val="20"/>
                    </w:rPr>
                  </w:pPr>
                </w:p>
              </w:tc>
              <w:tc>
                <w:tcPr>
                  <w:tcW w:w="1559" w:type="dxa"/>
                </w:tcPr>
                <w:p w14:paraId="36F306C4" w14:textId="77777777" w:rsidR="00CF32F8" w:rsidRDefault="00CF32F8" w:rsidP="00CF32F8">
                  <w:pPr>
                    <w:jc w:val="both"/>
                    <w:rPr>
                      <w:rFonts w:ascii="Arial" w:hAnsi="Arial" w:cs="Arial"/>
                      <w:b/>
                      <w:bCs/>
                      <w:sz w:val="20"/>
                      <w:szCs w:val="20"/>
                    </w:rPr>
                  </w:pPr>
                </w:p>
              </w:tc>
              <w:tc>
                <w:tcPr>
                  <w:tcW w:w="1984" w:type="dxa"/>
                  <w:gridSpan w:val="2"/>
                </w:tcPr>
                <w:p w14:paraId="245764A5" w14:textId="77777777" w:rsidR="00CF32F8" w:rsidRDefault="00CF32F8" w:rsidP="00CF32F8">
                  <w:pPr>
                    <w:jc w:val="both"/>
                    <w:rPr>
                      <w:rFonts w:ascii="Arial" w:hAnsi="Arial" w:cs="Arial"/>
                      <w:b/>
                      <w:bCs/>
                      <w:sz w:val="20"/>
                      <w:szCs w:val="20"/>
                    </w:rPr>
                  </w:pPr>
                </w:p>
              </w:tc>
              <w:tc>
                <w:tcPr>
                  <w:tcW w:w="1690" w:type="dxa"/>
                  <w:gridSpan w:val="2"/>
                </w:tcPr>
                <w:p w14:paraId="47BCE6CE" w14:textId="77777777" w:rsidR="00CF32F8" w:rsidRDefault="00CF32F8" w:rsidP="00CF32F8">
                  <w:pPr>
                    <w:jc w:val="both"/>
                    <w:rPr>
                      <w:rFonts w:ascii="Arial" w:hAnsi="Arial" w:cs="Arial"/>
                      <w:b/>
                      <w:bCs/>
                      <w:sz w:val="20"/>
                      <w:szCs w:val="20"/>
                    </w:rPr>
                  </w:pPr>
                </w:p>
              </w:tc>
            </w:tr>
            <w:tr w:rsidR="00CF32F8" w14:paraId="242D00AF" w14:textId="77777777" w:rsidTr="00C05B53">
              <w:trPr>
                <w:trHeight w:val="281"/>
                <w:jc w:val="center"/>
              </w:trPr>
              <w:tc>
                <w:tcPr>
                  <w:tcW w:w="2392" w:type="dxa"/>
                </w:tcPr>
                <w:p w14:paraId="5CE9D053" w14:textId="77777777" w:rsidR="00CF32F8" w:rsidRDefault="00CF32F8" w:rsidP="00CF32F8">
                  <w:pPr>
                    <w:jc w:val="both"/>
                    <w:rPr>
                      <w:rFonts w:ascii="Arial" w:hAnsi="Arial" w:cs="Arial"/>
                      <w:b/>
                      <w:bCs/>
                      <w:sz w:val="20"/>
                      <w:szCs w:val="20"/>
                    </w:rPr>
                  </w:pPr>
                  <w:r>
                    <w:rPr>
                      <w:rFonts w:ascii="Arial" w:hAnsi="Arial" w:cs="Arial"/>
                      <w:b/>
                      <w:bCs/>
                      <w:sz w:val="20"/>
                      <w:szCs w:val="20"/>
                    </w:rPr>
                    <w:t>Perfil Actual</w:t>
                  </w:r>
                </w:p>
              </w:tc>
              <w:tc>
                <w:tcPr>
                  <w:tcW w:w="1701" w:type="dxa"/>
                  <w:gridSpan w:val="3"/>
                </w:tcPr>
                <w:p w14:paraId="10E9EFE0" w14:textId="77777777" w:rsidR="00CF32F8" w:rsidRDefault="00CF32F8" w:rsidP="00CF32F8">
                  <w:pPr>
                    <w:jc w:val="both"/>
                    <w:rPr>
                      <w:rFonts w:ascii="Arial" w:hAnsi="Arial" w:cs="Arial"/>
                      <w:b/>
                      <w:bCs/>
                      <w:sz w:val="20"/>
                      <w:szCs w:val="20"/>
                    </w:rPr>
                  </w:pPr>
                </w:p>
              </w:tc>
              <w:tc>
                <w:tcPr>
                  <w:tcW w:w="1559" w:type="dxa"/>
                </w:tcPr>
                <w:p w14:paraId="79A4112E" w14:textId="77777777" w:rsidR="00CF32F8" w:rsidRDefault="00CF32F8" w:rsidP="00CF32F8">
                  <w:pPr>
                    <w:jc w:val="both"/>
                    <w:rPr>
                      <w:rFonts w:ascii="Arial" w:hAnsi="Arial" w:cs="Arial"/>
                      <w:b/>
                      <w:bCs/>
                      <w:sz w:val="20"/>
                      <w:szCs w:val="20"/>
                    </w:rPr>
                  </w:pPr>
                </w:p>
              </w:tc>
              <w:tc>
                <w:tcPr>
                  <w:tcW w:w="1984" w:type="dxa"/>
                  <w:gridSpan w:val="2"/>
                </w:tcPr>
                <w:p w14:paraId="26340361" w14:textId="77777777" w:rsidR="00CF32F8" w:rsidRDefault="00CF32F8" w:rsidP="00CF32F8">
                  <w:pPr>
                    <w:jc w:val="both"/>
                    <w:rPr>
                      <w:rFonts w:ascii="Arial" w:hAnsi="Arial" w:cs="Arial"/>
                      <w:b/>
                      <w:bCs/>
                      <w:sz w:val="20"/>
                      <w:szCs w:val="20"/>
                    </w:rPr>
                  </w:pPr>
                </w:p>
              </w:tc>
              <w:tc>
                <w:tcPr>
                  <w:tcW w:w="1690" w:type="dxa"/>
                  <w:gridSpan w:val="2"/>
                </w:tcPr>
                <w:p w14:paraId="347268D8" w14:textId="77777777" w:rsidR="00CF32F8" w:rsidRDefault="00CF32F8" w:rsidP="00CF32F8">
                  <w:pPr>
                    <w:jc w:val="both"/>
                    <w:rPr>
                      <w:rFonts w:ascii="Arial" w:hAnsi="Arial" w:cs="Arial"/>
                      <w:b/>
                      <w:bCs/>
                      <w:sz w:val="20"/>
                      <w:szCs w:val="20"/>
                    </w:rPr>
                  </w:pPr>
                </w:p>
              </w:tc>
            </w:tr>
            <w:tr w:rsidR="00CF32F8" w14:paraId="4F83A136" w14:textId="77777777" w:rsidTr="00C05B53">
              <w:trPr>
                <w:trHeight w:val="281"/>
                <w:jc w:val="center"/>
              </w:trPr>
              <w:tc>
                <w:tcPr>
                  <w:tcW w:w="2392" w:type="dxa"/>
                </w:tcPr>
                <w:p w14:paraId="6D8007B9" w14:textId="77777777" w:rsidR="00CF32F8" w:rsidRDefault="00CF32F8" w:rsidP="00CF32F8">
                  <w:pPr>
                    <w:jc w:val="both"/>
                    <w:rPr>
                      <w:rFonts w:ascii="Arial" w:hAnsi="Arial" w:cs="Arial"/>
                      <w:b/>
                      <w:bCs/>
                      <w:sz w:val="20"/>
                      <w:szCs w:val="20"/>
                    </w:rPr>
                  </w:pPr>
                  <w:r>
                    <w:rPr>
                      <w:rFonts w:ascii="Arial" w:hAnsi="Arial" w:cs="Arial"/>
                      <w:b/>
                      <w:bCs/>
                      <w:sz w:val="20"/>
                      <w:szCs w:val="20"/>
                    </w:rPr>
                    <w:t>Hechos de Riesgo</w:t>
                  </w:r>
                </w:p>
              </w:tc>
              <w:tc>
                <w:tcPr>
                  <w:tcW w:w="1701" w:type="dxa"/>
                  <w:gridSpan w:val="3"/>
                </w:tcPr>
                <w:p w14:paraId="63B52F5A" w14:textId="77777777" w:rsidR="00CF32F8" w:rsidRDefault="00CF32F8" w:rsidP="00CF32F8">
                  <w:pPr>
                    <w:jc w:val="both"/>
                    <w:rPr>
                      <w:rFonts w:ascii="Arial" w:hAnsi="Arial" w:cs="Arial"/>
                      <w:b/>
                      <w:bCs/>
                      <w:sz w:val="20"/>
                      <w:szCs w:val="20"/>
                    </w:rPr>
                  </w:pPr>
                </w:p>
              </w:tc>
              <w:tc>
                <w:tcPr>
                  <w:tcW w:w="1559" w:type="dxa"/>
                </w:tcPr>
                <w:p w14:paraId="38E6864F" w14:textId="77777777" w:rsidR="00CF32F8" w:rsidRDefault="00CF32F8" w:rsidP="00CF32F8">
                  <w:pPr>
                    <w:jc w:val="both"/>
                    <w:rPr>
                      <w:rFonts w:ascii="Arial" w:hAnsi="Arial" w:cs="Arial"/>
                      <w:b/>
                      <w:bCs/>
                      <w:sz w:val="20"/>
                      <w:szCs w:val="20"/>
                    </w:rPr>
                  </w:pPr>
                </w:p>
              </w:tc>
              <w:tc>
                <w:tcPr>
                  <w:tcW w:w="1984" w:type="dxa"/>
                  <w:gridSpan w:val="2"/>
                </w:tcPr>
                <w:p w14:paraId="7EBB4CC7" w14:textId="77777777" w:rsidR="00CF32F8" w:rsidRDefault="00CF32F8" w:rsidP="00CF32F8">
                  <w:pPr>
                    <w:jc w:val="both"/>
                    <w:rPr>
                      <w:rFonts w:ascii="Arial" w:hAnsi="Arial" w:cs="Arial"/>
                      <w:b/>
                      <w:bCs/>
                      <w:sz w:val="20"/>
                      <w:szCs w:val="20"/>
                    </w:rPr>
                  </w:pPr>
                </w:p>
              </w:tc>
              <w:tc>
                <w:tcPr>
                  <w:tcW w:w="1690" w:type="dxa"/>
                  <w:gridSpan w:val="2"/>
                </w:tcPr>
                <w:p w14:paraId="727D6474" w14:textId="77777777" w:rsidR="00CF32F8" w:rsidRDefault="00CF32F8" w:rsidP="00CF32F8">
                  <w:pPr>
                    <w:jc w:val="both"/>
                    <w:rPr>
                      <w:rFonts w:ascii="Arial" w:hAnsi="Arial" w:cs="Arial"/>
                      <w:b/>
                      <w:bCs/>
                      <w:sz w:val="20"/>
                      <w:szCs w:val="20"/>
                    </w:rPr>
                  </w:pPr>
                </w:p>
              </w:tc>
            </w:tr>
            <w:tr w:rsidR="00CF32F8" w14:paraId="0319F9CF" w14:textId="77777777" w:rsidTr="00C05B53">
              <w:trPr>
                <w:trHeight w:val="281"/>
                <w:jc w:val="center"/>
              </w:trPr>
              <w:tc>
                <w:tcPr>
                  <w:tcW w:w="2392" w:type="dxa"/>
                </w:tcPr>
                <w:p w14:paraId="07CC8430" w14:textId="77777777" w:rsidR="00CF32F8" w:rsidRDefault="00CF32F8" w:rsidP="00CF32F8">
                  <w:pPr>
                    <w:jc w:val="both"/>
                    <w:rPr>
                      <w:rFonts w:ascii="Arial" w:hAnsi="Arial" w:cs="Arial"/>
                      <w:b/>
                      <w:bCs/>
                      <w:sz w:val="20"/>
                      <w:szCs w:val="20"/>
                    </w:rPr>
                  </w:pPr>
                  <w:r>
                    <w:rPr>
                      <w:rFonts w:ascii="Arial" w:hAnsi="Arial" w:cs="Arial"/>
                      <w:b/>
                      <w:bCs/>
                      <w:sz w:val="20"/>
                      <w:szCs w:val="20"/>
                    </w:rPr>
                    <w:t>Vulnerabilidad</w:t>
                  </w:r>
                </w:p>
              </w:tc>
              <w:tc>
                <w:tcPr>
                  <w:tcW w:w="1701" w:type="dxa"/>
                  <w:gridSpan w:val="3"/>
                </w:tcPr>
                <w:p w14:paraId="4BF7EAAC" w14:textId="77777777" w:rsidR="00CF32F8" w:rsidRDefault="00CF32F8" w:rsidP="00CF32F8">
                  <w:pPr>
                    <w:jc w:val="both"/>
                    <w:rPr>
                      <w:rFonts w:ascii="Arial" w:hAnsi="Arial" w:cs="Arial"/>
                      <w:b/>
                      <w:bCs/>
                      <w:sz w:val="20"/>
                      <w:szCs w:val="20"/>
                    </w:rPr>
                  </w:pPr>
                </w:p>
              </w:tc>
              <w:tc>
                <w:tcPr>
                  <w:tcW w:w="1559" w:type="dxa"/>
                </w:tcPr>
                <w:p w14:paraId="00F29C09" w14:textId="77777777" w:rsidR="00CF32F8" w:rsidRDefault="00CF32F8" w:rsidP="00CF32F8">
                  <w:pPr>
                    <w:jc w:val="both"/>
                    <w:rPr>
                      <w:rFonts w:ascii="Arial" w:hAnsi="Arial" w:cs="Arial"/>
                      <w:b/>
                      <w:bCs/>
                      <w:sz w:val="20"/>
                      <w:szCs w:val="20"/>
                    </w:rPr>
                  </w:pPr>
                </w:p>
              </w:tc>
              <w:tc>
                <w:tcPr>
                  <w:tcW w:w="1984" w:type="dxa"/>
                  <w:gridSpan w:val="2"/>
                </w:tcPr>
                <w:p w14:paraId="7658A6AF" w14:textId="77777777" w:rsidR="00CF32F8" w:rsidRDefault="00CF32F8" w:rsidP="00CF32F8">
                  <w:pPr>
                    <w:jc w:val="both"/>
                    <w:rPr>
                      <w:rFonts w:ascii="Arial" w:hAnsi="Arial" w:cs="Arial"/>
                      <w:b/>
                      <w:bCs/>
                      <w:sz w:val="20"/>
                      <w:szCs w:val="20"/>
                    </w:rPr>
                  </w:pPr>
                </w:p>
              </w:tc>
              <w:tc>
                <w:tcPr>
                  <w:tcW w:w="1690" w:type="dxa"/>
                  <w:gridSpan w:val="2"/>
                </w:tcPr>
                <w:p w14:paraId="41FF883A" w14:textId="77777777" w:rsidR="00CF32F8" w:rsidRDefault="00CF32F8" w:rsidP="00CF32F8">
                  <w:pPr>
                    <w:jc w:val="both"/>
                    <w:rPr>
                      <w:rFonts w:ascii="Arial" w:hAnsi="Arial" w:cs="Arial"/>
                      <w:b/>
                      <w:bCs/>
                      <w:sz w:val="20"/>
                      <w:szCs w:val="20"/>
                    </w:rPr>
                  </w:pPr>
                </w:p>
              </w:tc>
            </w:tr>
            <w:tr w:rsidR="00CF32F8" w14:paraId="1DC50D34" w14:textId="77777777" w:rsidTr="00C05B53">
              <w:trPr>
                <w:trHeight w:val="281"/>
                <w:jc w:val="center"/>
              </w:trPr>
              <w:tc>
                <w:tcPr>
                  <w:tcW w:w="2392" w:type="dxa"/>
                </w:tcPr>
                <w:p w14:paraId="16911A6C" w14:textId="77777777" w:rsidR="00CF32F8" w:rsidRDefault="00CF32F8" w:rsidP="00CF32F8">
                  <w:pPr>
                    <w:jc w:val="both"/>
                    <w:rPr>
                      <w:rFonts w:ascii="Arial" w:hAnsi="Arial" w:cs="Arial"/>
                      <w:b/>
                      <w:bCs/>
                      <w:sz w:val="20"/>
                      <w:szCs w:val="20"/>
                    </w:rPr>
                  </w:pPr>
                  <w:r>
                    <w:rPr>
                      <w:rFonts w:ascii="Arial" w:hAnsi="Arial" w:cs="Arial"/>
                      <w:b/>
                      <w:bCs/>
                      <w:sz w:val="20"/>
                      <w:szCs w:val="20"/>
                    </w:rPr>
                    <w:lastRenderedPageBreak/>
                    <w:t>Capacidad</w:t>
                  </w:r>
                </w:p>
              </w:tc>
              <w:tc>
                <w:tcPr>
                  <w:tcW w:w="1701" w:type="dxa"/>
                  <w:gridSpan w:val="3"/>
                </w:tcPr>
                <w:p w14:paraId="57AF58C2" w14:textId="77777777" w:rsidR="00CF32F8" w:rsidRDefault="00CF32F8" w:rsidP="00CF32F8">
                  <w:pPr>
                    <w:jc w:val="both"/>
                    <w:rPr>
                      <w:rFonts w:ascii="Arial" w:hAnsi="Arial" w:cs="Arial"/>
                      <w:b/>
                      <w:bCs/>
                      <w:sz w:val="20"/>
                      <w:szCs w:val="20"/>
                    </w:rPr>
                  </w:pPr>
                </w:p>
              </w:tc>
              <w:tc>
                <w:tcPr>
                  <w:tcW w:w="1559" w:type="dxa"/>
                </w:tcPr>
                <w:p w14:paraId="7CECEBCE" w14:textId="77777777" w:rsidR="00CF32F8" w:rsidRDefault="00CF32F8" w:rsidP="00CF32F8">
                  <w:pPr>
                    <w:jc w:val="both"/>
                    <w:rPr>
                      <w:rFonts w:ascii="Arial" w:hAnsi="Arial" w:cs="Arial"/>
                      <w:b/>
                      <w:bCs/>
                      <w:sz w:val="20"/>
                      <w:szCs w:val="20"/>
                    </w:rPr>
                  </w:pPr>
                </w:p>
              </w:tc>
              <w:tc>
                <w:tcPr>
                  <w:tcW w:w="1984" w:type="dxa"/>
                  <w:gridSpan w:val="2"/>
                </w:tcPr>
                <w:p w14:paraId="281F3C2B" w14:textId="77777777" w:rsidR="00CF32F8" w:rsidRDefault="00CF32F8" w:rsidP="00CF32F8">
                  <w:pPr>
                    <w:jc w:val="both"/>
                    <w:rPr>
                      <w:rFonts w:ascii="Arial" w:hAnsi="Arial" w:cs="Arial"/>
                      <w:b/>
                      <w:bCs/>
                      <w:sz w:val="20"/>
                      <w:szCs w:val="20"/>
                    </w:rPr>
                  </w:pPr>
                </w:p>
              </w:tc>
              <w:tc>
                <w:tcPr>
                  <w:tcW w:w="1690" w:type="dxa"/>
                  <w:gridSpan w:val="2"/>
                </w:tcPr>
                <w:p w14:paraId="5153FAB0" w14:textId="77777777" w:rsidR="00CF32F8" w:rsidRDefault="00CF32F8" w:rsidP="00CF32F8">
                  <w:pPr>
                    <w:jc w:val="both"/>
                    <w:rPr>
                      <w:rFonts w:ascii="Arial" w:hAnsi="Arial" w:cs="Arial"/>
                      <w:b/>
                      <w:bCs/>
                      <w:sz w:val="20"/>
                      <w:szCs w:val="20"/>
                    </w:rPr>
                  </w:pPr>
                </w:p>
              </w:tc>
            </w:tr>
            <w:tr w:rsidR="00CF32F8" w14:paraId="0290219E" w14:textId="77777777" w:rsidTr="00C05B53">
              <w:trPr>
                <w:trHeight w:val="281"/>
                <w:jc w:val="center"/>
              </w:trPr>
              <w:tc>
                <w:tcPr>
                  <w:tcW w:w="2392" w:type="dxa"/>
                </w:tcPr>
                <w:p w14:paraId="2B984082" w14:textId="77777777" w:rsidR="00CF32F8" w:rsidRDefault="00CF32F8" w:rsidP="00CF32F8">
                  <w:pPr>
                    <w:jc w:val="both"/>
                    <w:rPr>
                      <w:rFonts w:ascii="Arial" w:hAnsi="Arial" w:cs="Arial"/>
                      <w:b/>
                      <w:bCs/>
                      <w:sz w:val="20"/>
                      <w:szCs w:val="20"/>
                    </w:rPr>
                  </w:pPr>
                  <w:r>
                    <w:rPr>
                      <w:rFonts w:ascii="Arial" w:hAnsi="Arial" w:cs="Arial"/>
                      <w:b/>
                      <w:bCs/>
                      <w:sz w:val="20"/>
                      <w:szCs w:val="20"/>
                    </w:rPr>
                    <w:t>Impacto consecuencial</w:t>
                  </w:r>
                </w:p>
              </w:tc>
              <w:tc>
                <w:tcPr>
                  <w:tcW w:w="1701" w:type="dxa"/>
                  <w:gridSpan w:val="3"/>
                </w:tcPr>
                <w:p w14:paraId="0AEF930C" w14:textId="77777777" w:rsidR="00CF32F8" w:rsidRDefault="00CF32F8" w:rsidP="00CF32F8">
                  <w:pPr>
                    <w:jc w:val="both"/>
                    <w:rPr>
                      <w:rFonts w:ascii="Arial" w:hAnsi="Arial" w:cs="Arial"/>
                      <w:b/>
                      <w:bCs/>
                      <w:sz w:val="20"/>
                      <w:szCs w:val="20"/>
                    </w:rPr>
                  </w:pPr>
                </w:p>
              </w:tc>
              <w:tc>
                <w:tcPr>
                  <w:tcW w:w="1559" w:type="dxa"/>
                </w:tcPr>
                <w:p w14:paraId="23E8E257" w14:textId="77777777" w:rsidR="00CF32F8" w:rsidRDefault="00CF32F8" w:rsidP="00CF32F8">
                  <w:pPr>
                    <w:jc w:val="both"/>
                    <w:rPr>
                      <w:rFonts w:ascii="Arial" w:hAnsi="Arial" w:cs="Arial"/>
                      <w:b/>
                      <w:bCs/>
                      <w:sz w:val="20"/>
                      <w:szCs w:val="20"/>
                    </w:rPr>
                  </w:pPr>
                </w:p>
              </w:tc>
              <w:tc>
                <w:tcPr>
                  <w:tcW w:w="1984" w:type="dxa"/>
                  <w:gridSpan w:val="2"/>
                </w:tcPr>
                <w:p w14:paraId="383FF92D" w14:textId="77777777" w:rsidR="00CF32F8" w:rsidRDefault="00CF32F8" w:rsidP="00CF32F8">
                  <w:pPr>
                    <w:jc w:val="both"/>
                    <w:rPr>
                      <w:rFonts w:ascii="Arial" w:hAnsi="Arial" w:cs="Arial"/>
                      <w:b/>
                      <w:bCs/>
                      <w:sz w:val="20"/>
                      <w:szCs w:val="20"/>
                    </w:rPr>
                  </w:pPr>
                </w:p>
              </w:tc>
              <w:tc>
                <w:tcPr>
                  <w:tcW w:w="1690" w:type="dxa"/>
                  <w:gridSpan w:val="2"/>
                </w:tcPr>
                <w:p w14:paraId="0946F776" w14:textId="77777777" w:rsidR="00CF32F8" w:rsidRDefault="00CF32F8" w:rsidP="00CF32F8">
                  <w:pPr>
                    <w:jc w:val="both"/>
                    <w:rPr>
                      <w:rFonts w:ascii="Arial" w:hAnsi="Arial" w:cs="Arial"/>
                      <w:b/>
                      <w:bCs/>
                      <w:sz w:val="20"/>
                      <w:szCs w:val="20"/>
                    </w:rPr>
                  </w:pPr>
                </w:p>
              </w:tc>
            </w:tr>
            <w:tr w:rsidR="00CF32F8" w14:paraId="41E4AD18" w14:textId="77777777" w:rsidTr="00C05B53">
              <w:trPr>
                <w:trHeight w:val="281"/>
                <w:jc w:val="center"/>
              </w:trPr>
              <w:tc>
                <w:tcPr>
                  <w:tcW w:w="2392" w:type="dxa"/>
                </w:tcPr>
                <w:p w14:paraId="6E666344" w14:textId="77777777" w:rsidR="00CF32F8" w:rsidRDefault="00CF32F8" w:rsidP="00CF32F8">
                  <w:pPr>
                    <w:jc w:val="both"/>
                    <w:rPr>
                      <w:rFonts w:ascii="Arial" w:hAnsi="Arial" w:cs="Arial"/>
                      <w:b/>
                      <w:bCs/>
                      <w:sz w:val="20"/>
                      <w:szCs w:val="20"/>
                    </w:rPr>
                  </w:pPr>
                  <w:r>
                    <w:rPr>
                      <w:rFonts w:ascii="Arial" w:hAnsi="Arial" w:cs="Arial"/>
                      <w:b/>
                      <w:bCs/>
                      <w:sz w:val="20"/>
                      <w:szCs w:val="20"/>
                    </w:rPr>
                    <w:t>Contexto Territorial</w:t>
                  </w:r>
                </w:p>
              </w:tc>
              <w:tc>
                <w:tcPr>
                  <w:tcW w:w="1701" w:type="dxa"/>
                  <w:gridSpan w:val="3"/>
                </w:tcPr>
                <w:p w14:paraId="68FB22BC" w14:textId="77777777" w:rsidR="00CF32F8" w:rsidRDefault="00CF32F8" w:rsidP="00CF32F8">
                  <w:pPr>
                    <w:jc w:val="both"/>
                    <w:rPr>
                      <w:rFonts w:ascii="Arial" w:hAnsi="Arial" w:cs="Arial"/>
                      <w:b/>
                      <w:bCs/>
                      <w:sz w:val="20"/>
                      <w:szCs w:val="20"/>
                    </w:rPr>
                  </w:pPr>
                </w:p>
              </w:tc>
              <w:tc>
                <w:tcPr>
                  <w:tcW w:w="1559" w:type="dxa"/>
                </w:tcPr>
                <w:p w14:paraId="057080F5" w14:textId="77777777" w:rsidR="00CF32F8" w:rsidRDefault="00CF32F8" w:rsidP="00CF32F8">
                  <w:pPr>
                    <w:jc w:val="both"/>
                    <w:rPr>
                      <w:rFonts w:ascii="Arial" w:hAnsi="Arial" w:cs="Arial"/>
                      <w:b/>
                      <w:bCs/>
                      <w:sz w:val="20"/>
                      <w:szCs w:val="20"/>
                    </w:rPr>
                  </w:pPr>
                </w:p>
              </w:tc>
              <w:tc>
                <w:tcPr>
                  <w:tcW w:w="1984" w:type="dxa"/>
                  <w:gridSpan w:val="2"/>
                </w:tcPr>
                <w:p w14:paraId="480FF7BE" w14:textId="77777777" w:rsidR="00CF32F8" w:rsidRDefault="00CF32F8" w:rsidP="00CF32F8">
                  <w:pPr>
                    <w:jc w:val="both"/>
                    <w:rPr>
                      <w:rFonts w:ascii="Arial" w:hAnsi="Arial" w:cs="Arial"/>
                      <w:b/>
                      <w:bCs/>
                      <w:sz w:val="20"/>
                      <w:szCs w:val="20"/>
                    </w:rPr>
                  </w:pPr>
                </w:p>
              </w:tc>
              <w:tc>
                <w:tcPr>
                  <w:tcW w:w="1690" w:type="dxa"/>
                  <w:gridSpan w:val="2"/>
                </w:tcPr>
                <w:p w14:paraId="27A00B77" w14:textId="77777777" w:rsidR="00CF32F8" w:rsidRDefault="00CF32F8" w:rsidP="00CF32F8">
                  <w:pPr>
                    <w:jc w:val="both"/>
                    <w:rPr>
                      <w:rFonts w:ascii="Arial" w:hAnsi="Arial" w:cs="Arial"/>
                      <w:b/>
                      <w:bCs/>
                      <w:sz w:val="20"/>
                      <w:szCs w:val="20"/>
                    </w:rPr>
                  </w:pPr>
                </w:p>
              </w:tc>
            </w:tr>
          </w:tbl>
          <w:p w14:paraId="2967FB63" w14:textId="77777777" w:rsidR="0047128D" w:rsidRDefault="0047128D" w:rsidP="00C05B53">
            <w:pPr>
              <w:jc w:val="both"/>
              <w:rPr>
                <w:rFonts w:ascii="Arial" w:hAnsi="Arial" w:cs="Arial"/>
                <w:sz w:val="20"/>
                <w:szCs w:val="20"/>
              </w:rPr>
            </w:pPr>
          </w:p>
          <w:tbl>
            <w:tblPr>
              <w:tblStyle w:val="Tablaconcuadrcula"/>
              <w:tblW w:w="0" w:type="auto"/>
              <w:jc w:val="center"/>
              <w:tblLook w:val="04A0" w:firstRow="1" w:lastRow="0" w:firstColumn="1" w:lastColumn="0" w:noHBand="0" w:noVBand="1"/>
            </w:tblPr>
            <w:tblGrid>
              <w:gridCol w:w="2392"/>
              <w:gridCol w:w="960"/>
              <w:gridCol w:w="584"/>
              <w:gridCol w:w="157"/>
              <w:gridCol w:w="1559"/>
              <w:gridCol w:w="535"/>
              <w:gridCol w:w="1449"/>
              <w:gridCol w:w="1016"/>
              <w:gridCol w:w="674"/>
            </w:tblGrid>
            <w:tr w:rsidR="00CF32F8" w14:paraId="033EE817" w14:textId="77777777" w:rsidTr="00C05B53">
              <w:trPr>
                <w:trHeight w:val="192"/>
                <w:jc w:val="center"/>
              </w:trPr>
              <w:tc>
                <w:tcPr>
                  <w:tcW w:w="9326" w:type="dxa"/>
                  <w:gridSpan w:val="9"/>
                  <w:shd w:val="clear" w:color="auto" w:fill="808080" w:themeFill="background1" w:themeFillShade="80"/>
                </w:tcPr>
                <w:p w14:paraId="59B4AC32" w14:textId="711269A7" w:rsidR="00CF32F8" w:rsidRPr="008E4EA0" w:rsidRDefault="00CF32F8" w:rsidP="00CF32F8">
                  <w:pPr>
                    <w:jc w:val="center"/>
                    <w:rPr>
                      <w:rFonts w:ascii="Arial" w:hAnsi="Arial" w:cs="Arial"/>
                      <w:b/>
                      <w:bCs/>
                      <w:sz w:val="20"/>
                      <w:szCs w:val="20"/>
                    </w:rPr>
                  </w:pPr>
                  <w:r w:rsidRPr="008E4EA0">
                    <w:rPr>
                      <w:rFonts w:ascii="Arial" w:hAnsi="Arial" w:cs="Arial"/>
                      <w:b/>
                      <w:bCs/>
                      <w:color w:val="FFFFFF" w:themeColor="background1"/>
                      <w:sz w:val="20"/>
                      <w:szCs w:val="20"/>
                    </w:rPr>
                    <w:t>VERIFICACIÓN #</w:t>
                  </w:r>
                  <w:r>
                    <w:rPr>
                      <w:rFonts w:ascii="Arial" w:hAnsi="Arial" w:cs="Arial"/>
                      <w:b/>
                      <w:bCs/>
                      <w:color w:val="FFFFFF" w:themeColor="background1"/>
                      <w:sz w:val="20"/>
                      <w:szCs w:val="20"/>
                    </w:rPr>
                    <w:t>3</w:t>
                  </w:r>
                </w:p>
              </w:tc>
            </w:tr>
            <w:tr w:rsidR="00CF32F8" w14:paraId="6B9611A7" w14:textId="77777777" w:rsidTr="00C05B53">
              <w:trPr>
                <w:trHeight w:val="216"/>
                <w:jc w:val="center"/>
              </w:trPr>
              <w:tc>
                <w:tcPr>
                  <w:tcW w:w="9326" w:type="dxa"/>
                  <w:gridSpan w:val="9"/>
                </w:tcPr>
                <w:p w14:paraId="1F5A7062"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Fuentes de verificación</w:t>
                  </w:r>
                </w:p>
              </w:tc>
            </w:tr>
            <w:tr w:rsidR="00CF32F8" w14:paraId="4110A7E0" w14:textId="77777777" w:rsidTr="00C05B53">
              <w:trPr>
                <w:trHeight w:val="552"/>
                <w:jc w:val="center"/>
              </w:trPr>
              <w:tc>
                <w:tcPr>
                  <w:tcW w:w="3352" w:type="dxa"/>
                  <w:gridSpan w:val="2"/>
                </w:tcPr>
                <w:p w14:paraId="77303165"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Terceros</w:t>
                  </w:r>
                </w:p>
              </w:tc>
              <w:tc>
                <w:tcPr>
                  <w:tcW w:w="584" w:type="dxa"/>
                </w:tcPr>
                <w:p w14:paraId="0EE3E81B" w14:textId="77777777" w:rsidR="00CF32F8" w:rsidRPr="004E0B50" w:rsidRDefault="00CF32F8" w:rsidP="00CF32F8">
                  <w:pPr>
                    <w:jc w:val="both"/>
                    <w:rPr>
                      <w:rFonts w:ascii="Arial" w:hAnsi="Arial" w:cs="Arial"/>
                      <w:b/>
                      <w:bCs/>
                      <w:sz w:val="20"/>
                      <w:szCs w:val="20"/>
                    </w:rPr>
                  </w:pPr>
                </w:p>
              </w:tc>
              <w:tc>
                <w:tcPr>
                  <w:tcW w:w="4716" w:type="dxa"/>
                  <w:gridSpan w:val="5"/>
                </w:tcPr>
                <w:p w14:paraId="584C0363"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ONG</w:t>
                  </w:r>
                </w:p>
              </w:tc>
              <w:tc>
                <w:tcPr>
                  <w:tcW w:w="674" w:type="dxa"/>
                </w:tcPr>
                <w:p w14:paraId="772AD3EA" w14:textId="77777777" w:rsidR="00CF32F8" w:rsidRPr="004E0B50" w:rsidRDefault="00CF32F8" w:rsidP="00CF32F8">
                  <w:pPr>
                    <w:jc w:val="both"/>
                    <w:rPr>
                      <w:rFonts w:ascii="Arial" w:hAnsi="Arial" w:cs="Arial"/>
                      <w:b/>
                      <w:bCs/>
                      <w:sz w:val="20"/>
                      <w:szCs w:val="20"/>
                    </w:rPr>
                  </w:pPr>
                </w:p>
              </w:tc>
            </w:tr>
            <w:tr w:rsidR="00CF32F8" w14:paraId="2B5E04C3" w14:textId="77777777" w:rsidTr="00C05B53">
              <w:trPr>
                <w:trHeight w:val="552"/>
                <w:jc w:val="center"/>
              </w:trPr>
              <w:tc>
                <w:tcPr>
                  <w:tcW w:w="3352" w:type="dxa"/>
                  <w:gridSpan w:val="2"/>
                </w:tcPr>
                <w:p w14:paraId="37051D8F"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Institución del Estado Colombiano</w:t>
                  </w:r>
                </w:p>
              </w:tc>
              <w:tc>
                <w:tcPr>
                  <w:tcW w:w="584" w:type="dxa"/>
                </w:tcPr>
                <w:p w14:paraId="5A4BC0FA" w14:textId="77777777" w:rsidR="00CF32F8" w:rsidRPr="004E0B50" w:rsidRDefault="00CF32F8" w:rsidP="00CF32F8">
                  <w:pPr>
                    <w:jc w:val="both"/>
                    <w:rPr>
                      <w:rFonts w:ascii="Arial" w:hAnsi="Arial" w:cs="Arial"/>
                      <w:b/>
                      <w:bCs/>
                      <w:sz w:val="20"/>
                      <w:szCs w:val="20"/>
                    </w:rPr>
                  </w:pPr>
                </w:p>
              </w:tc>
              <w:tc>
                <w:tcPr>
                  <w:tcW w:w="4716" w:type="dxa"/>
                  <w:gridSpan w:val="5"/>
                </w:tcPr>
                <w:p w14:paraId="27372258"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Organización Internacional</w:t>
                  </w:r>
                </w:p>
              </w:tc>
              <w:tc>
                <w:tcPr>
                  <w:tcW w:w="674" w:type="dxa"/>
                </w:tcPr>
                <w:p w14:paraId="092D568D" w14:textId="77777777" w:rsidR="00CF32F8" w:rsidRPr="004E0B50" w:rsidRDefault="00CF32F8" w:rsidP="00CF32F8">
                  <w:pPr>
                    <w:jc w:val="both"/>
                    <w:rPr>
                      <w:rFonts w:ascii="Arial" w:hAnsi="Arial" w:cs="Arial"/>
                      <w:b/>
                      <w:bCs/>
                      <w:sz w:val="20"/>
                      <w:szCs w:val="20"/>
                    </w:rPr>
                  </w:pPr>
                </w:p>
              </w:tc>
            </w:tr>
            <w:tr w:rsidR="00CF32F8" w14:paraId="278C1C20" w14:textId="77777777" w:rsidTr="00C05B53">
              <w:trPr>
                <w:trHeight w:val="552"/>
                <w:jc w:val="center"/>
              </w:trPr>
              <w:tc>
                <w:tcPr>
                  <w:tcW w:w="3352" w:type="dxa"/>
                  <w:gridSpan w:val="2"/>
                </w:tcPr>
                <w:p w14:paraId="50E986C1"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No reporta</w:t>
                  </w:r>
                </w:p>
              </w:tc>
              <w:tc>
                <w:tcPr>
                  <w:tcW w:w="584" w:type="dxa"/>
                </w:tcPr>
                <w:p w14:paraId="29E372C1" w14:textId="77777777" w:rsidR="00CF32F8" w:rsidRPr="004E0B50" w:rsidRDefault="00CF32F8" w:rsidP="00CF32F8">
                  <w:pPr>
                    <w:jc w:val="both"/>
                    <w:rPr>
                      <w:rFonts w:ascii="Arial" w:hAnsi="Arial" w:cs="Arial"/>
                      <w:b/>
                      <w:bCs/>
                      <w:sz w:val="20"/>
                      <w:szCs w:val="20"/>
                    </w:rPr>
                  </w:pPr>
                </w:p>
              </w:tc>
              <w:tc>
                <w:tcPr>
                  <w:tcW w:w="2251" w:type="dxa"/>
                  <w:gridSpan w:val="3"/>
                </w:tcPr>
                <w:p w14:paraId="15B62B62"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Nombre de la fuente de verificación</w:t>
                  </w:r>
                </w:p>
              </w:tc>
              <w:tc>
                <w:tcPr>
                  <w:tcW w:w="3139" w:type="dxa"/>
                  <w:gridSpan w:val="3"/>
                </w:tcPr>
                <w:p w14:paraId="08AB1D34" w14:textId="77777777" w:rsidR="00CF32F8" w:rsidRPr="004E0B50" w:rsidRDefault="00CF32F8" w:rsidP="00CF32F8">
                  <w:pPr>
                    <w:jc w:val="both"/>
                    <w:rPr>
                      <w:rFonts w:ascii="Arial" w:hAnsi="Arial" w:cs="Arial"/>
                      <w:b/>
                      <w:bCs/>
                      <w:sz w:val="20"/>
                      <w:szCs w:val="20"/>
                    </w:rPr>
                  </w:pPr>
                </w:p>
              </w:tc>
            </w:tr>
            <w:tr w:rsidR="00CF32F8" w14:paraId="6B894F64" w14:textId="77777777" w:rsidTr="00C05B53">
              <w:trPr>
                <w:trHeight w:val="355"/>
                <w:jc w:val="center"/>
              </w:trPr>
              <w:tc>
                <w:tcPr>
                  <w:tcW w:w="9326" w:type="dxa"/>
                  <w:gridSpan w:val="9"/>
                </w:tcPr>
                <w:p w14:paraId="451FAEFF"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Sinopsis de la verificación</w:t>
                  </w:r>
                </w:p>
              </w:tc>
            </w:tr>
            <w:tr w:rsidR="00CF32F8" w14:paraId="57662DBA" w14:textId="77777777" w:rsidTr="00C05B53">
              <w:trPr>
                <w:trHeight w:val="1408"/>
                <w:jc w:val="center"/>
              </w:trPr>
              <w:tc>
                <w:tcPr>
                  <w:tcW w:w="9326" w:type="dxa"/>
                  <w:gridSpan w:val="9"/>
                </w:tcPr>
                <w:p w14:paraId="0DB7989B" w14:textId="77777777" w:rsidR="00CF32F8" w:rsidRDefault="00CF32F8" w:rsidP="00CF32F8">
                  <w:pPr>
                    <w:jc w:val="both"/>
                    <w:rPr>
                      <w:rFonts w:ascii="Arial" w:hAnsi="Arial" w:cs="Arial"/>
                      <w:sz w:val="20"/>
                      <w:szCs w:val="20"/>
                    </w:rPr>
                  </w:pPr>
                </w:p>
              </w:tc>
            </w:tr>
            <w:tr w:rsidR="00CF32F8" w14:paraId="260C751A" w14:textId="77777777" w:rsidTr="00C05B53">
              <w:trPr>
                <w:trHeight w:val="281"/>
                <w:jc w:val="center"/>
              </w:trPr>
              <w:tc>
                <w:tcPr>
                  <w:tcW w:w="9326" w:type="dxa"/>
                  <w:gridSpan w:val="9"/>
                </w:tcPr>
                <w:p w14:paraId="05F513FD" w14:textId="77777777" w:rsidR="00CF32F8" w:rsidRPr="00605CE2" w:rsidRDefault="00CF32F8" w:rsidP="00CF32F8">
                  <w:pPr>
                    <w:jc w:val="both"/>
                    <w:rPr>
                      <w:rFonts w:ascii="Arial" w:hAnsi="Arial" w:cs="Arial"/>
                      <w:b/>
                      <w:bCs/>
                      <w:sz w:val="20"/>
                      <w:szCs w:val="20"/>
                    </w:rPr>
                  </w:pPr>
                  <w:r w:rsidRPr="483818D9">
                    <w:rPr>
                      <w:rFonts w:ascii="Arial" w:hAnsi="Arial" w:cs="Arial"/>
                      <w:b/>
                      <w:bCs/>
                      <w:sz w:val="20"/>
                      <w:szCs w:val="20"/>
                    </w:rPr>
                    <w:t>Categorías</w:t>
                  </w:r>
                  <w:r>
                    <w:rPr>
                      <w:rFonts w:ascii="Arial" w:hAnsi="Arial" w:cs="Arial"/>
                      <w:b/>
                      <w:bCs/>
                      <w:sz w:val="20"/>
                      <w:szCs w:val="20"/>
                    </w:rPr>
                    <w:t xml:space="preserve"> para evaluar la información (Solo lo d</w:t>
                  </w:r>
                  <w:r w:rsidRPr="00605CE2">
                    <w:rPr>
                      <w:rFonts w:ascii="Arial" w:hAnsi="Arial" w:cs="Arial"/>
                      <w:b/>
                      <w:bCs/>
                      <w:sz w:val="20"/>
                      <w:szCs w:val="20"/>
                    </w:rPr>
                    <w:t xml:space="preserve">iligencia </w:t>
                  </w:r>
                  <w:r>
                    <w:rPr>
                      <w:rFonts w:ascii="Arial" w:hAnsi="Arial" w:cs="Arial"/>
                      <w:b/>
                      <w:bCs/>
                      <w:sz w:val="20"/>
                      <w:szCs w:val="20"/>
                    </w:rPr>
                    <w:t xml:space="preserve">el equipo de </w:t>
                  </w:r>
                  <w:r w:rsidRPr="00605CE2">
                    <w:rPr>
                      <w:rFonts w:ascii="Arial" w:hAnsi="Arial" w:cs="Arial"/>
                      <w:b/>
                      <w:bCs/>
                      <w:sz w:val="20"/>
                      <w:szCs w:val="20"/>
                    </w:rPr>
                    <w:t>Calidad</w:t>
                  </w:r>
                  <w:r>
                    <w:rPr>
                      <w:rFonts w:ascii="Arial" w:hAnsi="Arial" w:cs="Arial"/>
                      <w:b/>
                      <w:bCs/>
                      <w:sz w:val="20"/>
                      <w:szCs w:val="20"/>
                    </w:rPr>
                    <w:t>)</w:t>
                  </w:r>
                </w:p>
              </w:tc>
            </w:tr>
            <w:tr w:rsidR="00CF32F8" w14:paraId="2585265A" w14:textId="77777777" w:rsidTr="00C05B53">
              <w:trPr>
                <w:trHeight w:val="281"/>
                <w:jc w:val="center"/>
              </w:trPr>
              <w:tc>
                <w:tcPr>
                  <w:tcW w:w="2392" w:type="dxa"/>
                </w:tcPr>
                <w:p w14:paraId="46F53605" w14:textId="77777777" w:rsidR="00CF32F8" w:rsidRDefault="00CF32F8" w:rsidP="00CF32F8">
                  <w:pPr>
                    <w:jc w:val="both"/>
                    <w:rPr>
                      <w:rFonts w:ascii="Arial" w:hAnsi="Arial" w:cs="Arial"/>
                      <w:b/>
                      <w:bCs/>
                      <w:sz w:val="20"/>
                      <w:szCs w:val="20"/>
                    </w:rPr>
                  </w:pPr>
                  <w:r>
                    <w:rPr>
                      <w:rFonts w:ascii="Arial" w:hAnsi="Arial" w:cs="Arial"/>
                      <w:b/>
                      <w:bCs/>
                      <w:sz w:val="20"/>
                      <w:szCs w:val="20"/>
                    </w:rPr>
                    <w:t>Vector</w:t>
                  </w:r>
                </w:p>
              </w:tc>
              <w:tc>
                <w:tcPr>
                  <w:tcW w:w="1701" w:type="dxa"/>
                  <w:gridSpan w:val="3"/>
                </w:tcPr>
                <w:p w14:paraId="482633E9" w14:textId="77777777" w:rsidR="00CF32F8" w:rsidRDefault="00CF32F8" w:rsidP="00CF32F8">
                  <w:pPr>
                    <w:jc w:val="both"/>
                    <w:rPr>
                      <w:rFonts w:ascii="Arial" w:hAnsi="Arial" w:cs="Arial"/>
                      <w:b/>
                      <w:bCs/>
                      <w:sz w:val="20"/>
                      <w:szCs w:val="20"/>
                    </w:rPr>
                  </w:pPr>
                  <w:r>
                    <w:rPr>
                      <w:rFonts w:ascii="Arial" w:hAnsi="Arial" w:cs="Arial"/>
                      <w:b/>
                      <w:bCs/>
                      <w:sz w:val="20"/>
                      <w:szCs w:val="20"/>
                    </w:rPr>
                    <w:t>Relevante</w:t>
                  </w:r>
                </w:p>
              </w:tc>
              <w:tc>
                <w:tcPr>
                  <w:tcW w:w="1559" w:type="dxa"/>
                </w:tcPr>
                <w:p w14:paraId="7CA2402A" w14:textId="77777777" w:rsidR="00CF32F8" w:rsidRDefault="00CF32F8" w:rsidP="00CF32F8">
                  <w:pPr>
                    <w:jc w:val="both"/>
                    <w:rPr>
                      <w:rFonts w:ascii="Arial" w:hAnsi="Arial" w:cs="Arial"/>
                      <w:b/>
                      <w:bCs/>
                      <w:sz w:val="20"/>
                      <w:szCs w:val="20"/>
                    </w:rPr>
                  </w:pPr>
                  <w:r>
                    <w:rPr>
                      <w:rFonts w:ascii="Arial" w:hAnsi="Arial" w:cs="Arial"/>
                      <w:b/>
                      <w:bCs/>
                      <w:sz w:val="20"/>
                      <w:szCs w:val="20"/>
                    </w:rPr>
                    <w:t>No relevante</w:t>
                  </w:r>
                </w:p>
              </w:tc>
              <w:tc>
                <w:tcPr>
                  <w:tcW w:w="1984" w:type="dxa"/>
                  <w:gridSpan w:val="2"/>
                </w:tcPr>
                <w:p w14:paraId="7784993E" w14:textId="77777777" w:rsidR="00CF32F8" w:rsidRDefault="00CF32F8" w:rsidP="00CF32F8">
                  <w:pPr>
                    <w:jc w:val="both"/>
                    <w:rPr>
                      <w:rFonts w:ascii="Arial" w:hAnsi="Arial" w:cs="Arial"/>
                      <w:b/>
                      <w:bCs/>
                      <w:sz w:val="20"/>
                      <w:szCs w:val="20"/>
                    </w:rPr>
                  </w:pPr>
                  <w:r>
                    <w:rPr>
                      <w:rFonts w:ascii="Arial" w:hAnsi="Arial" w:cs="Arial"/>
                      <w:b/>
                      <w:bCs/>
                      <w:sz w:val="20"/>
                      <w:szCs w:val="20"/>
                    </w:rPr>
                    <w:t>No proporcionada</w:t>
                  </w:r>
                </w:p>
              </w:tc>
              <w:tc>
                <w:tcPr>
                  <w:tcW w:w="1690" w:type="dxa"/>
                  <w:gridSpan w:val="2"/>
                </w:tcPr>
                <w:p w14:paraId="34F7E7D2" w14:textId="77777777" w:rsidR="00CF32F8" w:rsidRDefault="00CF32F8" w:rsidP="00CF32F8">
                  <w:pPr>
                    <w:jc w:val="both"/>
                    <w:rPr>
                      <w:rFonts w:ascii="Arial" w:hAnsi="Arial" w:cs="Arial"/>
                      <w:b/>
                      <w:bCs/>
                      <w:sz w:val="20"/>
                      <w:szCs w:val="20"/>
                    </w:rPr>
                  </w:pPr>
                  <w:r>
                    <w:rPr>
                      <w:rFonts w:ascii="Arial" w:hAnsi="Arial" w:cs="Arial"/>
                      <w:b/>
                      <w:bCs/>
                      <w:sz w:val="20"/>
                      <w:szCs w:val="20"/>
                    </w:rPr>
                    <w:t>No aplica</w:t>
                  </w:r>
                </w:p>
              </w:tc>
            </w:tr>
            <w:tr w:rsidR="00CF32F8" w14:paraId="31D10C86" w14:textId="77777777" w:rsidTr="00C05B53">
              <w:trPr>
                <w:trHeight w:val="281"/>
                <w:jc w:val="center"/>
              </w:trPr>
              <w:tc>
                <w:tcPr>
                  <w:tcW w:w="2392" w:type="dxa"/>
                </w:tcPr>
                <w:p w14:paraId="001D13FB" w14:textId="77777777" w:rsidR="00CF32F8" w:rsidRDefault="00CF32F8" w:rsidP="00CF32F8">
                  <w:pPr>
                    <w:jc w:val="both"/>
                    <w:rPr>
                      <w:rFonts w:ascii="Arial" w:hAnsi="Arial" w:cs="Arial"/>
                      <w:b/>
                      <w:bCs/>
                      <w:sz w:val="20"/>
                      <w:szCs w:val="20"/>
                    </w:rPr>
                  </w:pPr>
                  <w:r>
                    <w:rPr>
                      <w:rFonts w:ascii="Arial" w:hAnsi="Arial" w:cs="Arial"/>
                      <w:b/>
                      <w:bCs/>
                      <w:sz w:val="20"/>
                      <w:szCs w:val="20"/>
                    </w:rPr>
                    <w:t>Perfil Antiguo</w:t>
                  </w:r>
                </w:p>
              </w:tc>
              <w:tc>
                <w:tcPr>
                  <w:tcW w:w="1701" w:type="dxa"/>
                  <w:gridSpan w:val="3"/>
                </w:tcPr>
                <w:p w14:paraId="76942A05" w14:textId="77777777" w:rsidR="00CF32F8" w:rsidRDefault="00CF32F8" w:rsidP="00CF32F8">
                  <w:pPr>
                    <w:jc w:val="both"/>
                    <w:rPr>
                      <w:rFonts w:ascii="Arial" w:hAnsi="Arial" w:cs="Arial"/>
                      <w:b/>
                      <w:bCs/>
                      <w:sz w:val="20"/>
                      <w:szCs w:val="20"/>
                    </w:rPr>
                  </w:pPr>
                </w:p>
              </w:tc>
              <w:tc>
                <w:tcPr>
                  <w:tcW w:w="1559" w:type="dxa"/>
                </w:tcPr>
                <w:p w14:paraId="2D1CF79B" w14:textId="77777777" w:rsidR="00CF32F8" w:rsidRDefault="00CF32F8" w:rsidP="00CF32F8">
                  <w:pPr>
                    <w:jc w:val="both"/>
                    <w:rPr>
                      <w:rFonts w:ascii="Arial" w:hAnsi="Arial" w:cs="Arial"/>
                      <w:b/>
                      <w:bCs/>
                      <w:sz w:val="20"/>
                      <w:szCs w:val="20"/>
                    </w:rPr>
                  </w:pPr>
                </w:p>
              </w:tc>
              <w:tc>
                <w:tcPr>
                  <w:tcW w:w="1984" w:type="dxa"/>
                  <w:gridSpan w:val="2"/>
                </w:tcPr>
                <w:p w14:paraId="4B53CBDA" w14:textId="77777777" w:rsidR="00CF32F8" w:rsidRDefault="00CF32F8" w:rsidP="00CF32F8">
                  <w:pPr>
                    <w:jc w:val="both"/>
                    <w:rPr>
                      <w:rFonts w:ascii="Arial" w:hAnsi="Arial" w:cs="Arial"/>
                      <w:b/>
                      <w:bCs/>
                      <w:sz w:val="20"/>
                      <w:szCs w:val="20"/>
                    </w:rPr>
                  </w:pPr>
                </w:p>
              </w:tc>
              <w:tc>
                <w:tcPr>
                  <w:tcW w:w="1690" w:type="dxa"/>
                  <w:gridSpan w:val="2"/>
                </w:tcPr>
                <w:p w14:paraId="68C03C2A" w14:textId="77777777" w:rsidR="00CF32F8" w:rsidRDefault="00CF32F8" w:rsidP="00CF32F8">
                  <w:pPr>
                    <w:jc w:val="both"/>
                    <w:rPr>
                      <w:rFonts w:ascii="Arial" w:hAnsi="Arial" w:cs="Arial"/>
                      <w:b/>
                      <w:bCs/>
                      <w:sz w:val="20"/>
                      <w:szCs w:val="20"/>
                    </w:rPr>
                  </w:pPr>
                </w:p>
              </w:tc>
            </w:tr>
            <w:tr w:rsidR="00CF32F8" w14:paraId="72C69C37" w14:textId="77777777" w:rsidTr="00C05B53">
              <w:trPr>
                <w:trHeight w:val="281"/>
                <w:jc w:val="center"/>
              </w:trPr>
              <w:tc>
                <w:tcPr>
                  <w:tcW w:w="2392" w:type="dxa"/>
                </w:tcPr>
                <w:p w14:paraId="3BDA2E6C" w14:textId="77777777" w:rsidR="00CF32F8" w:rsidRDefault="00CF32F8" w:rsidP="00CF32F8">
                  <w:pPr>
                    <w:jc w:val="both"/>
                    <w:rPr>
                      <w:rFonts w:ascii="Arial" w:hAnsi="Arial" w:cs="Arial"/>
                      <w:b/>
                      <w:bCs/>
                      <w:sz w:val="20"/>
                      <w:szCs w:val="20"/>
                    </w:rPr>
                  </w:pPr>
                  <w:r>
                    <w:rPr>
                      <w:rFonts w:ascii="Arial" w:hAnsi="Arial" w:cs="Arial"/>
                      <w:b/>
                      <w:bCs/>
                      <w:sz w:val="20"/>
                      <w:szCs w:val="20"/>
                    </w:rPr>
                    <w:t>Perfil Actual</w:t>
                  </w:r>
                </w:p>
              </w:tc>
              <w:tc>
                <w:tcPr>
                  <w:tcW w:w="1701" w:type="dxa"/>
                  <w:gridSpan w:val="3"/>
                </w:tcPr>
                <w:p w14:paraId="3C33B27C" w14:textId="77777777" w:rsidR="00CF32F8" w:rsidRDefault="00CF32F8" w:rsidP="00CF32F8">
                  <w:pPr>
                    <w:jc w:val="both"/>
                    <w:rPr>
                      <w:rFonts w:ascii="Arial" w:hAnsi="Arial" w:cs="Arial"/>
                      <w:b/>
                      <w:bCs/>
                      <w:sz w:val="20"/>
                      <w:szCs w:val="20"/>
                    </w:rPr>
                  </w:pPr>
                </w:p>
              </w:tc>
              <w:tc>
                <w:tcPr>
                  <w:tcW w:w="1559" w:type="dxa"/>
                </w:tcPr>
                <w:p w14:paraId="2653234E" w14:textId="77777777" w:rsidR="00CF32F8" w:rsidRDefault="00CF32F8" w:rsidP="00CF32F8">
                  <w:pPr>
                    <w:jc w:val="both"/>
                    <w:rPr>
                      <w:rFonts w:ascii="Arial" w:hAnsi="Arial" w:cs="Arial"/>
                      <w:b/>
                      <w:bCs/>
                      <w:sz w:val="20"/>
                      <w:szCs w:val="20"/>
                    </w:rPr>
                  </w:pPr>
                </w:p>
              </w:tc>
              <w:tc>
                <w:tcPr>
                  <w:tcW w:w="1984" w:type="dxa"/>
                  <w:gridSpan w:val="2"/>
                </w:tcPr>
                <w:p w14:paraId="5E7E1C29" w14:textId="77777777" w:rsidR="00CF32F8" w:rsidRDefault="00CF32F8" w:rsidP="00CF32F8">
                  <w:pPr>
                    <w:jc w:val="both"/>
                    <w:rPr>
                      <w:rFonts w:ascii="Arial" w:hAnsi="Arial" w:cs="Arial"/>
                      <w:b/>
                      <w:bCs/>
                      <w:sz w:val="20"/>
                      <w:szCs w:val="20"/>
                    </w:rPr>
                  </w:pPr>
                </w:p>
              </w:tc>
              <w:tc>
                <w:tcPr>
                  <w:tcW w:w="1690" w:type="dxa"/>
                  <w:gridSpan w:val="2"/>
                </w:tcPr>
                <w:p w14:paraId="270B2CE9" w14:textId="77777777" w:rsidR="00CF32F8" w:rsidRDefault="00CF32F8" w:rsidP="00CF32F8">
                  <w:pPr>
                    <w:jc w:val="both"/>
                    <w:rPr>
                      <w:rFonts w:ascii="Arial" w:hAnsi="Arial" w:cs="Arial"/>
                      <w:b/>
                      <w:bCs/>
                      <w:sz w:val="20"/>
                      <w:szCs w:val="20"/>
                    </w:rPr>
                  </w:pPr>
                </w:p>
              </w:tc>
            </w:tr>
            <w:tr w:rsidR="00CF32F8" w14:paraId="0812F857" w14:textId="77777777" w:rsidTr="00C05B53">
              <w:trPr>
                <w:trHeight w:val="281"/>
                <w:jc w:val="center"/>
              </w:trPr>
              <w:tc>
                <w:tcPr>
                  <w:tcW w:w="2392" w:type="dxa"/>
                </w:tcPr>
                <w:p w14:paraId="4863E550" w14:textId="77777777" w:rsidR="00CF32F8" w:rsidRDefault="00CF32F8" w:rsidP="00CF32F8">
                  <w:pPr>
                    <w:jc w:val="both"/>
                    <w:rPr>
                      <w:rFonts w:ascii="Arial" w:hAnsi="Arial" w:cs="Arial"/>
                      <w:b/>
                      <w:bCs/>
                      <w:sz w:val="20"/>
                      <w:szCs w:val="20"/>
                    </w:rPr>
                  </w:pPr>
                  <w:r>
                    <w:rPr>
                      <w:rFonts w:ascii="Arial" w:hAnsi="Arial" w:cs="Arial"/>
                      <w:b/>
                      <w:bCs/>
                      <w:sz w:val="20"/>
                      <w:szCs w:val="20"/>
                    </w:rPr>
                    <w:t>Hechos de Riesgo</w:t>
                  </w:r>
                </w:p>
              </w:tc>
              <w:tc>
                <w:tcPr>
                  <w:tcW w:w="1701" w:type="dxa"/>
                  <w:gridSpan w:val="3"/>
                </w:tcPr>
                <w:p w14:paraId="3B61074D" w14:textId="77777777" w:rsidR="00CF32F8" w:rsidRDefault="00CF32F8" w:rsidP="00CF32F8">
                  <w:pPr>
                    <w:jc w:val="both"/>
                    <w:rPr>
                      <w:rFonts w:ascii="Arial" w:hAnsi="Arial" w:cs="Arial"/>
                      <w:b/>
                      <w:bCs/>
                      <w:sz w:val="20"/>
                      <w:szCs w:val="20"/>
                    </w:rPr>
                  </w:pPr>
                </w:p>
              </w:tc>
              <w:tc>
                <w:tcPr>
                  <w:tcW w:w="1559" w:type="dxa"/>
                </w:tcPr>
                <w:p w14:paraId="1461FBA1" w14:textId="77777777" w:rsidR="00CF32F8" w:rsidRDefault="00CF32F8" w:rsidP="00CF32F8">
                  <w:pPr>
                    <w:jc w:val="both"/>
                    <w:rPr>
                      <w:rFonts w:ascii="Arial" w:hAnsi="Arial" w:cs="Arial"/>
                      <w:b/>
                      <w:bCs/>
                      <w:sz w:val="20"/>
                      <w:szCs w:val="20"/>
                    </w:rPr>
                  </w:pPr>
                </w:p>
              </w:tc>
              <w:tc>
                <w:tcPr>
                  <w:tcW w:w="1984" w:type="dxa"/>
                  <w:gridSpan w:val="2"/>
                </w:tcPr>
                <w:p w14:paraId="0DFEFD1F" w14:textId="77777777" w:rsidR="00CF32F8" w:rsidRDefault="00CF32F8" w:rsidP="00CF32F8">
                  <w:pPr>
                    <w:jc w:val="both"/>
                    <w:rPr>
                      <w:rFonts w:ascii="Arial" w:hAnsi="Arial" w:cs="Arial"/>
                      <w:b/>
                      <w:bCs/>
                      <w:sz w:val="20"/>
                      <w:szCs w:val="20"/>
                    </w:rPr>
                  </w:pPr>
                </w:p>
              </w:tc>
              <w:tc>
                <w:tcPr>
                  <w:tcW w:w="1690" w:type="dxa"/>
                  <w:gridSpan w:val="2"/>
                </w:tcPr>
                <w:p w14:paraId="0A41597E" w14:textId="77777777" w:rsidR="00CF32F8" w:rsidRDefault="00CF32F8" w:rsidP="00CF32F8">
                  <w:pPr>
                    <w:jc w:val="both"/>
                    <w:rPr>
                      <w:rFonts w:ascii="Arial" w:hAnsi="Arial" w:cs="Arial"/>
                      <w:b/>
                      <w:bCs/>
                      <w:sz w:val="20"/>
                      <w:szCs w:val="20"/>
                    </w:rPr>
                  </w:pPr>
                </w:p>
              </w:tc>
            </w:tr>
            <w:tr w:rsidR="00CF32F8" w14:paraId="6A7D0588" w14:textId="77777777" w:rsidTr="00C05B53">
              <w:trPr>
                <w:trHeight w:val="281"/>
                <w:jc w:val="center"/>
              </w:trPr>
              <w:tc>
                <w:tcPr>
                  <w:tcW w:w="2392" w:type="dxa"/>
                </w:tcPr>
                <w:p w14:paraId="5ACDD29B" w14:textId="77777777" w:rsidR="00CF32F8" w:rsidRDefault="00CF32F8" w:rsidP="00CF32F8">
                  <w:pPr>
                    <w:jc w:val="both"/>
                    <w:rPr>
                      <w:rFonts w:ascii="Arial" w:hAnsi="Arial" w:cs="Arial"/>
                      <w:b/>
                      <w:bCs/>
                      <w:sz w:val="20"/>
                      <w:szCs w:val="20"/>
                    </w:rPr>
                  </w:pPr>
                  <w:r>
                    <w:rPr>
                      <w:rFonts w:ascii="Arial" w:hAnsi="Arial" w:cs="Arial"/>
                      <w:b/>
                      <w:bCs/>
                      <w:sz w:val="20"/>
                      <w:szCs w:val="20"/>
                    </w:rPr>
                    <w:t>Vulnerabilidad</w:t>
                  </w:r>
                </w:p>
              </w:tc>
              <w:tc>
                <w:tcPr>
                  <w:tcW w:w="1701" w:type="dxa"/>
                  <w:gridSpan w:val="3"/>
                </w:tcPr>
                <w:p w14:paraId="25157C92" w14:textId="77777777" w:rsidR="00CF32F8" w:rsidRDefault="00CF32F8" w:rsidP="00CF32F8">
                  <w:pPr>
                    <w:jc w:val="both"/>
                    <w:rPr>
                      <w:rFonts w:ascii="Arial" w:hAnsi="Arial" w:cs="Arial"/>
                      <w:b/>
                      <w:bCs/>
                      <w:sz w:val="20"/>
                      <w:szCs w:val="20"/>
                    </w:rPr>
                  </w:pPr>
                </w:p>
              </w:tc>
              <w:tc>
                <w:tcPr>
                  <w:tcW w:w="1559" w:type="dxa"/>
                </w:tcPr>
                <w:p w14:paraId="4458B4F8" w14:textId="77777777" w:rsidR="00CF32F8" w:rsidRDefault="00CF32F8" w:rsidP="00CF32F8">
                  <w:pPr>
                    <w:jc w:val="both"/>
                    <w:rPr>
                      <w:rFonts w:ascii="Arial" w:hAnsi="Arial" w:cs="Arial"/>
                      <w:b/>
                      <w:bCs/>
                      <w:sz w:val="20"/>
                      <w:szCs w:val="20"/>
                    </w:rPr>
                  </w:pPr>
                </w:p>
              </w:tc>
              <w:tc>
                <w:tcPr>
                  <w:tcW w:w="1984" w:type="dxa"/>
                  <w:gridSpan w:val="2"/>
                </w:tcPr>
                <w:p w14:paraId="1A237652" w14:textId="77777777" w:rsidR="00CF32F8" w:rsidRDefault="00CF32F8" w:rsidP="00CF32F8">
                  <w:pPr>
                    <w:jc w:val="both"/>
                    <w:rPr>
                      <w:rFonts w:ascii="Arial" w:hAnsi="Arial" w:cs="Arial"/>
                      <w:b/>
                      <w:bCs/>
                      <w:sz w:val="20"/>
                      <w:szCs w:val="20"/>
                    </w:rPr>
                  </w:pPr>
                </w:p>
              </w:tc>
              <w:tc>
                <w:tcPr>
                  <w:tcW w:w="1690" w:type="dxa"/>
                  <w:gridSpan w:val="2"/>
                </w:tcPr>
                <w:p w14:paraId="5D7EF4AA" w14:textId="77777777" w:rsidR="00CF32F8" w:rsidRDefault="00CF32F8" w:rsidP="00CF32F8">
                  <w:pPr>
                    <w:jc w:val="both"/>
                    <w:rPr>
                      <w:rFonts w:ascii="Arial" w:hAnsi="Arial" w:cs="Arial"/>
                      <w:b/>
                      <w:bCs/>
                      <w:sz w:val="20"/>
                      <w:szCs w:val="20"/>
                    </w:rPr>
                  </w:pPr>
                </w:p>
              </w:tc>
            </w:tr>
            <w:tr w:rsidR="00CF32F8" w14:paraId="16C422EB" w14:textId="77777777" w:rsidTr="00C05B53">
              <w:trPr>
                <w:trHeight w:val="281"/>
                <w:jc w:val="center"/>
              </w:trPr>
              <w:tc>
                <w:tcPr>
                  <w:tcW w:w="2392" w:type="dxa"/>
                </w:tcPr>
                <w:p w14:paraId="594A2233" w14:textId="77777777" w:rsidR="00CF32F8" w:rsidRDefault="00CF32F8" w:rsidP="00CF32F8">
                  <w:pPr>
                    <w:jc w:val="both"/>
                    <w:rPr>
                      <w:rFonts w:ascii="Arial" w:hAnsi="Arial" w:cs="Arial"/>
                      <w:b/>
                      <w:bCs/>
                      <w:sz w:val="20"/>
                      <w:szCs w:val="20"/>
                    </w:rPr>
                  </w:pPr>
                  <w:r>
                    <w:rPr>
                      <w:rFonts w:ascii="Arial" w:hAnsi="Arial" w:cs="Arial"/>
                      <w:b/>
                      <w:bCs/>
                      <w:sz w:val="20"/>
                      <w:szCs w:val="20"/>
                    </w:rPr>
                    <w:t>Capacidad</w:t>
                  </w:r>
                </w:p>
              </w:tc>
              <w:tc>
                <w:tcPr>
                  <w:tcW w:w="1701" w:type="dxa"/>
                  <w:gridSpan w:val="3"/>
                </w:tcPr>
                <w:p w14:paraId="0C0ED8AB" w14:textId="77777777" w:rsidR="00CF32F8" w:rsidRDefault="00CF32F8" w:rsidP="00CF32F8">
                  <w:pPr>
                    <w:jc w:val="both"/>
                    <w:rPr>
                      <w:rFonts w:ascii="Arial" w:hAnsi="Arial" w:cs="Arial"/>
                      <w:b/>
                      <w:bCs/>
                      <w:sz w:val="20"/>
                      <w:szCs w:val="20"/>
                    </w:rPr>
                  </w:pPr>
                </w:p>
              </w:tc>
              <w:tc>
                <w:tcPr>
                  <w:tcW w:w="1559" w:type="dxa"/>
                </w:tcPr>
                <w:p w14:paraId="309ADF4E" w14:textId="77777777" w:rsidR="00CF32F8" w:rsidRDefault="00CF32F8" w:rsidP="00CF32F8">
                  <w:pPr>
                    <w:jc w:val="both"/>
                    <w:rPr>
                      <w:rFonts w:ascii="Arial" w:hAnsi="Arial" w:cs="Arial"/>
                      <w:b/>
                      <w:bCs/>
                      <w:sz w:val="20"/>
                      <w:szCs w:val="20"/>
                    </w:rPr>
                  </w:pPr>
                </w:p>
              </w:tc>
              <w:tc>
                <w:tcPr>
                  <w:tcW w:w="1984" w:type="dxa"/>
                  <w:gridSpan w:val="2"/>
                </w:tcPr>
                <w:p w14:paraId="40757C3E" w14:textId="77777777" w:rsidR="00CF32F8" w:rsidRDefault="00CF32F8" w:rsidP="00CF32F8">
                  <w:pPr>
                    <w:jc w:val="both"/>
                    <w:rPr>
                      <w:rFonts w:ascii="Arial" w:hAnsi="Arial" w:cs="Arial"/>
                      <w:b/>
                      <w:bCs/>
                      <w:sz w:val="20"/>
                      <w:szCs w:val="20"/>
                    </w:rPr>
                  </w:pPr>
                </w:p>
              </w:tc>
              <w:tc>
                <w:tcPr>
                  <w:tcW w:w="1690" w:type="dxa"/>
                  <w:gridSpan w:val="2"/>
                </w:tcPr>
                <w:p w14:paraId="762C263F" w14:textId="77777777" w:rsidR="00CF32F8" w:rsidRDefault="00CF32F8" w:rsidP="00CF32F8">
                  <w:pPr>
                    <w:jc w:val="both"/>
                    <w:rPr>
                      <w:rFonts w:ascii="Arial" w:hAnsi="Arial" w:cs="Arial"/>
                      <w:b/>
                      <w:bCs/>
                      <w:sz w:val="20"/>
                      <w:szCs w:val="20"/>
                    </w:rPr>
                  </w:pPr>
                </w:p>
              </w:tc>
            </w:tr>
            <w:tr w:rsidR="00CF32F8" w14:paraId="7BB78AB9" w14:textId="77777777" w:rsidTr="00C05B53">
              <w:trPr>
                <w:trHeight w:val="281"/>
                <w:jc w:val="center"/>
              </w:trPr>
              <w:tc>
                <w:tcPr>
                  <w:tcW w:w="2392" w:type="dxa"/>
                </w:tcPr>
                <w:p w14:paraId="7D7C57BA" w14:textId="77777777" w:rsidR="00CF32F8" w:rsidRDefault="00CF32F8" w:rsidP="00CF32F8">
                  <w:pPr>
                    <w:jc w:val="both"/>
                    <w:rPr>
                      <w:rFonts w:ascii="Arial" w:hAnsi="Arial" w:cs="Arial"/>
                      <w:b/>
                      <w:bCs/>
                      <w:sz w:val="20"/>
                      <w:szCs w:val="20"/>
                    </w:rPr>
                  </w:pPr>
                  <w:r>
                    <w:rPr>
                      <w:rFonts w:ascii="Arial" w:hAnsi="Arial" w:cs="Arial"/>
                      <w:b/>
                      <w:bCs/>
                      <w:sz w:val="20"/>
                      <w:szCs w:val="20"/>
                    </w:rPr>
                    <w:t>Impacto consecuencial</w:t>
                  </w:r>
                </w:p>
              </w:tc>
              <w:tc>
                <w:tcPr>
                  <w:tcW w:w="1701" w:type="dxa"/>
                  <w:gridSpan w:val="3"/>
                </w:tcPr>
                <w:p w14:paraId="263E69EA" w14:textId="77777777" w:rsidR="00CF32F8" w:rsidRDefault="00CF32F8" w:rsidP="00CF32F8">
                  <w:pPr>
                    <w:jc w:val="both"/>
                    <w:rPr>
                      <w:rFonts w:ascii="Arial" w:hAnsi="Arial" w:cs="Arial"/>
                      <w:b/>
                      <w:bCs/>
                      <w:sz w:val="20"/>
                      <w:szCs w:val="20"/>
                    </w:rPr>
                  </w:pPr>
                </w:p>
              </w:tc>
              <w:tc>
                <w:tcPr>
                  <w:tcW w:w="1559" w:type="dxa"/>
                </w:tcPr>
                <w:p w14:paraId="43720CDA" w14:textId="77777777" w:rsidR="00CF32F8" w:rsidRDefault="00CF32F8" w:rsidP="00CF32F8">
                  <w:pPr>
                    <w:jc w:val="both"/>
                    <w:rPr>
                      <w:rFonts w:ascii="Arial" w:hAnsi="Arial" w:cs="Arial"/>
                      <w:b/>
                      <w:bCs/>
                      <w:sz w:val="20"/>
                      <w:szCs w:val="20"/>
                    </w:rPr>
                  </w:pPr>
                </w:p>
              </w:tc>
              <w:tc>
                <w:tcPr>
                  <w:tcW w:w="1984" w:type="dxa"/>
                  <w:gridSpan w:val="2"/>
                </w:tcPr>
                <w:p w14:paraId="0963CEAE" w14:textId="77777777" w:rsidR="00CF32F8" w:rsidRDefault="00CF32F8" w:rsidP="00CF32F8">
                  <w:pPr>
                    <w:jc w:val="both"/>
                    <w:rPr>
                      <w:rFonts w:ascii="Arial" w:hAnsi="Arial" w:cs="Arial"/>
                      <w:b/>
                      <w:bCs/>
                      <w:sz w:val="20"/>
                      <w:szCs w:val="20"/>
                    </w:rPr>
                  </w:pPr>
                </w:p>
              </w:tc>
              <w:tc>
                <w:tcPr>
                  <w:tcW w:w="1690" w:type="dxa"/>
                  <w:gridSpan w:val="2"/>
                </w:tcPr>
                <w:p w14:paraId="54FCA7A0" w14:textId="77777777" w:rsidR="00CF32F8" w:rsidRDefault="00CF32F8" w:rsidP="00CF32F8">
                  <w:pPr>
                    <w:jc w:val="both"/>
                    <w:rPr>
                      <w:rFonts w:ascii="Arial" w:hAnsi="Arial" w:cs="Arial"/>
                      <w:b/>
                      <w:bCs/>
                      <w:sz w:val="20"/>
                      <w:szCs w:val="20"/>
                    </w:rPr>
                  </w:pPr>
                </w:p>
              </w:tc>
            </w:tr>
            <w:tr w:rsidR="00CF32F8" w14:paraId="2494CDFD" w14:textId="77777777" w:rsidTr="00C05B53">
              <w:trPr>
                <w:trHeight w:val="281"/>
                <w:jc w:val="center"/>
              </w:trPr>
              <w:tc>
                <w:tcPr>
                  <w:tcW w:w="2392" w:type="dxa"/>
                </w:tcPr>
                <w:p w14:paraId="4B51E719" w14:textId="77777777" w:rsidR="00CF32F8" w:rsidRDefault="00CF32F8" w:rsidP="00CF32F8">
                  <w:pPr>
                    <w:jc w:val="both"/>
                    <w:rPr>
                      <w:rFonts w:ascii="Arial" w:hAnsi="Arial" w:cs="Arial"/>
                      <w:b/>
                      <w:bCs/>
                      <w:sz w:val="20"/>
                      <w:szCs w:val="20"/>
                    </w:rPr>
                  </w:pPr>
                  <w:r>
                    <w:rPr>
                      <w:rFonts w:ascii="Arial" w:hAnsi="Arial" w:cs="Arial"/>
                      <w:b/>
                      <w:bCs/>
                      <w:sz w:val="20"/>
                      <w:szCs w:val="20"/>
                    </w:rPr>
                    <w:t>Contexto Territorial</w:t>
                  </w:r>
                </w:p>
              </w:tc>
              <w:tc>
                <w:tcPr>
                  <w:tcW w:w="1701" w:type="dxa"/>
                  <w:gridSpan w:val="3"/>
                </w:tcPr>
                <w:p w14:paraId="201B88B8" w14:textId="77777777" w:rsidR="00CF32F8" w:rsidRDefault="00CF32F8" w:rsidP="00CF32F8">
                  <w:pPr>
                    <w:jc w:val="both"/>
                    <w:rPr>
                      <w:rFonts w:ascii="Arial" w:hAnsi="Arial" w:cs="Arial"/>
                      <w:b/>
                      <w:bCs/>
                      <w:sz w:val="20"/>
                      <w:szCs w:val="20"/>
                    </w:rPr>
                  </w:pPr>
                </w:p>
              </w:tc>
              <w:tc>
                <w:tcPr>
                  <w:tcW w:w="1559" w:type="dxa"/>
                </w:tcPr>
                <w:p w14:paraId="5B58BE21" w14:textId="77777777" w:rsidR="00CF32F8" w:rsidRDefault="00CF32F8" w:rsidP="00CF32F8">
                  <w:pPr>
                    <w:jc w:val="both"/>
                    <w:rPr>
                      <w:rFonts w:ascii="Arial" w:hAnsi="Arial" w:cs="Arial"/>
                      <w:b/>
                      <w:bCs/>
                      <w:sz w:val="20"/>
                      <w:szCs w:val="20"/>
                    </w:rPr>
                  </w:pPr>
                </w:p>
              </w:tc>
              <w:tc>
                <w:tcPr>
                  <w:tcW w:w="1984" w:type="dxa"/>
                  <w:gridSpan w:val="2"/>
                </w:tcPr>
                <w:p w14:paraId="7682D62C" w14:textId="77777777" w:rsidR="00CF32F8" w:rsidRDefault="00CF32F8" w:rsidP="00CF32F8">
                  <w:pPr>
                    <w:jc w:val="both"/>
                    <w:rPr>
                      <w:rFonts w:ascii="Arial" w:hAnsi="Arial" w:cs="Arial"/>
                      <w:b/>
                      <w:bCs/>
                      <w:sz w:val="20"/>
                      <w:szCs w:val="20"/>
                    </w:rPr>
                  </w:pPr>
                </w:p>
              </w:tc>
              <w:tc>
                <w:tcPr>
                  <w:tcW w:w="1690" w:type="dxa"/>
                  <w:gridSpan w:val="2"/>
                </w:tcPr>
                <w:p w14:paraId="145F3C31" w14:textId="77777777" w:rsidR="00CF32F8" w:rsidRDefault="00CF32F8" w:rsidP="00CF32F8">
                  <w:pPr>
                    <w:jc w:val="both"/>
                    <w:rPr>
                      <w:rFonts w:ascii="Arial" w:hAnsi="Arial" w:cs="Arial"/>
                      <w:b/>
                      <w:bCs/>
                      <w:sz w:val="20"/>
                      <w:szCs w:val="20"/>
                    </w:rPr>
                  </w:pPr>
                </w:p>
              </w:tc>
            </w:tr>
          </w:tbl>
          <w:p w14:paraId="396A9434" w14:textId="77777777" w:rsidR="0047128D" w:rsidRDefault="0047128D" w:rsidP="00C05B53">
            <w:pPr>
              <w:jc w:val="both"/>
              <w:rPr>
                <w:rFonts w:ascii="Arial" w:hAnsi="Arial" w:cs="Arial"/>
                <w:sz w:val="20"/>
                <w:szCs w:val="20"/>
              </w:rPr>
            </w:pPr>
          </w:p>
          <w:tbl>
            <w:tblPr>
              <w:tblStyle w:val="Tablaconcuadrcula"/>
              <w:tblW w:w="0" w:type="auto"/>
              <w:jc w:val="center"/>
              <w:tblLook w:val="04A0" w:firstRow="1" w:lastRow="0" w:firstColumn="1" w:lastColumn="0" w:noHBand="0" w:noVBand="1"/>
            </w:tblPr>
            <w:tblGrid>
              <w:gridCol w:w="2392"/>
              <w:gridCol w:w="960"/>
              <w:gridCol w:w="584"/>
              <w:gridCol w:w="157"/>
              <w:gridCol w:w="1559"/>
              <w:gridCol w:w="535"/>
              <w:gridCol w:w="1449"/>
              <w:gridCol w:w="1016"/>
              <w:gridCol w:w="674"/>
            </w:tblGrid>
            <w:tr w:rsidR="00CF32F8" w14:paraId="5EF02EC7" w14:textId="77777777" w:rsidTr="00C05B53">
              <w:trPr>
                <w:trHeight w:val="192"/>
                <w:jc w:val="center"/>
              </w:trPr>
              <w:tc>
                <w:tcPr>
                  <w:tcW w:w="9326" w:type="dxa"/>
                  <w:gridSpan w:val="9"/>
                  <w:shd w:val="clear" w:color="auto" w:fill="808080" w:themeFill="background1" w:themeFillShade="80"/>
                </w:tcPr>
                <w:p w14:paraId="7FD30EEA" w14:textId="4E836DBB" w:rsidR="00CF32F8" w:rsidRPr="008E4EA0" w:rsidRDefault="00CF32F8" w:rsidP="00CF32F8">
                  <w:pPr>
                    <w:jc w:val="center"/>
                    <w:rPr>
                      <w:rFonts w:ascii="Arial" w:hAnsi="Arial" w:cs="Arial"/>
                      <w:b/>
                      <w:bCs/>
                      <w:sz w:val="20"/>
                      <w:szCs w:val="20"/>
                    </w:rPr>
                  </w:pPr>
                  <w:r w:rsidRPr="008E4EA0">
                    <w:rPr>
                      <w:rFonts w:ascii="Arial" w:hAnsi="Arial" w:cs="Arial"/>
                      <w:b/>
                      <w:bCs/>
                      <w:color w:val="FFFFFF" w:themeColor="background1"/>
                      <w:sz w:val="20"/>
                      <w:szCs w:val="20"/>
                    </w:rPr>
                    <w:t>VERIFICACIÓN #</w:t>
                  </w:r>
                  <w:r>
                    <w:rPr>
                      <w:rFonts w:ascii="Arial" w:hAnsi="Arial" w:cs="Arial"/>
                      <w:b/>
                      <w:bCs/>
                      <w:color w:val="FFFFFF" w:themeColor="background1"/>
                      <w:sz w:val="20"/>
                      <w:szCs w:val="20"/>
                    </w:rPr>
                    <w:t>4</w:t>
                  </w:r>
                </w:p>
              </w:tc>
            </w:tr>
            <w:tr w:rsidR="00CF32F8" w14:paraId="7E67FB3A" w14:textId="77777777" w:rsidTr="00C05B53">
              <w:trPr>
                <w:trHeight w:val="216"/>
                <w:jc w:val="center"/>
              </w:trPr>
              <w:tc>
                <w:tcPr>
                  <w:tcW w:w="9326" w:type="dxa"/>
                  <w:gridSpan w:val="9"/>
                </w:tcPr>
                <w:p w14:paraId="3F3F673A"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Fuentes de verificación</w:t>
                  </w:r>
                </w:p>
              </w:tc>
            </w:tr>
            <w:tr w:rsidR="00CF32F8" w14:paraId="0F81E209" w14:textId="77777777" w:rsidTr="00C05B53">
              <w:trPr>
                <w:trHeight w:val="552"/>
                <w:jc w:val="center"/>
              </w:trPr>
              <w:tc>
                <w:tcPr>
                  <w:tcW w:w="3352" w:type="dxa"/>
                  <w:gridSpan w:val="2"/>
                </w:tcPr>
                <w:p w14:paraId="761DD422"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Terceros</w:t>
                  </w:r>
                </w:p>
              </w:tc>
              <w:tc>
                <w:tcPr>
                  <w:tcW w:w="584" w:type="dxa"/>
                </w:tcPr>
                <w:p w14:paraId="71600420" w14:textId="77777777" w:rsidR="00CF32F8" w:rsidRPr="004E0B50" w:rsidRDefault="00CF32F8" w:rsidP="00CF32F8">
                  <w:pPr>
                    <w:jc w:val="both"/>
                    <w:rPr>
                      <w:rFonts w:ascii="Arial" w:hAnsi="Arial" w:cs="Arial"/>
                      <w:b/>
                      <w:bCs/>
                      <w:sz w:val="20"/>
                      <w:szCs w:val="20"/>
                    </w:rPr>
                  </w:pPr>
                </w:p>
              </w:tc>
              <w:tc>
                <w:tcPr>
                  <w:tcW w:w="4716" w:type="dxa"/>
                  <w:gridSpan w:val="5"/>
                </w:tcPr>
                <w:p w14:paraId="0B8B2F7F"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ONG</w:t>
                  </w:r>
                </w:p>
              </w:tc>
              <w:tc>
                <w:tcPr>
                  <w:tcW w:w="674" w:type="dxa"/>
                </w:tcPr>
                <w:p w14:paraId="75A9D5F4" w14:textId="77777777" w:rsidR="00CF32F8" w:rsidRPr="004E0B50" w:rsidRDefault="00CF32F8" w:rsidP="00CF32F8">
                  <w:pPr>
                    <w:jc w:val="both"/>
                    <w:rPr>
                      <w:rFonts w:ascii="Arial" w:hAnsi="Arial" w:cs="Arial"/>
                      <w:b/>
                      <w:bCs/>
                      <w:sz w:val="20"/>
                      <w:szCs w:val="20"/>
                    </w:rPr>
                  </w:pPr>
                </w:p>
              </w:tc>
            </w:tr>
            <w:tr w:rsidR="00CF32F8" w14:paraId="32CA54B7" w14:textId="77777777" w:rsidTr="00C05B53">
              <w:trPr>
                <w:trHeight w:val="552"/>
                <w:jc w:val="center"/>
              </w:trPr>
              <w:tc>
                <w:tcPr>
                  <w:tcW w:w="3352" w:type="dxa"/>
                  <w:gridSpan w:val="2"/>
                </w:tcPr>
                <w:p w14:paraId="04C9386F"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Institución del Estado Colombiano</w:t>
                  </w:r>
                </w:p>
              </w:tc>
              <w:tc>
                <w:tcPr>
                  <w:tcW w:w="584" w:type="dxa"/>
                </w:tcPr>
                <w:p w14:paraId="3686A08A" w14:textId="77777777" w:rsidR="00CF32F8" w:rsidRPr="004E0B50" w:rsidRDefault="00CF32F8" w:rsidP="00CF32F8">
                  <w:pPr>
                    <w:jc w:val="both"/>
                    <w:rPr>
                      <w:rFonts w:ascii="Arial" w:hAnsi="Arial" w:cs="Arial"/>
                      <w:b/>
                      <w:bCs/>
                      <w:sz w:val="20"/>
                      <w:szCs w:val="20"/>
                    </w:rPr>
                  </w:pPr>
                </w:p>
              </w:tc>
              <w:tc>
                <w:tcPr>
                  <w:tcW w:w="4716" w:type="dxa"/>
                  <w:gridSpan w:val="5"/>
                </w:tcPr>
                <w:p w14:paraId="65C99A08"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Organización Internacional</w:t>
                  </w:r>
                </w:p>
              </w:tc>
              <w:tc>
                <w:tcPr>
                  <w:tcW w:w="674" w:type="dxa"/>
                </w:tcPr>
                <w:p w14:paraId="02272530" w14:textId="77777777" w:rsidR="00CF32F8" w:rsidRPr="004E0B50" w:rsidRDefault="00CF32F8" w:rsidP="00CF32F8">
                  <w:pPr>
                    <w:jc w:val="both"/>
                    <w:rPr>
                      <w:rFonts w:ascii="Arial" w:hAnsi="Arial" w:cs="Arial"/>
                      <w:b/>
                      <w:bCs/>
                      <w:sz w:val="20"/>
                      <w:szCs w:val="20"/>
                    </w:rPr>
                  </w:pPr>
                </w:p>
              </w:tc>
            </w:tr>
            <w:tr w:rsidR="00CF32F8" w14:paraId="36F15689" w14:textId="77777777" w:rsidTr="00C05B53">
              <w:trPr>
                <w:trHeight w:val="552"/>
                <w:jc w:val="center"/>
              </w:trPr>
              <w:tc>
                <w:tcPr>
                  <w:tcW w:w="3352" w:type="dxa"/>
                  <w:gridSpan w:val="2"/>
                </w:tcPr>
                <w:p w14:paraId="1720C5C1"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No reporta</w:t>
                  </w:r>
                </w:p>
              </w:tc>
              <w:tc>
                <w:tcPr>
                  <w:tcW w:w="584" w:type="dxa"/>
                </w:tcPr>
                <w:p w14:paraId="5F4F3C5A" w14:textId="77777777" w:rsidR="00CF32F8" w:rsidRPr="004E0B50" w:rsidRDefault="00CF32F8" w:rsidP="00CF32F8">
                  <w:pPr>
                    <w:jc w:val="both"/>
                    <w:rPr>
                      <w:rFonts w:ascii="Arial" w:hAnsi="Arial" w:cs="Arial"/>
                      <w:b/>
                      <w:bCs/>
                      <w:sz w:val="20"/>
                      <w:szCs w:val="20"/>
                    </w:rPr>
                  </w:pPr>
                </w:p>
              </w:tc>
              <w:tc>
                <w:tcPr>
                  <w:tcW w:w="2251" w:type="dxa"/>
                  <w:gridSpan w:val="3"/>
                </w:tcPr>
                <w:p w14:paraId="7DCB2E38"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Nombre de la fuente de verificación</w:t>
                  </w:r>
                </w:p>
              </w:tc>
              <w:tc>
                <w:tcPr>
                  <w:tcW w:w="3139" w:type="dxa"/>
                  <w:gridSpan w:val="3"/>
                </w:tcPr>
                <w:p w14:paraId="76B91F43" w14:textId="77777777" w:rsidR="00CF32F8" w:rsidRPr="004E0B50" w:rsidRDefault="00CF32F8" w:rsidP="00CF32F8">
                  <w:pPr>
                    <w:jc w:val="both"/>
                    <w:rPr>
                      <w:rFonts w:ascii="Arial" w:hAnsi="Arial" w:cs="Arial"/>
                      <w:b/>
                      <w:bCs/>
                      <w:sz w:val="20"/>
                      <w:szCs w:val="20"/>
                    </w:rPr>
                  </w:pPr>
                </w:p>
              </w:tc>
            </w:tr>
            <w:tr w:rsidR="00CF32F8" w14:paraId="624390C2" w14:textId="77777777" w:rsidTr="00C05B53">
              <w:trPr>
                <w:trHeight w:val="355"/>
                <w:jc w:val="center"/>
              </w:trPr>
              <w:tc>
                <w:tcPr>
                  <w:tcW w:w="9326" w:type="dxa"/>
                  <w:gridSpan w:val="9"/>
                </w:tcPr>
                <w:p w14:paraId="63918FB9" w14:textId="77777777" w:rsidR="00CF32F8" w:rsidRPr="004E0B50" w:rsidRDefault="00CF32F8" w:rsidP="00CF32F8">
                  <w:pPr>
                    <w:jc w:val="both"/>
                    <w:rPr>
                      <w:rFonts w:ascii="Arial" w:hAnsi="Arial" w:cs="Arial"/>
                      <w:b/>
                      <w:bCs/>
                      <w:sz w:val="20"/>
                      <w:szCs w:val="20"/>
                    </w:rPr>
                  </w:pPr>
                  <w:r w:rsidRPr="004E0B50">
                    <w:rPr>
                      <w:rFonts w:ascii="Arial" w:hAnsi="Arial" w:cs="Arial"/>
                      <w:b/>
                      <w:bCs/>
                      <w:sz w:val="20"/>
                      <w:szCs w:val="20"/>
                    </w:rPr>
                    <w:t>Sinopsis de la verificación</w:t>
                  </w:r>
                </w:p>
              </w:tc>
            </w:tr>
            <w:tr w:rsidR="00CF32F8" w14:paraId="2F18CEA9" w14:textId="77777777" w:rsidTr="00C05B53">
              <w:trPr>
                <w:trHeight w:val="1408"/>
                <w:jc w:val="center"/>
              </w:trPr>
              <w:tc>
                <w:tcPr>
                  <w:tcW w:w="9326" w:type="dxa"/>
                  <w:gridSpan w:val="9"/>
                </w:tcPr>
                <w:p w14:paraId="55155989" w14:textId="77777777" w:rsidR="00CF32F8" w:rsidRDefault="00CF32F8" w:rsidP="00CF32F8">
                  <w:pPr>
                    <w:jc w:val="both"/>
                    <w:rPr>
                      <w:rFonts w:ascii="Arial" w:hAnsi="Arial" w:cs="Arial"/>
                      <w:sz w:val="20"/>
                      <w:szCs w:val="20"/>
                    </w:rPr>
                  </w:pPr>
                </w:p>
              </w:tc>
            </w:tr>
            <w:tr w:rsidR="00CF32F8" w14:paraId="1FBBE043" w14:textId="77777777" w:rsidTr="00C05B53">
              <w:trPr>
                <w:trHeight w:val="281"/>
                <w:jc w:val="center"/>
              </w:trPr>
              <w:tc>
                <w:tcPr>
                  <w:tcW w:w="9326" w:type="dxa"/>
                  <w:gridSpan w:val="9"/>
                </w:tcPr>
                <w:p w14:paraId="65BD06D4" w14:textId="77777777" w:rsidR="00CF32F8" w:rsidRPr="00605CE2" w:rsidRDefault="00CF32F8" w:rsidP="00CF32F8">
                  <w:pPr>
                    <w:jc w:val="both"/>
                    <w:rPr>
                      <w:rFonts w:ascii="Arial" w:hAnsi="Arial" w:cs="Arial"/>
                      <w:b/>
                      <w:bCs/>
                      <w:sz w:val="20"/>
                      <w:szCs w:val="20"/>
                    </w:rPr>
                  </w:pPr>
                  <w:r w:rsidRPr="483818D9">
                    <w:rPr>
                      <w:rFonts w:ascii="Arial" w:hAnsi="Arial" w:cs="Arial"/>
                      <w:b/>
                      <w:bCs/>
                      <w:sz w:val="20"/>
                      <w:szCs w:val="20"/>
                    </w:rPr>
                    <w:t>Categorías</w:t>
                  </w:r>
                  <w:r>
                    <w:rPr>
                      <w:rFonts w:ascii="Arial" w:hAnsi="Arial" w:cs="Arial"/>
                      <w:b/>
                      <w:bCs/>
                      <w:sz w:val="20"/>
                      <w:szCs w:val="20"/>
                    </w:rPr>
                    <w:t xml:space="preserve"> para evaluar la información (Solo lo d</w:t>
                  </w:r>
                  <w:r w:rsidRPr="00605CE2">
                    <w:rPr>
                      <w:rFonts w:ascii="Arial" w:hAnsi="Arial" w:cs="Arial"/>
                      <w:b/>
                      <w:bCs/>
                      <w:sz w:val="20"/>
                      <w:szCs w:val="20"/>
                    </w:rPr>
                    <w:t xml:space="preserve">iligencia </w:t>
                  </w:r>
                  <w:r>
                    <w:rPr>
                      <w:rFonts w:ascii="Arial" w:hAnsi="Arial" w:cs="Arial"/>
                      <w:b/>
                      <w:bCs/>
                      <w:sz w:val="20"/>
                      <w:szCs w:val="20"/>
                    </w:rPr>
                    <w:t xml:space="preserve">el equipo de </w:t>
                  </w:r>
                  <w:r w:rsidRPr="00605CE2">
                    <w:rPr>
                      <w:rFonts w:ascii="Arial" w:hAnsi="Arial" w:cs="Arial"/>
                      <w:b/>
                      <w:bCs/>
                      <w:sz w:val="20"/>
                      <w:szCs w:val="20"/>
                    </w:rPr>
                    <w:t>Calidad</w:t>
                  </w:r>
                  <w:r>
                    <w:rPr>
                      <w:rFonts w:ascii="Arial" w:hAnsi="Arial" w:cs="Arial"/>
                      <w:b/>
                      <w:bCs/>
                      <w:sz w:val="20"/>
                      <w:szCs w:val="20"/>
                    </w:rPr>
                    <w:t>)</w:t>
                  </w:r>
                </w:p>
              </w:tc>
            </w:tr>
            <w:tr w:rsidR="00CF32F8" w14:paraId="536161A3" w14:textId="77777777" w:rsidTr="00C05B53">
              <w:trPr>
                <w:trHeight w:val="281"/>
                <w:jc w:val="center"/>
              </w:trPr>
              <w:tc>
                <w:tcPr>
                  <w:tcW w:w="2392" w:type="dxa"/>
                </w:tcPr>
                <w:p w14:paraId="05973DBD" w14:textId="77777777" w:rsidR="00CF32F8" w:rsidRDefault="00CF32F8" w:rsidP="00CF32F8">
                  <w:pPr>
                    <w:jc w:val="both"/>
                    <w:rPr>
                      <w:rFonts w:ascii="Arial" w:hAnsi="Arial" w:cs="Arial"/>
                      <w:b/>
                      <w:bCs/>
                      <w:sz w:val="20"/>
                      <w:szCs w:val="20"/>
                    </w:rPr>
                  </w:pPr>
                  <w:r>
                    <w:rPr>
                      <w:rFonts w:ascii="Arial" w:hAnsi="Arial" w:cs="Arial"/>
                      <w:b/>
                      <w:bCs/>
                      <w:sz w:val="20"/>
                      <w:szCs w:val="20"/>
                    </w:rPr>
                    <w:t>Vector</w:t>
                  </w:r>
                </w:p>
              </w:tc>
              <w:tc>
                <w:tcPr>
                  <w:tcW w:w="1701" w:type="dxa"/>
                  <w:gridSpan w:val="3"/>
                </w:tcPr>
                <w:p w14:paraId="16283582" w14:textId="77777777" w:rsidR="00CF32F8" w:rsidRDefault="00CF32F8" w:rsidP="00CF32F8">
                  <w:pPr>
                    <w:jc w:val="both"/>
                    <w:rPr>
                      <w:rFonts w:ascii="Arial" w:hAnsi="Arial" w:cs="Arial"/>
                      <w:b/>
                      <w:bCs/>
                      <w:sz w:val="20"/>
                      <w:szCs w:val="20"/>
                    </w:rPr>
                  </w:pPr>
                  <w:r>
                    <w:rPr>
                      <w:rFonts w:ascii="Arial" w:hAnsi="Arial" w:cs="Arial"/>
                      <w:b/>
                      <w:bCs/>
                      <w:sz w:val="20"/>
                      <w:szCs w:val="20"/>
                    </w:rPr>
                    <w:t>Relevante</w:t>
                  </w:r>
                </w:p>
              </w:tc>
              <w:tc>
                <w:tcPr>
                  <w:tcW w:w="1559" w:type="dxa"/>
                </w:tcPr>
                <w:p w14:paraId="1F997865" w14:textId="77777777" w:rsidR="00CF32F8" w:rsidRDefault="00CF32F8" w:rsidP="00CF32F8">
                  <w:pPr>
                    <w:jc w:val="both"/>
                    <w:rPr>
                      <w:rFonts w:ascii="Arial" w:hAnsi="Arial" w:cs="Arial"/>
                      <w:b/>
                      <w:bCs/>
                      <w:sz w:val="20"/>
                      <w:szCs w:val="20"/>
                    </w:rPr>
                  </w:pPr>
                  <w:r>
                    <w:rPr>
                      <w:rFonts w:ascii="Arial" w:hAnsi="Arial" w:cs="Arial"/>
                      <w:b/>
                      <w:bCs/>
                      <w:sz w:val="20"/>
                      <w:szCs w:val="20"/>
                    </w:rPr>
                    <w:t>No relevante</w:t>
                  </w:r>
                </w:p>
              </w:tc>
              <w:tc>
                <w:tcPr>
                  <w:tcW w:w="1984" w:type="dxa"/>
                  <w:gridSpan w:val="2"/>
                </w:tcPr>
                <w:p w14:paraId="5DAC8F0F" w14:textId="77777777" w:rsidR="00CF32F8" w:rsidRDefault="00CF32F8" w:rsidP="00CF32F8">
                  <w:pPr>
                    <w:jc w:val="both"/>
                    <w:rPr>
                      <w:rFonts w:ascii="Arial" w:hAnsi="Arial" w:cs="Arial"/>
                      <w:b/>
                      <w:bCs/>
                      <w:sz w:val="20"/>
                      <w:szCs w:val="20"/>
                    </w:rPr>
                  </w:pPr>
                  <w:r>
                    <w:rPr>
                      <w:rFonts w:ascii="Arial" w:hAnsi="Arial" w:cs="Arial"/>
                      <w:b/>
                      <w:bCs/>
                      <w:sz w:val="20"/>
                      <w:szCs w:val="20"/>
                    </w:rPr>
                    <w:t>No proporcionada</w:t>
                  </w:r>
                </w:p>
              </w:tc>
              <w:tc>
                <w:tcPr>
                  <w:tcW w:w="1690" w:type="dxa"/>
                  <w:gridSpan w:val="2"/>
                </w:tcPr>
                <w:p w14:paraId="3FF92085" w14:textId="77777777" w:rsidR="00CF32F8" w:rsidRDefault="00CF32F8" w:rsidP="00CF32F8">
                  <w:pPr>
                    <w:jc w:val="both"/>
                    <w:rPr>
                      <w:rFonts w:ascii="Arial" w:hAnsi="Arial" w:cs="Arial"/>
                      <w:b/>
                      <w:bCs/>
                      <w:sz w:val="20"/>
                      <w:szCs w:val="20"/>
                    </w:rPr>
                  </w:pPr>
                  <w:r>
                    <w:rPr>
                      <w:rFonts w:ascii="Arial" w:hAnsi="Arial" w:cs="Arial"/>
                      <w:b/>
                      <w:bCs/>
                      <w:sz w:val="20"/>
                      <w:szCs w:val="20"/>
                    </w:rPr>
                    <w:t>No aplica</w:t>
                  </w:r>
                </w:p>
              </w:tc>
            </w:tr>
            <w:tr w:rsidR="00CF32F8" w14:paraId="1DB166CB" w14:textId="77777777" w:rsidTr="00C05B53">
              <w:trPr>
                <w:trHeight w:val="281"/>
                <w:jc w:val="center"/>
              </w:trPr>
              <w:tc>
                <w:tcPr>
                  <w:tcW w:w="2392" w:type="dxa"/>
                </w:tcPr>
                <w:p w14:paraId="59EB8374" w14:textId="77777777" w:rsidR="00CF32F8" w:rsidRDefault="00CF32F8" w:rsidP="00CF32F8">
                  <w:pPr>
                    <w:jc w:val="both"/>
                    <w:rPr>
                      <w:rFonts w:ascii="Arial" w:hAnsi="Arial" w:cs="Arial"/>
                      <w:b/>
                      <w:bCs/>
                      <w:sz w:val="20"/>
                      <w:szCs w:val="20"/>
                    </w:rPr>
                  </w:pPr>
                  <w:r>
                    <w:rPr>
                      <w:rFonts w:ascii="Arial" w:hAnsi="Arial" w:cs="Arial"/>
                      <w:b/>
                      <w:bCs/>
                      <w:sz w:val="20"/>
                      <w:szCs w:val="20"/>
                    </w:rPr>
                    <w:t>Perfil Antiguo</w:t>
                  </w:r>
                </w:p>
              </w:tc>
              <w:tc>
                <w:tcPr>
                  <w:tcW w:w="1701" w:type="dxa"/>
                  <w:gridSpan w:val="3"/>
                </w:tcPr>
                <w:p w14:paraId="3B1EDFCB" w14:textId="77777777" w:rsidR="00CF32F8" w:rsidRDefault="00CF32F8" w:rsidP="00CF32F8">
                  <w:pPr>
                    <w:jc w:val="both"/>
                    <w:rPr>
                      <w:rFonts w:ascii="Arial" w:hAnsi="Arial" w:cs="Arial"/>
                      <w:b/>
                      <w:bCs/>
                      <w:sz w:val="20"/>
                      <w:szCs w:val="20"/>
                    </w:rPr>
                  </w:pPr>
                </w:p>
              </w:tc>
              <w:tc>
                <w:tcPr>
                  <w:tcW w:w="1559" w:type="dxa"/>
                </w:tcPr>
                <w:p w14:paraId="2A7C42BE" w14:textId="77777777" w:rsidR="00CF32F8" w:rsidRDefault="00CF32F8" w:rsidP="00CF32F8">
                  <w:pPr>
                    <w:jc w:val="both"/>
                    <w:rPr>
                      <w:rFonts w:ascii="Arial" w:hAnsi="Arial" w:cs="Arial"/>
                      <w:b/>
                      <w:bCs/>
                      <w:sz w:val="20"/>
                      <w:szCs w:val="20"/>
                    </w:rPr>
                  </w:pPr>
                </w:p>
              </w:tc>
              <w:tc>
                <w:tcPr>
                  <w:tcW w:w="1984" w:type="dxa"/>
                  <w:gridSpan w:val="2"/>
                </w:tcPr>
                <w:p w14:paraId="7C193E40" w14:textId="77777777" w:rsidR="00CF32F8" w:rsidRDefault="00CF32F8" w:rsidP="00CF32F8">
                  <w:pPr>
                    <w:jc w:val="both"/>
                    <w:rPr>
                      <w:rFonts w:ascii="Arial" w:hAnsi="Arial" w:cs="Arial"/>
                      <w:b/>
                      <w:bCs/>
                      <w:sz w:val="20"/>
                      <w:szCs w:val="20"/>
                    </w:rPr>
                  </w:pPr>
                </w:p>
              </w:tc>
              <w:tc>
                <w:tcPr>
                  <w:tcW w:w="1690" w:type="dxa"/>
                  <w:gridSpan w:val="2"/>
                </w:tcPr>
                <w:p w14:paraId="6F76052C" w14:textId="77777777" w:rsidR="00CF32F8" w:rsidRDefault="00CF32F8" w:rsidP="00CF32F8">
                  <w:pPr>
                    <w:jc w:val="both"/>
                    <w:rPr>
                      <w:rFonts w:ascii="Arial" w:hAnsi="Arial" w:cs="Arial"/>
                      <w:b/>
                      <w:bCs/>
                      <w:sz w:val="20"/>
                      <w:szCs w:val="20"/>
                    </w:rPr>
                  </w:pPr>
                </w:p>
              </w:tc>
            </w:tr>
            <w:tr w:rsidR="00CF32F8" w14:paraId="035B8BE7" w14:textId="77777777" w:rsidTr="00C05B53">
              <w:trPr>
                <w:trHeight w:val="281"/>
                <w:jc w:val="center"/>
              </w:trPr>
              <w:tc>
                <w:tcPr>
                  <w:tcW w:w="2392" w:type="dxa"/>
                </w:tcPr>
                <w:p w14:paraId="39C12C53" w14:textId="77777777" w:rsidR="00CF32F8" w:rsidRDefault="00CF32F8" w:rsidP="00CF32F8">
                  <w:pPr>
                    <w:jc w:val="both"/>
                    <w:rPr>
                      <w:rFonts w:ascii="Arial" w:hAnsi="Arial" w:cs="Arial"/>
                      <w:b/>
                      <w:bCs/>
                      <w:sz w:val="20"/>
                      <w:szCs w:val="20"/>
                    </w:rPr>
                  </w:pPr>
                  <w:r>
                    <w:rPr>
                      <w:rFonts w:ascii="Arial" w:hAnsi="Arial" w:cs="Arial"/>
                      <w:b/>
                      <w:bCs/>
                      <w:sz w:val="20"/>
                      <w:szCs w:val="20"/>
                    </w:rPr>
                    <w:t>Perfil Actual</w:t>
                  </w:r>
                </w:p>
              </w:tc>
              <w:tc>
                <w:tcPr>
                  <w:tcW w:w="1701" w:type="dxa"/>
                  <w:gridSpan w:val="3"/>
                </w:tcPr>
                <w:p w14:paraId="42CE36EE" w14:textId="77777777" w:rsidR="00CF32F8" w:rsidRDefault="00CF32F8" w:rsidP="00CF32F8">
                  <w:pPr>
                    <w:jc w:val="both"/>
                    <w:rPr>
                      <w:rFonts w:ascii="Arial" w:hAnsi="Arial" w:cs="Arial"/>
                      <w:b/>
                      <w:bCs/>
                      <w:sz w:val="20"/>
                      <w:szCs w:val="20"/>
                    </w:rPr>
                  </w:pPr>
                </w:p>
              </w:tc>
              <w:tc>
                <w:tcPr>
                  <w:tcW w:w="1559" w:type="dxa"/>
                </w:tcPr>
                <w:p w14:paraId="7C1E2CF0" w14:textId="77777777" w:rsidR="00CF32F8" w:rsidRDefault="00CF32F8" w:rsidP="00CF32F8">
                  <w:pPr>
                    <w:jc w:val="both"/>
                    <w:rPr>
                      <w:rFonts w:ascii="Arial" w:hAnsi="Arial" w:cs="Arial"/>
                      <w:b/>
                      <w:bCs/>
                      <w:sz w:val="20"/>
                      <w:szCs w:val="20"/>
                    </w:rPr>
                  </w:pPr>
                </w:p>
              </w:tc>
              <w:tc>
                <w:tcPr>
                  <w:tcW w:w="1984" w:type="dxa"/>
                  <w:gridSpan w:val="2"/>
                </w:tcPr>
                <w:p w14:paraId="2CAEE348" w14:textId="77777777" w:rsidR="00CF32F8" w:rsidRDefault="00CF32F8" w:rsidP="00CF32F8">
                  <w:pPr>
                    <w:jc w:val="both"/>
                    <w:rPr>
                      <w:rFonts w:ascii="Arial" w:hAnsi="Arial" w:cs="Arial"/>
                      <w:b/>
                      <w:bCs/>
                      <w:sz w:val="20"/>
                      <w:szCs w:val="20"/>
                    </w:rPr>
                  </w:pPr>
                </w:p>
              </w:tc>
              <w:tc>
                <w:tcPr>
                  <w:tcW w:w="1690" w:type="dxa"/>
                  <w:gridSpan w:val="2"/>
                </w:tcPr>
                <w:p w14:paraId="4C5210CE" w14:textId="77777777" w:rsidR="00CF32F8" w:rsidRDefault="00CF32F8" w:rsidP="00CF32F8">
                  <w:pPr>
                    <w:jc w:val="both"/>
                    <w:rPr>
                      <w:rFonts w:ascii="Arial" w:hAnsi="Arial" w:cs="Arial"/>
                      <w:b/>
                      <w:bCs/>
                      <w:sz w:val="20"/>
                      <w:szCs w:val="20"/>
                    </w:rPr>
                  </w:pPr>
                </w:p>
              </w:tc>
            </w:tr>
            <w:tr w:rsidR="00CF32F8" w14:paraId="5773A1D2" w14:textId="77777777" w:rsidTr="00C05B53">
              <w:trPr>
                <w:trHeight w:val="281"/>
                <w:jc w:val="center"/>
              </w:trPr>
              <w:tc>
                <w:tcPr>
                  <w:tcW w:w="2392" w:type="dxa"/>
                </w:tcPr>
                <w:p w14:paraId="6A12C0F5" w14:textId="77777777" w:rsidR="00CF32F8" w:rsidRDefault="00CF32F8" w:rsidP="00CF32F8">
                  <w:pPr>
                    <w:jc w:val="both"/>
                    <w:rPr>
                      <w:rFonts w:ascii="Arial" w:hAnsi="Arial" w:cs="Arial"/>
                      <w:b/>
                      <w:bCs/>
                      <w:sz w:val="20"/>
                      <w:szCs w:val="20"/>
                    </w:rPr>
                  </w:pPr>
                  <w:r>
                    <w:rPr>
                      <w:rFonts w:ascii="Arial" w:hAnsi="Arial" w:cs="Arial"/>
                      <w:b/>
                      <w:bCs/>
                      <w:sz w:val="20"/>
                      <w:szCs w:val="20"/>
                    </w:rPr>
                    <w:t>Hechos de Riesgo</w:t>
                  </w:r>
                </w:p>
              </w:tc>
              <w:tc>
                <w:tcPr>
                  <w:tcW w:w="1701" w:type="dxa"/>
                  <w:gridSpan w:val="3"/>
                </w:tcPr>
                <w:p w14:paraId="6C815F01" w14:textId="77777777" w:rsidR="00CF32F8" w:rsidRDefault="00CF32F8" w:rsidP="00CF32F8">
                  <w:pPr>
                    <w:jc w:val="both"/>
                    <w:rPr>
                      <w:rFonts w:ascii="Arial" w:hAnsi="Arial" w:cs="Arial"/>
                      <w:b/>
                      <w:bCs/>
                      <w:sz w:val="20"/>
                      <w:szCs w:val="20"/>
                    </w:rPr>
                  </w:pPr>
                </w:p>
              </w:tc>
              <w:tc>
                <w:tcPr>
                  <w:tcW w:w="1559" w:type="dxa"/>
                </w:tcPr>
                <w:p w14:paraId="3A2687B3" w14:textId="77777777" w:rsidR="00CF32F8" w:rsidRDefault="00CF32F8" w:rsidP="00CF32F8">
                  <w:pPr>
                    <w:jc w:val="both"/>
                    <w:rPr>
                      <w:rFonts w:ascii="Arial" w:hAnsi="Arial" w:cs="Arial"/>
                      <w:b/>
                      <w:bCs/>
                      <w:sz w:val="20"/>
                      <w:szCs w:val="20"/>
                    </w:rPr>
                  </w:pPr>
                </w:p>
              </w:tc>
              <w:tc>
                <w:tcPr>
                  <w:tcW w:w="1984" w:type="dxa"/>
                  <w:gridSpan w:val="2"/>
                </w:tcPr>
                <w:p w14:paraId="7330ABE0" w14:textId="77777777" w:rsidR="00CF32F8" w:rsidRDefault="00CF32F8" w:rsidP="00CF32F8">
                  <w:pPr>
                    <w:jc w:val="both"/>
                    <w:rPr>
                      <w:rFonts w:ascii="Arial" w:hAnsi="Arial" w:cs="Arial"/>
                      <w:b/>
                      <w:bCs/>
                      <w:sz w:val="20"/>
                      <w:szCs w:val="20"/>
                    </w:rPr>
                  </w:pPr>
                </w:p>
              </w:tc>
              <w:tc>
                <w:tcPr>
                  <w:tcW w:w="1690" w:type="dxa"/>
                  <w:gridSpan w:val="2"/>
                </w:tcPr>
                <w:p w14:paraId="2D3EA604" w14:textId="77777777" w:rsidR="00CF32F8" w:rsidRDefault="00CF32F8" w:rsidP="00CF32F8">
                  <w:pPr>
                    <w:jc w:val="both"/>
                    <w:rPr>
                      <w:rFonts w:ascii="Arial" w:hAnsi="Arial" w:cs="Arial"/>
                      <w:b/>
                      <w:bCs/>
                      <w:sz w:val="20"/>
                      <w:szCs w:val="20"/>
                    </w:rPr>
                  </w:pPr>
                </w:p>
              </w:tc>
            </w:tr>
            <w:tr w:rsidR="00CF32F8" w14:paraId="051997B4" w14:textId="77777777" w:rsidTr="00C05B53">
              <w:trPr>
                <w:trHeight w:val="281"/>
                <w:jc w:val="center"/>
              </w:trPr>
              <w:tc>
                <w:tcPr>
                  <w:tcW w:w="2392" w:type="dxa"/>
                </w:tcPr>
                <w:p w14:paraId="0A13E23D" w14:textId="77777777" w:rsidR="00CF32F8" w:rsidRDefault="00CF32F8" w:rsidP="00CF32F8">
                  <w:pPr>
                    <w:jc w:val="both"/>
                    <w:rPr>
                      <w:rFonts w:ascii="Arial" w:hAnsi="Arial" w:cs="Arial"/>
                      <w:b/>
                      <w:bCs/>
                      <w:sz w:val="20"/>
                      <w:szCs w:val="20"/>
                    </w:rPr>
                  </w:pPr>
                  <w:r>
                    <w:rPr>
                      <w:rFonts w:ascii="Arial" w:hAnsi="Arial" w:cs="Arial"/>
                      <w:b/>
                      <w:bCs/>
                      <w:sz w:val="20"/>
                      <w:szCs w:val="20"/>
                    </w:rPr>
                    <w:t>Vulnerabilidad</w:t>
                  </w:r>
                </w:p>
              </w:tc>
              <w:tc>
                <w:tcPr>
                  <w:tcW w:w="1701" w:type="dxa"/>
                  <w:gridSpan w:val="3"/>
                </w:tcPr>
                <w:p w14:paraId="37DAF5AF" w14:textId="77777777" w:rsidR="00CF32F8" w:rsidRDefault="00CF32F8" w:rsidP="00CF32F8">
                  <w:pPr>
                    <w:jc w:val="both"/>
                    <w:rPr>
                      <w:rFonts w:ascii="Arial" w:hAnsi="Arial" w:cs="Arial"/>
                      <w:b/>
                      <w:bCs/>
                      <w:sz w:val="20"/>
                      <w:szCs w:val="20"/>
                    </w:rPr>
                  </w:pPr>
                </w:p>
              </w:tc>
              <w:tc>
                <w:tcPr>
                  <w:tcW w:w="1559" w:type="dxa"/>
                </w:tcPr>
                <w:p w14:paraId="661004E7" w14:textId="77777777" w:rsidR="00CF32F8" w:rsidRDefault="00CF32F8" w:rsidP="00CF32F8">
                  <w:pPr>
                    <w:jc w:val="both"/>
                    <w:rPr>
                      <w:rFonts w:ascii="Arial" w:hAnsi="Arial" w:cs="Arial"/>
                      <w:b/>
                      <w:bCs/>
                      <w:sz w:val="20"/>
                      <w:szCs w:val="20"/>
                    </w:rPr>
                  </w:pPr>
                </w:p>
              </w:tc>
              <w:tc>
                <w:tcPr>
                  <w:tcW w:w="1984" w:type="dxa"/>
                  <w:gridSpan w:val="2"/>
                </w:tcPr>
                <w:p w14:paraId="0F98F2F4" w14:textId="77777777" w:rsidR="00CF32F8" w:rsidRDefault="00CF32F8" w:rsidP="00CF32F8">
                  <w:pPr>
                    <w:jc w:val="both"/>
                    <w:rPr>
                      <w:rFonts w:ascii="Arial" w:hAnsi="Arial" w:cs="Arial"/>
                      <w:b/>
                      <w:bCs/>
                      <w:sz w:val="20"/>
                      <w:szCs w:val="20"/>
                    </w:rPr>
                  </w:pPr>
                </w:p>
              </w:tc>
              <w:tc>
                <w:tcPr>
                  <w:tcW w:w="1690" w:type="dxa"/>
                  <w:gridSpan w:val="2"/>
                </w:tcPr>
                <w:p w14:paraId="79AD36BB" w14:textId="77777777" w:rsidR="00CF32F8" w:rsidRDefault="00CF32F8" w:rsidP="00CF32F8">
                  <w:pPr>
                    <w:jc w:val="both"/>
                    <w:rPr>
                      <w:rFonts w:ascii="Arial" w:hAnsi="Arial" w:cs="Arial"/>
                      <w:b/>
                      <w:bCs/>
                      <w:sz w:val="20"/>
                      <w:szCs w:val="20"/>
                    </w:rPr>
                  </w:pPr>
                </w:p>
              </w:tc>
            </w:tr>
            <w:tr w:rsidR="00CF32F8" w14:paraId="23D128EF" w14:textId="77777777" w:rsidTr="00C05B53">
              <w:trPr>
                <w:trHeight w:val="281"/>
                <w:jc w:val="center"/>
              </w:trPr>
              <w:tc>
                <w:tcPr>
                  <w:tcW w:w="2392" w:type="dxa"/>
                </w:tcPr>
                <w:p w14:paraId="41DD79EE" w14:textId="77777777" w:rsidR="00CF32F8" w:rsidRDefault="00CF32F8" w:rsidP="00CF32F8">
                  <w:pPr>
                    <w:jc w:val="both"/>
                    <w:rPr>
                      <w:rFonts w:ascii="Arial" w:hAnsi="Arial" w:cs="Arial"/>
                      <w:b/>
                      <w:bCs/>
                      <w:sz w:val="20"/>
                      <w:szCs w:val="20"/>
                    </w:rPr>
                  </w:pPr>
                  <w:r>
                    <w:rPr>
                      <w:rFonts w:ascii="Arial" w:hAnsi="Arial" w:cs="Arial"/>
                      <w:b/>
                      <w:bCs/>
                      <w:sz w:val="20"/>
                      <w:szCs w:val="20"/>
                    </w:rPr>
                    <w:t>Capacidad</w:t>
                  </w:r>
                </w:p>
              </w:tc>
              <w:tc>
                <w:tcPr>
                  <w:tcW w:w="1701" w:type="dxa"/>
                  <w:gridSpan w:val="3"/>
                </w:tcPr>
                <w:p w14:paraId="689B795F" w14:textId="77777777" w:rsidR="00CF32F8" w:rsidRDefault="00CF32F8" w:rsidP="00CF32F8">
                  <w:pPr>
                    <w:jc w:val="both"/>
                    <w:rPr>
                      <w:rFonts w:ascii="Arial" w:hAnsi="Arial" w:cs="Arial"/>
                      <w:b/>
                      <w:bCs/>
                      <w:sz w:val="20"/>
                      <w:szCs w:val="20"/>
                    </w:rPr>
                  </w:pPr>
                </w:p>
              </w:tc>
              <w:tc>
                <w:tcPr>
                  <w:tcW w:w="1559" w:type="dxa"/>
                </w:tcPr>
                <w:p w14:paraId="2F8C3084" w14:textId="77777777" w:rsidR="00CF32F8" w:rsidRDefault="00CF32F8" w:rsidP="00CF32F8">
                  <w:pPr>
                    <w:jc w:val="both"/>
                    <w:rPr>
                      <w:rFonts w:ascii="Arial" w:hAnsi="Arial" w:cs="Arial"/>
                      <w:b/>
                      <w:bCs/>
                      <w:sz w:val="20"/>
                      <w:szCs w:val="20"/>
                    </w:rPr>
                  </w:pPr>
                </w:p>
              </w:tc>
              <w:tc>
                <w:tcPr>
                  <w:tcW w:w="1984" w:type="dxa"/>
                  <w:gridSpan w:val="2"/>
                </w:tcPr>
                <w:p w14:paraId="302E0D39" w14:textId="77777777" w:rsidR="00CF32F8" w:rsidRDefault="00CF32F8" w:rsidP="00CF32F8">
                  <w:pPr>
                    <w:jc w:val="both"/>
                    <w:rPr>
                      <w:rFonts w:ascii="Arial" w:hAnsi="Arial" w:cs="Arial"/>
                      <w:b/>
                      <w:bCs/>
                      <w:sz w:val="20"/>
                      <w:szCs w:val="20"/>
                    </w:rPr>
                  </w:pPr>
                </w:p>
              </w:tc>
              <w:tc>
                <w:tcPr>
                  <w:tcW w:w="1690" w:type="dxa"/>
                  <w:gridSpan w:val="2"/>
                </w:tcPr>
                <w:p w14:paraId="71BE124E" w14:textId="77777777" w:rsidR="00CF32F8" w:rsidRDefault="00CF32F8" w:rsidP="00CF32F8">
                  <w:pPr>
                    <w:jc w:val="both"/>
                    <w:rPr>
                      <w:rFonts w:ascii="Arial" w:hAnsi="Arial" w:cs="Arial"/>
                      <w:b/>
                      <w:bCs/>
                      <w:sz w:val="20"/>
                      <w:szCs w:val="20"/>
                    </w:rPr>
                  </w:pPr>
                </w:p>
              </w:tc>
            </w:tr>
            <w:tr w:rsidR="00CF32F8" w14:paraId="10777B81" w14:textId="77777777" w:rsidTr="00C05B53">
              <w:trPr>
                <w:trHeight w:val="281"/>
                <w:jc w:val="center"/>
              </w:trPr>
              <w:tc>
                <w:tcPr>
                  <w:tcW w:w="2392" w:type="dxa"/>
                </w:tcPr>
                <w:p w14:paraId="2A1C1033" w14:textId="77777777" w:rsidR="00CF32F8" w:rsidRDefault="00CF32F8" w:rsidP="00CF32F8">
                  <w:pPr>
                    <w:jc w:val="both"/>
                    <w:rPr>
                      <w:rFonts w:ascii="Arial" w:hAnsi="Arial" w:cs="Arial"/>
                      <w:b/>
                      <w:bCs/>
                      <w:sz w:val="20"/>
                      <w:szCs w:val="20"/>
                    </w:rPr>
                  </w:pPr>
                  <w:r>
                    <w:rPr>
                      <w:rFonts w:ascii="Arial" w:hAnsi="Arial" w:cs="Arial"/>
                      <w:b/>
                      <w:bCs/>
                      <w:sz w:val="20"/>
                      <w:szCs w:val="20"/>
                    </w:rPr>
                    <w:t>Impacto consecuencial</w:t>
                  </w:r>
                </w:p>
              </w:tc>
              <w:tc>
                <w:tcPr>
                  <w:tcW w:w="1701" w:type="dxa"/>
                  <w:gridSpan w:val="3"/>
                </w:tcPr>
                <w:p w14:paraId="11A630EC" w14:textId="77777777" w:rsidR="00CF32F8" w:rsidRDefault="00CF32F8" w:rsidP="00CF32F8">
                  <w:pPr>
                    <w:jc w:val="both"/>
                    <w:rPr>
                      <w:rFonts w:ascii="Arial" w:hAnsi="Arial" w:cs="Arial"/>
                      <w:b/>
                      <w:bCs/>
                      <w:sz w:val="20"/>
                      <w:szCs w:val="20"/>
                    </w:rPr>
                  </w:pPr>
                </w:p>
              </w:tc>
              <w:tc>
                <w:tcPr>
                  <w:tcW w:w="1559" w:type="dxa"/>
                </w:tcPr>
                <w:p w14:paraId="2FAF90A6" w14:textId="77777777" w:rsidR="00CF32F8" w:rsidRDefault="00CF32F8" w:rsidP="00CF32F8">
                  <w:pPr>
                    <w:jc w:val="both"/>
                    <w:rPr>
                      <w:rFonts w:ascii="Arial" w:hAnsi="Arial" w:cs="Arial"/>
                      <w:b/>
                      <w:bCs/>
                      <w:sz w:val="20"/>
                      <w:szCs w:val="20"/>
                    </w:rPr>
                  </w:pPr>
                </w:p>
              </w:tc>
              <w:tc>
                <w:tcPr>
                  <w:tcW w:w="1984" w:type="dxa"/>
                  <w:gridSpan w:val="2"/>
                </w:tcPr>
                <w:p w14:paraId="7D4CEBA5" w14:textId="77777777" w:rsidR="00CF32F8" w:rsidRDefault="00CF32F8" w:rsidP="00CF32F8">
                  <w:pPr>
                    <w:jc w:val="both"/>
                    <w:rPr>
                      <w:rFonts w:ascii="Arial" w:hAnsi="Arial" w:cs="Arial"/>
                      <w:b/>
                      <w:bCs/>
                      <w:sz w:val="20"/>
                      <w:szCs w:val="20"/>
                    </w:rPr>
                  </w:pPr>
                </w:p>
              </w:tc>
              <w:tc>
                <w:tcPr>
                  <w:tcW w:w="1690" w:type="dxa"/>
                  <w:gridSpan w:val="2"/>
                </w:tcPr>
                <w:p w14:paraId="0AF913C1" w14:textId="77777777" w:rsidR="00CF32F8" w:rsidRDefault="00CF32F8" w:rsidP="00CF32F8">
                  <w:pPr>
                    <w:jc w:val="both"/>
                    <w:rPr>
                      <w:rFonts w:ascii="Arial" w:hAnsi="Arial" w:cs="Arial"/>
                      <w:b/>
                      <w:bCs/>
                      <w:sz w:val="20"/>
                      <w:szCs w:val="20"/>
                    </w:rPr>
                  </w:pPr>
                </w:p>
              </w:tc>
            </w:tr>
            <w:tr w:rsidR="00CF32F8" w14:paraId="7D4DC621" w14:textId="77777777" w:rsidTr="00C05B53">
              <w:trPr>
                <w:trHeight w:val="281"/>
                <w:jc w:val="center"/>
              </w:trPr>
              <w:tc>
                <w:tcPr>
                  <w:tcW w:w="2392" w:type="dxa"/>
                </w:tcPr>
                <w:p w14:paraId="52C9B3AB" w14:textId="77777777" w:rsidR="00CF32F8" w:rsidRDefault="00CF32F8" w:rsidP="00CF32F8">
                  <w:pPr>
                    <w:jc w:val="both"/>
                    <w:rPr>
                      <w:rFonts w:ascii="Arial" w:hAnsi="Arial" w:cs="Arial"/>
                      <w:b/>
                      <w:bCs/>
                      <w:sz w:val="20"/>
                      <w:szCs w:val="20"/>
                    </w:rPr>
                  </w:pPr>
                  <w:r>
                    <w:rPr>
                      <w:rFonts w:ascii="Arial" w:hAnsi="Arial" w:cs="Arial"/>
                      <w:b/>
                      <w:bCs/>
                      <w:sz w:val="20"/>
                      <w:szCs w:val="20"/>
                    </w:rPr>
                    <w:t>Contexto Territorial</w:t>
                  </w:r>
                </w:p>
              </w:tc>
              <w:tc>
                <w:tcPr>
                  <w:tcW w:w="1701" w:type="dxa"/>
                  <w:gridSpan w:val="3"/>
                </w:tcPr>
                <w:p w14:paraId="1EFE7C9E" w14:textId="77777777" w:rsidR="00CF32F8" w:rsidRDefault="00CF32F8" w:rsidP="00CF32F8">
                  <w:pPr>
                    <w:jc w:val="both"/>
                    <w:rPr>
                      <w:rFonts w:ascii="Arial" w:hAnsi="Arial" w:cs="Arial"/>
                      <w:b/>
                      <w:bCs/>
                      <w:sz w:val="20"/>
                      <w:szCs w:val="20"/>
                    </w:rPr>
                  </w:pPr>
                </w:p>
              </w:tc>
              <w:tc>
                <w:tcPr>
                  <w:tcW w:w="1559" w:type="dxa"/>
                </w:tcPr>
                <w:p w14:paraId="23FF768B" w14:textId="77777777" w:rsidR="00CF32F8" w:rsidRDefault="00CF32F8" w:rsidP="00CF32F8">
                  <w:pPr>
                    <w:jc w:val="both"/>
                    <w:rPr>
                      <w:rFonts w:ascii="Arial" w:hAnsi="Arial" w:cs="Arial"/>
                      <w:b/>
                      <w:bCs/>
                      <w:sz w:val="20"/>
                      <w:szCs w:val="20"/>
                    </w:rPr>
                  </w:pPr>
                </w:p>
              </w:tc>
              <w:tc>
                <w:tcPr>
                  <w:tcW w:w="1984" w:type="dxa"/>
                  <w:gridSpan w:val="2"/>
                </w:tcPr>
                <w:p w14:paraId="1A736E5E" w14:textId="77777777" w:rsidR="00CF32F8" w:rsidRDefault="00CF32F8" w:rsidP="00CF32F8">
                  <w:pPr>
                    <w:jc w:val="both"/>
                    <w:rPr>
                      <w:rFonts w:ascii="Arial" w:hAnsi="Arial" w:cs="Arial"/>
                      <w:b/>
                      <w:bCs/>
                      <w:sz w:val="20"/>
                      <w:szCs w:val="20"/>
                    </w:rPr>
                  </w:pPr>
                </w:p>
              </w:tc>
              <w:tc>
                <w:tcPr>
                  <w:tcW w:w="1690" w:type="dxa"/>
                  <w:gridSpan w:val="2"/>
                </w:tcPr>
                <w:p w14:paraId="595DC4A5" w14:textId="77777777" w:rsidR="00CF32F8" w:rsidRDefault="00CF32F8" w:rsidP="00CF32F8">
                  <w:pPr>
                    <w:jc w:val="both"/>
                    <w:rPr>
                      <w:rFonts w:ascii="Arial" w:hAnsi="Arial" w:cs="Arial"/>
                      <w:b/>
                      <w:bCs/>
                      <w:sz w:val="20"/>
                      <w:szCs w:val="20"/>
                    </w:rPr>
                  </w:pPr>
                </w:p>
              </w:tc>
            </w:tr>
          </w:tbl>
          <w:p w14:paraId="087EB42E" w14:textId="77777777" w:rsidR="00CF32F8" w:rsidRDefault="00CF32F8" w:rsidP="00C05B53">
            <w:pPr>
              <w:jc w:val="both"/>
              <w:rPr>
                <w:rFonts w:ascii="Arial" w:hAnsi="Arial" w:cs="Arial"/>
                <w:sz w:val="20"/>
                <w:szCs w:val="20"/>
              </w:rPr>
            </w:pPr>
          </w:p>
          <w:p w14:paraId="32C1964C" w14:textId="77777777" w:rsidR="0047128D" w:rsidRDefault="0047128D" w:rsidP="00C05B53">
            <w:pPr>
              <w:jc w:val="both"/>
              <w:rPr>
                <w:rFonts w:ascii="Arial" w:hAnsi="Arial" w:cs="Arial"/>
                <w:sz w:val="20"/>
                <w:szCs w:val="20"/>
              </w:rPr>
            </w:pPr>
          </w:p>
          <w:p w14:paraId="0AA8EAB0" w14:textId="77777777" w:rsidR="0047128D" w:rsidRPr="006578D9" w:rsidRDefault="0047128D" w:rsidP="00C05B53">
            <w:pPr>
              <w:jc w:val="both"/>
              <w:rPr>
                <w:rFonts w:ascii="Arial" w:hAnsi="Arial" w:cs="Arial"/>
                <w:sz w:val="20"/>
                <w:szCs w:val="20"/>
              </w:rPr>
            </w:pPr>
          </w:p>
        </w:tc>
      </w:tr>
    </w:tbl>
    <w:p w14:paraId="799D54B3" w14:textId="77777777" w:rsidR="00E11375" w:rsidRDefault="00E11375" w:rsidP="00466FAC">
      <w:pPr>
        <w:ind w:left="-709" w:hanging="284"/>
      </w:pPr>
    </w:p>
    <w:tbl>
      <w:tblPr>
        <w:tblStyle w:val="Tablaconcuadrcula"/>
        <w:tblW w:w="10774" w:type="dxa"/>
        <w:tblInd w:w="-998" w:type="dxa"/>
        <w:tblLook w:val="04A0" w:firstRow="1" w:lastRow="0" w:firstColumn="1" w:lastColumn="0" w:noHBand="0" w:noVBand="1"/>
      </w:tblPr>
      <w:tblGrid>
        <w:gridCol w:w="10774"/>
      </w:tblGrid>
      <w:tr w:rsidR="0048425C" w:rsidRPr="000A43FF" w14:paraId="19080CAA" w14:textId="77777777" w:rsidTr="0048425C">
        <w:trPr>
          <w:trHeight w:val="340"/>
        </w:trPr>
        <w:tc>
          <w:tcPr>
            <w:tcW w:w="10774" w:type="dxa"/>
            <w:shd w:val="clear" w:color="auto" w:fill="808080" w:themeFill="background1" w:themeFillShade="80"/>
            <w:vAlign w:val="center"/>
          </w:tcPr>
          <w:p w14:paraId="666DB00F" w14:textId="77777777" w:rsidR="0048425C" w:rsidRPr="000A43FF" w:rsidRDefault="0048425C" w:rsidP="00C05B53">
            <w:pPr>
              <w:jc w:val="center"/>
              <w:rPr>
                <w:rFonts w:ascii="Arial" w:eastAsia="Times New Roman" w:hAnsi="Arial" w:cs="Arial"/>
                <w:b/>
                <w:bCs/>
                <w:color w:val="FFFFFF"/>
                <w:sz w:val="20"/>
                <w:szCs w:val="20"/>
                <w:lang w:val="es-CO" w:eastAsia="es-CO"/>
              </w:rPr>
            </w:pPr>
            <w:r>
              <w:rPr>
                <w:rFonts w:ascii="Arial" w:eastAsia="Times New Roman" w:hAnsi="Arial" w:cs="Arial"/>
                <w:b/>
                <w:bCs/>
                <w:color w:val="FFFFFF" w:themeColor="background1"/>
                <w:sz w:val="20"/>
                <w:szCs w:val="20"/>
                <w:lang w:val="es-CO" w:eastAsia="es-CO"/>
              </w:rPr>
              <w:t>VULNERABILIDADES Y CAPACIDADES DEL COLECTIVO</w:t>
            </w:r>
            <w:r w:rsidRPr="00901505">
              <w:rPr>
                <w:rFonts w:ascii="Arial" w:eastAsia="Times New Roman" w:hAnsi="Arial" w:cs="Arial"/>
                <w:b/>
                <w:bCs/>
                <w:color w:val="FFFFFF" w:themeColor="background1"/>
                <w:sz w:val="20"/>
                <w:szCs w:val="20"/>
                <w:lang w:val="es-CO" w:eastAsia="es-CO"/>
              </w:rPr>
              <w:t xml:space="preserve"> </w:t>
            </w:r>
          </w:p>
        </w:tc>
      </w:tr>
      <w:tr w:rsidR="0048425C" w14:paraId="2E96170E" w14:textId="77777777" w:rsidTr="00C05B53">
        <w:trPr>
          <w:trHeight w:val="1416"/>
        </w:trPr>
        <w:tc>
          <w:tcPr>
            <w:tcW w:w="10774" w:type="dxa"/>
          </w:tcPr>
          <w:p w14:paraId="48841FEE" w14:textId="77777777" w:rsidR="0048425C" w:rsidRDefault="0048425C" w:rsidP="00C05B53">
            <w:pPr>
              <w:jc w:val="both"/>
              <w:rPr>
                <w:rFonts w:ascii="Arial" w:hAnsi="Arial" w:cs="Arial"/>
                <w:sz w:val="20"/>
                <w:szCs w:val="20"/>
              </w:rPr>
            </w:pPr>
          </w:p>
          <w:p w14:paraId="64DA87BC" w14:textId="77777777" w:rsidR="0027580B" w:rsidRPr="006578D9" w:rsidRDefault="0027580B" w:rsidP="00C05B53">
            <w:pPr>
              <w:jc w:val="both"/>
              <w:rPr>
                <w:rFonts w:ascii="Arial" w:hAnsi="Arial" w:cs="Arial"/>
                <w:sz w:val="20"/>
                <w:szCs w:val="20"/>
              </w:rPr>
            </w:pPr>
          </w:p>
        </w:tc>
      </w:tr>
    </w:tbl>
    <w:p w14:paraId="530E4B5A" w14:textId="77777777" w:rsidR="0048425C" w:rsidRDefault="0048425C" w:rsidP="00466FAC">
      <w:pPr>
        <w:ind w:left="-709" w:hanging="284"/>
      </w:pPr>
    </w:p>
    <w:tbl>
      <w:tblPr>
        <w:tblStyle w:val="Tablaconcuadrcula"/>
        <w:tblW w:w="10774" w:type="dxa"/>
        <w:tblInd w:w="-998" w:type="dxa"/>
        <w:tblLook w:val="04A0" w:firstRow="1" w:lastRow="0" w:firstColumn="1" w:lastColumn="0" w:noHBand="0" w:noVBand="1"/>
      </w:tblPr>
      <w:tblGrid>
        <w:gridCol w:w="10795"/>
      </w:tblGrid>
      <w:tr w:rsidR="00D44038" w:rsidRPr="000A43FF" w14:paraId="00D591AA" w14:textId="77777777" w:rsidTr="00D44038">
        <w:trPr>
          <w:trHeight w:val="340"/>
        </w:trPr>
        <w:tc>
          <w:tcPr>
            <w:tcW w:w="10774" w:type="dxa"/>
            <w:shd w:val="clear" w:color="auto" w:fill="808080" w:themeFill="background1" w:themeFillShade="80"/>
            <w:vAlign w:val="center"/>
          </w:tcPr>
          <w:p w14:paraId="418E07FF" w14:textId="77777777" w:rsidR="00D44038" w:rsidRPr="000A43FF" w:rsidRDefault="00D44038" w:rsidP="00C05B53">
            <w:pPr>
              <w:jc w:val="center"/>
              <w:rPr>
                <w:rFonts w:ascii="Arial" w:eastAsia="Times New Roman" w:hAnsi="Arial" w:cs="Arial"/>
                <w:b/>
                <w:bCs/>
                <w:color w:val="FFFFFF"/>
                <w:sz w:val="20"/>
                <w:szCs w:val="20"/>
                <w:lang w:val="es-CO" w:eastAsia="es-CO"/>
              </w:rPr>
            </w:pPr>
            <w:r w:rsidRPr="00D44038">
              <w:rPr>
                <w:rFonts w:ascii="Arial" w:eastAsia="Times New Roman" w:hAnsi="Arial" w:cs="Arial"/>
                <w:b/>
                <w:bCs/>
                <w:color w:val="FFFFFF" w:themeColor="background1"/>
                <w:sz w:val="20"/>
                <w:szCs w:val="20"/>
                <w:shd w:val="clear" w:color="auto" w:fill="808080" w:themeFill="background1" w:themeFillShade="80"/>
                <w:lang w:val="es-CO" w:eastAsia="es-CO"/>
              </w:rPr>
              <w:t>IMPACTO</w:t>
            </w:r>
            <w:r>
              <w:rPr>
                <w:rFonts w:ascii="Arial" w:eastAsia="Times New Roman" w:hAnsi="Arial" w:cs="Arial"/>
                <w:b/>
                <w:bCs/>
                <w:color w:val="FFFFFF" w:themeColor="background1"/>
                <w:sz w:val="20"/>
                <w:szCs w:val="20"/>
                <w:lang w:val="es-CO" w:eastAsia="es-CO"/>
              </w:rPr>
              <w:t xml:space="preserve"> CONSECUENCIAL</w:t>
            </w:r>
            <w:r w:rsidRPr="00901505">
              <w:rPr>
                <w:rFonts w:ascii="Arial" w:eastAsia="Times New Roman" w:hAnsi="Arial" w:cs="Arial"/>
                <w:b/>
                <w:bCs/>
                <w:color w:val="FFFFFF" w:themeColor="background1"/>
                <w:sz w:val="20"/>
                <w:szCs w:val="20"/>
                <w:lang w:val="es-CO" w:eastAsia="es-CO"/>
              </w:rPr>
              <w:t xml:space="preserve"> </w:t>
            </w:r>
          </w:p>
        </w:tc>
      </w:tr>
      <w:tr w:rsidR="00D44038" w14:paraId="255281FD" w14:textId="77777777" w:rsidTr="00C05B53">
        <w:trPr>
          <w:trHeight w:val="1416"/>
        </w:trPr>
        <w:tc>
          <w:tcPr>
            <w:tcW w:w="10774" w:type="dxa"/>
          </w:tcPr>
          <w:p w14:paraId="2B3FF2F9" w14:textId="77777777" w:rsidR="00D44038" w:rsidRDefault="00D44038" w:rsidP="00C05B53">
            <w:pPr>
              <w:jc w:val="both"/>
              <w:rPr>
                <w:rFonts w:ascii="Arial" w:hAnsi="Arial" w:cs="Arial"/>
                <w:sz w:val="20"/>
                <w:szCs w:val="20"/>
              </w:rPr>
            </w:pPr>
          </w:p>
          <w:tbl>
            <w:tblPr>
              <w:tblStyle w:val="Tablaconcuadrcula"/>
              <w:tblW w:w="10569" w:type="dxa"/>
              <w:tblLook w:val="04A0" w:firstRow="1" w:lastRow="0" w:firstColumn="1" w:lastColumn="0" w:noHBand="0" w:noVBand="1"/>
            </w:tblPr>
            <w:tblGrid>
              <w:gridCol w:w="6401"/>
              <w:gridCol w:w="2002"/>
              <w:gridCol w:w="2166"/>
            </w:tblGrid>
            <w:tr w:rsidR="003F40B4" w14:paraId="55E0E867" w14:textId="77777777" w:rsidTr="003F40B4">
              <w:trPr>
                <w:trHeight w:val="278"/>
              </w:trPr>
              <w:tc>
                <w:tcPr>
                  <w:tcW w:w="10569" w:type="dxa"/>
                  <w:gridSpan w:val="3"/>
                </w:tcPr>
                <w:p w14:paraId="03D678B2" w14:textId="6E7CB240" w:rsidR="003F40B4" w:rsidRPr="003F40B4" w:rsidRDefault="003F40B4" w:rsidP="003F40B4">
                  <w:pPr>
                    <w:jc w:val="center"/>
                    <w:rPr>
                      <w:rFonts w:ascii="Arial" w:hAnsi="Arial" w:cs="Arial"/>
                      <w:b/>
                      <w:bCs/>
                      <w:sz w:val="20"/>
                      <w:szCs w:val="20"/>
                    </w:rPr>
                  </w:pPr>
                  <w:r w:rsidRPr="003F40B4">
                    <w:rPr>
                      <w:rFonts w:ascii="Arial" w:hAnsi="Arial" w:cs="Arial"/>
                      <w:b/>
                      <w:bCs/>
                      <w:sz w:val="20"/>
                      <w:szCs w:val="20"/>
                    </w:rPr>
                    <w:t>Impacto en la esfera económica</w:t>
                  </w:r>
                </w:p>
              </w:tc>
            </w:tr>
            <w:tr w:rsidR="003F40B4" w14:paraId="6BA59C30" w14:textId="125FB29F" w:rsidTr="003F40B4">
              <w:trPr>
                <w:trHeight w:val="278"/>
              </w:trPr>
              <w:tc>
                <w:tcPr>
                  <w:tcW w:w="6401" w:type="dxa"/>
                </w:tcPr>
                <w:p w14:paraId="6525867F" w14:textId="2C6B1E3D" w:rsidR="003F40B4" w:rsidRPr="003F40B4" w:rsidRDefault="003F40B4" w:rsidP="003F40B4">
                  <w:pPr>
                    <w:jc w:val="center"/>
                    <w:rPr>
                      <w:rFonts w:ascii="Arial" w:hAnsi="Arial" w:cs="Arial"/>
                      <w:b/>
                      <w:bCs/>
                      <w:sz w:val="20"/>
                      <w:szCs w:val="20"/>
                    </w:rPr>
                  </w:pPr>
                  <w:r>
                    <w:rPr>
                      <w:rFonts w:ascii="Arial" w:hAnsi="Arial" w:cs="Arial"/>
                      <w:b/>
                      <w:bCs/>
                      <w:sz w:val="20"/>
                      <w:szCs w:val="20"/>
                    </w:rPr>
                    <w:t>Descripción</w:t>
                  </w:r>
                </w:p>
              </w:tc>
              <w:tc>
                <w:tcPr>
                  <w:tcW w:w="2002" w:type="dxa"/>
                </w:tcPr>
                <w:p w14:paraId="20749B15" w14:textId="06083878" w:rsidR="003F40B4" w:rsidRPr="003F40B4" w:rsidRDefault="003F40B4" w:rsidP="003F40B4">
                  <w:pPr>
                    <w:jc w:val="center"/>
                    <w:rPr>
                      <w:rFonts w:ascii="Arial" w:hAnsi="Arial" w:cs="Arial"/>
                      <w:b/>
                      <w:bCs/>
                      <w:sz w:val="20"/>
                      <w:szCs w:val="20"/>
                    </w:rPr>
                  </w:pPr>
                  <w:r>
                    <w:rPr>
                      <w:rFonts w:ascii="Arial" w:hAnsi="Arial" w:cs="Arial"/>
                      <w:b/>
                      <w:bCs/>
                      <w:sz w:val="20"/>
                      <w:szCs w:val="20"/>
                    </w:rPr>
                    <w:t>Si</w:t>
                  </w:r>
                </w:p>
              </w:tc>
              <w:tc>
                <w:tcPr>
                  <w:tcW w:w="2166" w:type="dxa"/>
                </w:tcPr>
                <w:p w14:paraId="7C54452A" w14:textId="1B0077EF" w:rsidR="003F40B4" w:rsidRPr="003F40B4" w:rsidRDefault="003F40B4" w:rsidP="003F40B4">
                  <w:pPr>
                    <w:jc w:val="center"/>
                    <w:rPr>
                      <w:rFonts w:ascii="Arial" w:hAnsi="Arial" w:cs="Arial"/>
                      <w:b/>
                      <w:bCs/>
                      <w:sz w:val="20"/>
                      <w:szCs w:val="20"/>
                    </w:rPr>
                  </w:pPr>
                  <w:r>
                    <w:rPr>
                      <w:rFonts w:ascii="Arial" w:hAnsi="Arial" w:cs="Arial"/>
                      <w:b/>
                      <w:bCs/>
                      <w:sz w:val="20"/>
                      <w:szCs w:val="20"/>
                    </w:rPr>
                    <w:t>no</w:t>
                  </w:r>
                </w:p>
              </w:tc>
            </w:tr>
            <w:tr w:rsidR="003F40B4" w14:paraId="468069B9" w14:textId="03805DCE" w:rsidTr="003F40B4">
              <w:trPr>
                <w:trHeight w:val="278"/>
              </w:trPr>
              <w:tc>
                <w:tcPr>
                  <w:tcW w:w="6401" w:type="dxa"/>
                </w:tcPr>
                <w:p w14:paraId="3040A9E9" w14:textId="39CE5DCD" w:rsidR="003F40B4" w:rsidRDefault="003F40B4" w:rsidP="00C05B53">
                  <w:pPr>
                    <w:jc w:val="both"/>
                    <w:rPr>
                      <w:rFonts w:ascii="Arial" w:hAnsi="Arial" w:cs="Arial"/>
                      <w:sz w:val="20"/>
                      <w:szCs w:val="20"/>
                    </w:rPr>
                  </w:pPr>
                  <w:r>
                    <w:rPr>
                      <w:rFonts w:ascii="Arial" w:hAnsi="Arial" w:cs="Arial"/>
                      <w:sz w:val="20"/>
                      <w:szCs w:val="20"/>
                    </w:rPr>
                    <w:t>Dependencia de subsidios del estado</w:t>
                  </w:r>
                </w:p>
              </w:tc>
              <w:tc>
                <w:tcPr>
                  <w:tcW w:w="2002" w:type="dxa"/>
                </w:tcPr>
                <w:p w14:paraId="3BC3181A" w14:textId="77777777" w:rsidR="003F40B4" w:rsidRDefault="003F40B4" w:rsidP="00C05B53">
                  <w:pPr>
                    <w:jc w:val="both"/>
                    <w:rPr>
                      <w:rFonts w:ascii="Arial" w:hAnsi="Arial" w:cs="Arial"/>
                      <w:sz w:val="20"/>
                      <w:szCs w:val="20"/>
                    </w:rPr>
                  </w:pPr>
                </w:p>
              </w:tc>
              <w:tc>
                <w:tcPr>
                  <w:tcW w:w="2166" w:type="dxa"/>
                </w:tcPr>
                <w:p w14:paraId="6E9B5504" w14:textId="77777777" w:rsidR="003F40B4" w:rsidRDefault="003F40B4" w:rsidP="00C05B53">
                  <w:pPr>
                    <w:jc w:val="both"/>
                    <w:rPr>
                      <w:rFonts w:ascii="Arial" w:hAnsi="Arial" w:cs="Arial"/>
                      <w:sz w:val="20"/>
                      <w:szCs w:val="20"/>
                    </w:rPr>
                  </w:pPr>
                </w:p>
              </w:tc>
            </w:tr>
            <w:tr w:rsidR="003F40B4" w14:paraId="7C16E352" w14:textId="01489775" w:rsidTr="003F40B4">
              <w:trPr>
                <w:trHeight w:val="278"/>
              </w:trPr>
              <w:tc>
                <w:tcPr>
                  <w:tcW w:w="6401" w:type="dxa"/>
                </w:tcPr>
                <w:p w14:paraId="4764B499" w14:textId="26F1633E" w:rsidR="003F40B4" w:rsidRDefault="003F40B4" w:rsidP="00C05B53">
                  <w:pPr>
                    <w:jc w:val="both"/>
                    <w:rPr>
                      <w:rFonts w:ascii="Arial" w:hAnsi="Arial" w:cs="Arial"/>
                      <w:sz w:val="20"/>
                      <w:szCs w:val="20"/>
                    </w:rPr>
                  </w:pPr>
                  <w:r>
                    <w:rPr>
                      <w:rFonts w:ascii="Arial" w:hAnsi="Arial" w:cs="Arial"/>
                      <w:sz w:val="20"/>
                      <w:szCs w:val="20"/>
                    </w:rPr>
                    <w:t>Perdida de iniciativas productivas</w:t>
                  </w:r>
                </w:p>
              </w:tc>
              <w:tc>
                <w:tcPr>
                  <w:tcW w:w="2002" w:type="dxa"/>
                </w:tcPr>
                <w:p w14:paraId="7D713BFA" w14:textId="77777777" w:rsidR="003F40B4" w:rsidRDefault="003F40B4" w:rsidP="00C05B53">
                  <w:pPr>
                    <w:jc w:val="both"/>
                    <w:rPr>
                      <w:rFonts w:ascii="Arial" w:hAnsi="Arial" w:cs="Arial"/>
                      <w:sz w:val="20"/>
                      <w:szCs w:val="20"/>
                    </w:rPr>
                  </w:pPr>
                </w:p>
              </w:tc>
              <w:tc>
                <w:tcPr>
                  <w:tcW w:w="2166" w:type="dxa"/>
                </w:tcPr>
                <w:p w14:paraId="58E716FA" w14:textId="77777777" w:rsidR="003F40B4" w:rsidRDefault="003F40B4" w:rsidP="00C05B53">
                  <w:pPr>
                    <w:jc w:val="both"/>
                    <w:rPr>
                      <w:rFonts w:ascii="Arial" w:hAnsi="Arial" w:cs="Arial"/>
                      <w:sz w:val="20"/>
                      <w:szCs w:val="20"/>
                    </w:rPr>
                  </w:pPr>
                </w:p>
              </w:tc>
            </w:tr>
            <w:tr w:rsidR="0027580B" w14:paraId="095059BE" w14:textId="77777777" w:rsidTr="003F40B4">
              <w:trPr>
                <w:trHeight w:val="278"/>
              </w:trPr>
              <w:tc>
                <w:tcPr>
                  <w:tcW w:w="6401" w:type="dxa"/>
                </w:tcPr>
                <w:p w14:paraId="69FF1C57" w14:textId="0F2C753D" w:rsidR="0027580B" w:rsidRDefault="0027580B" w:rsidP="00C05B53">
                  <w:pPr>
                    <w:jc w:val="both"/>
                    <w:rPr>
                      <w:rFonts w:ascii="Arial" w:hAnsi="Arial" w:cs="Arial"/>
                      <w:sz w:val="20"/>
                      <w:szCs w:val="20"/>
                    </w:rPr>
                  </w:pPr>
                  <w:r>
                    <w:rPr>
                      <w:rFonts w:ascii="Arial" w:hAnsi="Arial" w:cs="Arial"/>
                      <w:sz w:val="20"/>
                      <w:szCs w:val="20"/>
                    </w:rPr>
                    <w:t>Despojo o abandono de tierras</w:t>
                  </w:r>
                </w:p>
              </w:tc>
              <w:tc>
                <w:tcPr>
                  <w:tcW w:w="2002" w:type="dxa"/>
                </w:tcPr>
                <w:p w14:paraId="7AEF344E" w14:textId="77777777" w:rsidR="0027580B" w:rsidRDefault="0027580B" w:rsidP="00C05B53">
                  <w:pPr>
                    <w:jc w:val="both"/>
                    <w:rPr>
                      <w:rFonts w:ascii="Arial" w:hAnsi="Arial" w:cs="Arial"/>
                      <w:sz w:val="20"/>
                      <w:szCs w:val="20"/>
                    </w:rPr>
                  </w:pPr>
                </w:p>
              </w:tc>
              <w:tc>
                <w:tcPr>
                  <w:tcW w:w="2166" w:type="dxa"/>
                </w:tcPr>
                <w:p w14:paraId="45B69A75" w14:textId="77777777" w:rsidR="0027580B" w:rsidRDefault="0027580B" w:rsidP="00C05B53">
                  <w:pPr>
                    <w:jc w:val="both"/>
                    <w:rPr>
                      <w:rFonts w:ascii="Arial" w:hAnsi="Arial" w:cs="Arial"/>
                      <w:sz w:val="20"/>
                      <w:szCs w:val="20"/>
                    </w:rPr>
                  </w:pPr>
                </w:p>
              </w:tc>
            </w:tr>
            <w:tr w:rsidR="003F40B4" w14:paraId="255B42CB" w14:textId="416F8E46" w:rsidTr="003F40B4">
              <w:trPr>
                <w:trHeight w:val="278"/>
              </w:trPr>
              <w:tc>
                <w:tcPr>
                  <w:tcW w:w="6401" w:type="dxa"/>
                </w:tcPr>
                <w:p w14:paraId="4106518D" w14:textId="63AD001C" w:rsidR="003F40B4" w:rsidRDefault="003F40B4" w:rsidP="00C05B53">
                  <w:pPr>
                    <w:jc w:val="both"/>
                    <w:rPr>
                      <w:rFonts w:ascii="Arial" w:hAnsi="Arial" w:cs="Arial"/>
                      <w:sz w:val="20"/>
                      <w:szCs w:val="20"/>
                    </w:rPr>
                  </w:pPr>
                  <w:r>
                    <w:rPr>
                      <w:rFonts w:ascii="Arial" w:hAnsi="Arial" w:cs="Arial"/>
                      <w:sz w:val="20"/>
                      <w:szCs w:val="20"/>
                    </w:rPr>
                    <w:t>Acceso restringido a empleos formales</w:t>
                  </w:r>
                </w:p>
              </w:tc>
              <w:tc>
                <w:tcPr>
                  <w:tcW w:w="2002" w:type="dxa"/>
                </w:tcPr>
                <w:p w14:paraId="2A73539C" w14:textId="77777777" w:rsidR="003F40B4" w:rsidRDefault="003F40B4" w:rsidP="00C05B53">
                  <w:pPr>
                    <w:jc w:val="both"/>
                    <w:rPr>
                      <w:rFonts w:ascii="Arial" w:hAnsi="Arial" w:cs="Arial"/>
                      <w:sz w:val="20"/>
                      <w:szCs w:val="20"/>
                    </w:rPr>
                  </w:pPr>
                </w:p>
              </w:tc>
              <w:tc>
                <w:tcPr>
                  <w:tcW w:w="2166" w:type="dxa"/>
                </w:tcPr>
                <w:p w14:paraId="6FB1E1BA" w14:textId="77777777" w:rsidR="003F40B4" w:rsidRDefault="003F40B4" w:rsidP="00C05B53">
                  <w:pPr>
                    <w:jc w:val="both"/>
                    <w:rPr>
                      <w:rFonts w:ascii="Arial" w:hAnsi="Arial" w:cs="Arial"/>
                      <w:sz w:val="20"/>
                      <w:szCs w:val="20"/>
                    </w:rPr>
                  </w:pPr>
                </w:p>
              </w:tc>
            </w:tr>
            <w:tr w:rsidR="003F40B4" w14:paraId="56B544EA" w14:textId="59104633" w:rsidTr="003F40B4">
              <w:trPr>
                <w:trHeight w:val="556"/>
              </w:trPr>
              <w:tc>
                <w:tcPr>
                  <w:tcW w:w="6401" w:type="dxa"/>
                </w:tcPr>
                <w:p w14:paraId="361CE30F" w14:textId="304EBFF0" w:rsidR="003F40B4" w:rsidRDefault="003F40B4" w:rsidP="00C05B53">
                  <w:pPr>
                    <w:jc w:val="both"/>
                    <w:rPr>
                      <w:rFonts w:ascii="Arial" w:hAnsi="Arial" w:cs="Arial"/>
                      <w:sz w:val="20"/>
                      <w:szCs w:val="20"/>
                    </w:rPr>
                  </w:pPr>
                  <w:r>
                    <w:rPr>
                      <w:rFonts w:ascii="Arial" w:hAnsi="Arial" w:cs="Arial"/>
                      <w:sz w:val="20"/>
                      <w:szCs w:val="20"/>
                    </w:rPr>
                    <w:t>Inserción en procesos de economías ilícitas o empleos informales precarizados</w:t>
                  </w:r>
                </w:p>
              </w:tc>
              <w:tc>
                <w:tcPr>
                  <w:tcW w:w="2002" w:type="dxa"/>
                </w:tcPr>
                <w:p w14:paraId="0D3F7697" w14:textId="77777777" w:rsidR="003F40B4" w:rsidRDefault="003F40B4" w:rsidP="00C05B53">
                  <w:pPr>
                    <w:jc w:val="both"/>
                    <w:rPr>
                      <w:rFonts w:ascii="Arial" w:hAnsi="Arial" w:cs="Arial"/>
                      <w:sz w:val="20"/>
                      <w:szCs w:val="20"/>
                    </w:rPr>
                  </w:pPr>
                </w:p>
              </w:tc>
              <w:tc>
                <w:tcPr>
                  <w:tcW w:w="2166" w:type="dxa"/>
                </w:tcPr>
                <w:p w14:paraId="6061FCA0" w14:textId="77777777" w:rsidR="003F40B4" w:rsidRDefault="003F40B4" w:rsidP="00C05B53">
                  <w:pPr>
                    <w:jc w:val="both"/>
                    <w:rPr>
                      <w:rFonts w:ascii="Arial" w:hAnsi="Arial" w:cs="Arial"/>
                      <w:sz w:val="20"/>
                      <w:szCs w:val="20"/>
                    </w:rPr>
                  </w:pPr>
                </w:p>
              </w:tc>
            </w:tr>
            <w:tr w:rsidR="003F40B4" w14:paraId="08423627" w14:textId="63A2F1C8" w:rsidTr="003F40B4">
              <w:trPr>
                <w:trHeight w:val="556"/>
              </w:trPr>
              <w:tc>
                <w:tcPr>
                  <w:tcW w:w="6401" w:type="dxa"/>
                </w:tcPr>
                <w:p w14:paraId="708C01BB" w14:textId="2449958F" w:rsidR="003F40B4" w:rsidRDefault="003F40B4" w:rsidP="00C05B53">
                  <w:pPr>
                    <w:jc w:val="both"/>
                    <w:rPr>
                      <w:rFonts w:ascii="Arial" w:hAnsi="Arial" w:cs="Arial"/>
                      <w:sz w:val="20"/>
                      <w:szCs w:val="20"/>
                    </w:rPr>
                  </w:pPr>
                  <w:r>
                    <w:rPr>
                      <w:rFonts w:ascii="Arial" w:hAnsi="Arial" w:cs="Arial"/>
                      <w:sz w:val="20"/>
                      <w:szCs w:val="20"/>
                    </w:rPr>
                    <w:t>Dificultad en el acceso a servicios y bienes o enseres de primera necesidad.</w:t>
                  </w:r>
                </w:p>
              </w:tc>
              <w:tc>
                <w:tcPr>
                  <w:tcW w:w="2002" w:type="dxa"/>
                </w:tcPr>
                <w:p w14:paraId="462B5AAB" w14:textId="77777777" w:rsidR="003F40B4" w:rsidRDefault="003F40B4" w:rsidP="00C05B53">
                  <w:pPr>
                    <w:jc w:val="both"/>
                    <w:rPr>
                      <w:rFonts w:ascii="Arial" w:hAnsi="Arial" w:cs="Arial"/>
                      <w:sz w:val="20"/>
                      <w:szCs w:val="20"/>
                    </w:rPr>
                  </w:pPr>
                </w:p>
              </w:tc>
              <w:tc>
                <w:tcPr>
                  <w:tcW w:w="2166" w:type="dxa"/>
                </w:tcPr>
                <w:p w14:paraId="7D2265B6" w14:textId="77777777" w:rsidR="003F40B4" w:rsidRDefault="003F40B4" w:rsidP="00C05B53">
                  <w:pPr>
                    <w:jc w:val="both"/>
                    <w:rPr>
                      <w:rFonts w:ascii="Arial" w:hAnsi="Arial" w:cs="Arial"/>
                      <w:sz w:val="20"/>
                      <w:szCs w:val="20"/>
                    </w:rPr>
                  </w:pPr>
                </w:p>
              </w:tc>
            </w:tr>
            <w:tr w:rsidR="009D3045" w14:paraId="18FC538F" w14:textId="77777777" w:rsidTr="003F40B4">
              <w:trPr>
                <w:trHeight w:val="278"/>
              </w:trPr>
              <w:tc>
                <w:tcPr>
                  <w:tcW w:w="6401" w:type="dxa"/>
                </w:tcPr>
                <w:p w14:paraId="285A056B" w14:textId="3ACAEE69" w:rsidR="009D3045" w:rsidRDefault="003F40B4" w:rsidP="00C05B53">
                  <w:pPr>
                    <w:jc w:val="both"/>
                    <w:rPr>
                      <w:rFonts w:ascii="Arial" w:hAnsi="Arial" w:cs="Arial"/>
                      <w:sz w:val="20"/>
                      <w:szCs w:val="20"/>
                    </w:rPr>
                  </w:pPr>
                  <w:r>
                    <w:rPr>
                      <w:rFonts w:ascii="Arial" w:hAnsi="Arial" w:cs="Arial"/>
                      <w:sz w:val="20"/>
                      <w:szCs w:val="20"/>
                    </w:rPr>
                    <w:t>Otro, ¿</w:t>
                  </w:r>
                  <w:r w:rsidR="0027580B">
                    <w:rPr>
                      <w:rFonts w:ascii="Arial" w:hAnsi="Arial" w:cs="Arial"/>
                      <w:sz w:val="20"/>
                      <w:szCs w:val="20"/>
                    </w:rPr>
                    <w:t>Cuál</w:t>
                  </w:r>
                  <w:r>
                    <w:rPr>
                      <w:rFonts w:ascii="Arial" w:hAnsi="Arial" w:cs="Arial"/>
                      <w:sz w:val="20"/>
                      <w:szCs w:val="20"/>
                    </w:rPr>
                    <w:t>?</w:t>
                  </w:r>
                </w:p>
              </w:tc>
              <w:tc>
                <w:tcPr>
                  <w:tcW w:w="4168" w:type="dxa"/>
                  <w:gridSpan w:val="2"/>
                </w:tcPr>
                <w:p w14:paraId="208E9524" w14:textId="77777777" w:rsidR="009D3045" w:rsidRDefault="009D3045" w:rsidP="00C05B53">
                  <w:pPr>
                    <w:jc w:val="both"/>
                    <w:rPr>
                      <w:rFonts w:ascii="Arial" w:hAnsi="Arial" w:cs="Arial"/>
                      <w:sz w:val="20"/>
                      <w:szCs w:val="20"/>
                    </w:rPr>
                  </w:pPr>
                </w:p>
              </w:tc>
            </w:tr>
            <w:tr w:rsidR="007C2762" w14:paraId="4F0645C7" w14:textId="77777777" w:rsidTr="00ED144E">
              <w:trPr>
                <w:trHeight w:val="278"/>
              </w:trPr>
              <w:tc>
                <w:tcPr>
                  <w:tcW w:w="10569" w:type="dxa"/>
                  <w:gridSpan w:val="3"/>
                </w:tcPr>
                <w:p w14:paraId="2CEB0407" w14:textId="7CB3B104" w:rsidR="007C2762" w:rsidRPr="007C2762" w:rsidRDefault="007C2762" w:rsidP="00C05B53">
                  <w:pPr>
                    <w:jc w:val="both"/>
                    <w:rPr>
                      <w:rFonts w:ascii="Arial" w:hAnsi="Arial" w:cs="Arial"/>
                      <w:b/>
                      <w:bCs/>
                      <w:sz w:val="20"/>
                      <w:szCs w:val="20"/>
                    </w:rPr>
                  </w:pPr>
                  <w:r w:rsidRPr="007C2762">
                    <w:rPr>
                      <w:rFonts w:ascii="Arial" w:hAnsi="Arial" w:cs="Arial"/>
                      <w:b/>
                      <w:bCs/>
                      <w:sz w:val="20"/>
                      <w:szCs w:val="20"/>
                    </w:rPr>
                    <w:t>Sinopsis</w:t>
                  </w:r>
                </w:p>
              </w:tc>
            </w:tr>
            <w:tr w:rsidR="007C2762" w14:paraId="7648C7E2" w14:textId="77777777" w:rsidTr="007C2762">
              <w:trPr>
                <w:trHeight w:val="1123"/>
              </w:trPr>
              <w:tc>
                <w:tcPr>
                  <w:tcW w:w="10569" w:type="dxa"/>
                  <w:gridSpan w:val="3"/>
                </w:tcPr>
                <w:p w14:paraId="56542CD5" w14:textId="77777777" w:rsidR="007C2762" w:rsidRDefault="007C2762" w:rsidP="00C05B53">
                  <w:pPr>
                    <w:jc w:val="both"/>
                    <w:rPr>
                      <w:rFonts w:ascii="Arial" w:hAnsi="Arial" w:cs="Arial"/>
                      <w:sz w:val="20"/>
                      <w:szCs w:val="20"/>
                    </w:rPr>
                  </w:pPr>
                </w:p>
              </w:tc>
            </w:tr>
          </w:tbl>
          <w:p w14:paraId="37AF7759" w14:textId="77777777" w:rsidR="00456596" w:rsidRDefault="00456596" w:rsidP="00C05B53">
            <w:pPr>
              <w:jc w:val="both"/>
              <w:rPr>
                <w:rFonts w:ascii="Arial" w:hAnsi="Arial" w:cs="Arial"/>
                <w:sz w:val="20"/>
                <w:szCs w:val="20"/>
              </w:rPr>
            </w:pPr>
          </w:p>
          <w:p w14:paraId="60510B71" w14:textId="77777777" w:rsidR="003F40B4" w:rsidRDefault="003F40B4" w:rsidP="00C05B53">
            <w:pPr>
              <w:jc w:val="both"/>
              <w:rPr>
                <w:rFonts w:ascii="Arial" w:hAnsi="Arial" w:cs="Arial"/>
                <w:sz w:val="20"/>
                <w:szCs w:val="20"/>
              </w:rPr>
            </w:pPr>
          </w:p>
          <w:tbl>
            <w:tblPr>
              <w:tblStyle w:val="Tablaconcuadrcula"/>
              <w:tblW w:w="10569" w:type="dxa"/>
              <w:tblLook w:val="04A0" w:firstRow="1" w:lastRow="0" w:firstColumn="1" w:lastColumn="0" w:noHBand="0" w:noVBand="1"/>
            </w:tblPr>
            <w:tblGrid>
              <w:gridCol w:w="6401"/>
              <w:gridCol w:w="2002"/>
              <w:gridCol w:w="2166"/>
            </w:tblGrid>
            <w:tr w:rsidR="007C2762" w14:paraId="68D32B46" w14:textId="77777777" w:rsidTr="00C05B53">
              <w:trPr>
                <w:trHeight w:val="278"/>
              </w:trPr>
              <w:tc>
                <w:tcPr>
                  <w:tcW w:w="10569" w:type="dxa"/>
                  <w:gridSpan w:val="3"/>
                </w:tcPr>
                <w:p w14:paraId="00EEEBA8" w14:textId="06B57C4E" w:rsidR="007C2762" w:rsidRPr="003F40B4" w:rsidRDefault="007C2762" w:rsidP="007C2762">
                  <w:pPr>
                    <w:jc w:val="center"/>
                    <w:rPr>
                      <w:rFonts w:ascii="Arial" w:hAnsi="Arial" w:cs="Arial"/>
                      <w:b/>
                      <w:bCs/>
                      <w:sz w:val="20"/>
                      <w:szCs w:val="20"/>
                    </w:rPr>
                  </w:pPr>
                  <w:r w:rsidRPr="003F40B4">
                    <w:rPr>
                      <w:rFonts w:ascii="Arial" w:hAnsi="Arial" w:cs="Arial"/>
                      <w:b/>
                      <w:bCs/>
                      <w:sz w:val="20"/>
                      <w:szCs w:val="20"/>
                    </w:rPr>
                    <w:t xml:space="preserve">Impacto en la esfera </w:t>
                  </w:r>
                  <w:r>
                    <w:rPr>
                      <w:rFonts w:ascii="Arial" w:hAnsi="Arial" w:cs="Arial"/>
                      <w:b/>
                      <w:bCs/>
                      <w:sz w:val="20"/>
                      <w:szCs w:val="20"/>
                    </w:rPr>
                    <w:t>social</w:t>
                  </w:r>
                </w:p>
              </w:tc>
            </w:tr>
            <w:tr w:rsidR="007C2762" w14:paraId="7F0A9978" w14:textId="77777777" w:rsidTr="00C05B53">
              <w:trPr>
                <w:trHeight w:val="278"/>
              </w:trPr>
              <w:tc>
                <w:tcPr>
                  <w:tcW w:w="6401" w:type="dxa"/>
                </w:tcPr>
                <w:p w14:paraId="083012D2" w14:textId="77777777" w:rsidR="007C2762" w:rsidRPr="003F40B4" w:rsidRDefault="007C2762" w:rsidP="007C2762">
                  <w:pPr>
                    <w:jc w:val="center"/>
                    <w:rPr>
                      <w:rFonts w:ascii="Arial" w:hAnsi="Arial" w:cs="Arial"/>
                      <w:b/>
                      <w:bCs/>
                      <w:sz w:val="20"/>
                      <w:szCs w:val="20"/>
                    </w:rPr>
                  </w:pPr>
                  <w:r>
                    <w:rPr>
                      <w:rFonts w:ascii="Arial" w:hAnsi="Arial" w:cs="Arial"/>
                      <w:b/>
                      <w:bCs/>
                      <w:sz w:val="20"/>
                      <w:szCs w:val="20"/>
                    </w:rPr>
                    <w:t>Descripción</w:t>
                  </w:r>
                </w:p>
              </w:tc>
              <w:tc>
                <w:tcPr>
                  <w:tcW w:w="2002" w:type="dxa"/>
                </w:tcPr>
                <w:p w14:paraId="374EC0EE" w14:textId="77777777" w:rsidR="007C2762" w:rsidRPr="003F40B4" w:rsidRDefault="007C2762" w:rsidP="007C2762">
                  <w:pPr>
                    <w:jc w:val="center"/>
                    <w:rPr>
                      <w:rFonts w:ascii="Arial" w:hAnsi="Arial" w:cs="Arial"/>
                      <w:b/>
                      <w:bCs/>
                      <w:sz w:val="20"/>
                      <w:szCs w:val="20"/>
                    </w:rPr>
                  </w:pPr>
                  <w:r>
                    <w:rPr>
                      <w:rFonts w:ascii="Arial" w:hAnsi="Arial" w:cs="Arial"/>
                      <w:b/>
                      <w:bCs/>
                      <w:sz w:val="20"/>
                      <w:szCs w:val="20"/>
                    </w:rPr>
                    <w:t>Si</w:t>
                  </w:r>
                </w:p>
              </w:tc>
              <w:tc>
                <w:tcPr>
                  <w:tcW w:w="2166" w:type="dxa"/>
                </w:tcPr>
                <w:p w14:paraId="634C3E9B" w14:textId="77777777" w:rsidR="007C2762" w:rsidRPr="003F40B4" w:rsidRDefault="007C2762" w:rsidP="007C2762">
                  <w:pPr>
                    <w:jc w:val="center"/>
                    <w:rPr>
                      <w:rFonts w:ascii="Arial" w:hAnsi="Arial" w:cs="Arial"/>
                      <w:b/>
                      <w:bCs/>
                      <w:sz w:val="20"/>
                      <w:szCs w:val="20"/>
                    </w:rPr>
                  </w:pPr>
                  <w:r>
                    <w:rPr>
                      <w:rFonts w:ascii="Arial" w:hAnsi="Arial" w:cs="Arial"/>
                      <w:b/>
                      <w:bCs/>
                      <w:sz w:val="20"/>
                      <w:szCs w:val="20"/>
                    </w:rPr>
                    <w:t>no</w:t>
                  </w:r>
                </w:p>
              </w:tc>
            </w:tr>
            <w:tr w:rsidR="007C2762" w14:paraId="3660494B" w14:textId="77777777" w:rsidTr="00C05B53">
              <w:trPr>
                <w:trHeight w:val="278"/>
              </w:trPr>
              <w:tc>
                <w:tcPr>
                  <w:tcW w:w="6401" w:type="dxa"/>
                </w:tcPr>
                <w:p w14:paraId="54AE96A4" w14:textId="55AC3312" w:rsidR="007C2762" w:rsidRDefault="00D846D4" w:rsidP="007C2762">
                  <w:pPr>
                    <w:jc w:val="both"/>
                    <w:rPr>
                      <w:rFonts w:ascii="Arial" w:hAnsi="Arial" w:cs="Arial"/>
                      <w:sz w:val="20"/>
                      <w:szCs w:val="20"/>
                    </w:rPr>
                  </w:pPr>
                  <w:r>
                    <w:rPr>
                      <w:rFonts w:ascii="Arial" w:hAnsi="Arial" w:cs="Arial"/>
                      <w:sz w:val="20"/>
                      <w:szCs w:val="20"/>
                    </w:rPr>
                    <w:t>Ruptura del tejido social</w:t>
                  </w:r>
                </w:p>
              </w:tc>
              <w:tc>
                <w:tcPr>
                  <w:tcW w:w="2002" w:type="dxa"/>
                </w:tcPr>
                <w:p w14:paraId="48D5E9C5" w14:textId="77777777" w:rsidR="007C2762" w:rsidRDefault="007C2762" w:rsidP="007C2762">
                  <w:pPr>
                    <w:jc w:val="both"/>
                    <w:rPr>
                      <w:rFonts w:ascii="Arial" w:hAnsi="Arial" w:cs="Arial"/>
                      <w:sz w:val="20"/>
                      <w:szCs w:val="20"/>
                    </w:rPr>
                  </w:pPr>
                </w:p>
              </w:tc>
              <w:tc>
                <w:tcPr>
                  <w:tcW w:w="2166" w:type="dxa"/>
                </w:tcPr>
                <w:p w14:paraId="5175FC63" w14:textId="77777777" w:rsidR="007C2762" w:rsidRDefault="007C2762" w:rsidP="007C2762">
                  <w:pPr>
                    <w:jc w:val="both"/>
                    <w:rPr>
                      <w:rFonts w:ascii="Arial" w:hAnsi="Arial" w:cs="Arial"/>
                      <w:sz w:val="20"/>
                      <w:szCs w:val="20"/>
                    </w:rPr>
                  </w:pPr>
                </w:p>
              </w:tc>
            </w:tr>
            <w:tr w:rsidR="007C2762" w14:paraId="16CC724D" w14:textId="77777777" w:rsidTr="00C05B53">
              <w:trPr>
                <w:trHeight w:val="278"/>
              </w:trPr>
              <w:tc>
                <w:tcPr>
                  <w:tcW w:w="6401" w:type="dxa"/>
                </w:tcPr>
                <w:p w14:paraId="26E8883B" w14:textId="5E546F16" w:rsidR="007C2762" w:rsidRDefault="007136D8" w:rsidP="007C2762">
                  <w:pPr>
                    <w:jc w:val="both"/>
                    <w:rPr>
                      <w:rFonts w:ascii="Arial" w:hAnsi="Arial" w:cs="Arial"/>
                      <w:sz w:val="20"/>
                      <w:szCs w:val="20"/>
                    </w:rPr>
                  </w:pPr>
                  <w:r>
                    <w:rPr>
                      <w:rFonts w:ascii="Arial" w:hAnsi="Arial" w:cs="Arial"/>
                      <w:sz w:val="20"/>
                      <w:szCs w:val="20"/>
                    </w:rPr>
                    <w:t>Perdida de redes de apoyo</w:t>
                  </w:r>
                </w:p>
              </w:tc>
              <w:tc>
                <w:tcPr>
                  <w:tcW w:w="2002" w:type="dxa"/>
                </w:tcPr>
                <w:p w14:paraId="41BF0BF0" w14:textId="77777777" w:rsidR="007C2762" w:rsidRDefault="007C2762" w:rsidP="007C2762">
                  <w:pPr>
                    <w:jc w:val="both"/>
                    <w:rPr>
                      <w:rFonts w:ascii="Arial" w:hAnsi="Arial" w:cs="Arial"/>
                      <w:sz w:val="20"/>
                      <w:szCs w:val="20"/>
                    </w:rPr>
                  </w:pPr>
                </w:p>
              </w:tc>
              <w:tc>
                <w:tcPr>
                  <w:tcW w:w="2166" w:type="dxa"/>
                </w:tcPr>
                <w:p w14:paraId="5939BB1F" w14:textId="77777777" w:rsidR="007C2762" w:rsidRDefault="007C2762" w:rsidP="007C2762">
                  <w:pPr>
                    <w:jc w:val="both"/>
                    <w:rPr>
                      <w:rFonts w:ascii="Arial" w:hAnsi="Arial" w:cs="Arial"/>
                      <w:sz w:val="20"/>
                      <w:szCs w:val="20"/>
                    </w:rPr>
                  </w:pPr>
                </w:p>
              </w:tc>
            </w:tr>
            <w:tr w:rsidR="007C2762" w14:paraId="30F5C497" w14:textId="77777777" w:rsidTr="00C05B53">
              <w:trPr>
                <w:trHeight w:val="278"/>
              </w:trPr>
              <w:tc>
                <w:tcPr>
                  <w:tcW w:w="6401" w:type="dxa"/>
                </w:tcPr>
                <w:p w14:paraId="3C49A5E0" w14:textId="608E4D53" w:rsidR="007C2762" w:rsidRDefault="00512838" w:rsidP="007C2762">
                  <w:pPr>
                    <w:jc w:val="both"/>
                    <w:rPr>
                      <w:rFonts w:ascii="Arial" w:hAnsi="Arial" w:cs="Arial"/>
                      <w:sz w:val="20"/>
                      <w:szCs w:val="20"/>
                    </w:rPr>
                  </w:pPr>
                  <w:r>
                    <w:rPr>
                      <w:rFonts w:ascii="Arial" w:hAnsi="Arial" w:cs="Arial"/>
                      <w:sz w:val="20"/>
                      <w:szCs w:val="20"/>
                    </w:rPr>
                    <w:t>Traslado de factores de violencia de un territorio a otro</w:t>
                  </w:r>
                </w:p>
              </w:tc>
              <w:tc>
                <w:tcPr>
                  <w:tcW w:w="2002" w:type="dxa"/>
                </w:tcPr>
                <w:p w14:paraId="706D5B2A" w14:textId="77777777" w:rsidR="007C2762" w:rsidRDefault="007C2762" w:rsidP="007C2762">
                  <w:pPr>
                    <w:jc w:val="both"/>
                    <w:rPr>
                      <w:rFonts w:ascii="Arial" w:hAnsi="Arial" w:cs="Arial"/>
                      <w:sz w:val="20"/>
                      <w:szCs w:val="20"/>
                    </w:rPr>
                  </w:pPr>
                </w:p>
              </w:tc>
              <w:tc>
                <w:tcPr>
                  <w:tcW w:w="2166" w:type="dxa"/>
                </w:tcPr>
                <w:p w14:paraId="2E4F3D77" w14:textId="77777777" w:rsidR="007C2762" w:rsidRDefault="007C2762" w:rsidP="007C2762">
                  <w:pPr>
                    <w:jc w:val="both"/>
                    <w:rPr>
                      <w:rFonts w:ascii="Arial" w:hAnsi="Arial" w:cs="Arial"/>
                      <w:sz w:val="20"/>
                      <w:szCs w:val="20"/>
                    </w:rPr>
                  </w:pPr>
                </w:p>
              </w:tc>
            </w:tr>
            <w:tr w:rsidR="007C2762" w14:paraId="02DE3775" w14:textId="77777777" w:rsidTr="00512838">
              <w:trPr>
                <w:trHeight w:val="71"/>
              </w:trPr>
              <w:tc>
                <w:tcPr>
                  <w:tcW w:w="6401" w:type="dxa"/>
                </w:tcPr>
                <w:p w14:paraId="5F839DD6" w14:textId="25078AC6" w:rsidR="007C2762" w:rsidRDefault="00512838" w:rsidP="007C2762">
                  <w:pPr>
                    <w:jc w:val="both"/>
                    <w:rPr>
                      <w:rFonts w:ascii="Arial" w:hAnsi="Arial" w:cs="Arial"/>
                      <w:sz w:val="20"/>
                      <w:szCs w:val="20"/>
                    </w:rPr>
                  </w:pPr>
                  <w:r>
                    <w:rPr>
                      <w:rFonts w:ascii="Arial" w:hAnsi="Arial" w:cs="Arial"/>
                      <w:sz w:val="20"/>
                      <w:szCs w:val="20"/>
                    </w:rPr>
                    <w:t>Confinamiento o auto confinamiento</w:t>
                  </w:r>
                </w:p>
              </w:tc>
              <w:tc>
                <w:tcPr>
                  <w:tcW w:w="2002" w:type="dxa"/>
                </w:tcPr>
                <w:p w14:paraId="574AF16F" w14:textId="77777777" w:rsidR="007C2762" w:rsidRDefault="007C2762" w:rsidP="007C2762">
                  <w:pPr>
                    <w:jc w:val="both"/>
                    <w:rPr>
                      <w:rFonts w:ascii="Arial" w:hAnsi="Arial" w:cs="Arial"/>
                      <w:sz w:val="20"/>
                      <w:szCs w:val="20"/>
                    </w:rPr>
                  </w:pPr>
                </w:p>
              </w:tc>
              <w:tc>
                <w:tcPr>
                  <w:tcW w:w="2166" w:type="dxa"/>
                </w:tcPr>
                <w:p w14:paraId="711D0F3B" w14:textId="77777777" w:rsidR="007C2762" w:rsidRDefault="007C2762" w:rsidP="007C2762">
                  <w:pPr>
                    <w:jc w:val="both"/>
                    <w:rPr>
                      <w:rFonts w:ascii="Arial" w:hAnsi="Arial" w:cs="Arial"/>
                      <w:sz w:val="20"/>
                      <w:szCs w:val="20"/>
                    </w:rPr>
                  </w:pPr>
                </w:p>
              </w:tc>
            </w:tr>
            <w:tr w:rsidR="007C2762" w14:paraId="3B9E3CCF" w14:textId="77777777" w:rsidTr="00512838">
              <w:trPr>
                <w:trHeight w:val="259"/>
              </w:trPr>
              <w:tc>
                <w:tcPr>
                  <w:tcW w:w="6401" w:type="dxa"/>
                </w:tcPr>
                <w:p w14:paraId="22024212" w14:textId="052C8429" w:rsidR="007C2762" w:rsidRDefault="00512838" w:rsidP="007C2762">
                  <w:pPr>
                    <w:jc w:val="both"/>
                    <w:rPr>
                      <w:rFonts w:ascii="Arial" w:hAnsi="Arial" w:cs="Arial"/>
                      <w:sz w:val="20"/>
                      <w:szCs w:val="20"/>
                    </w:rPr>
                  </w:pPr>
                  <w:r>
                    <w:rPr>
                      <w:rFonts w:ascii="Arial" w:hAnsi="Arial" w:cs="Arial"/>
                      <w:sz w:val="20"/>
                      <w:szCs w:val="20"/>
                    </w:rPr>
                    <w:t>Restricción de movilidad</w:t>
                  </w:r>
                </w:p>
              </w:tc>
              <w:tc>
                <w:tcPr>
                  <w:tcW w:w="2002" w:type="dxa"/>
                </w:tcPr>
                <w:p w14:paraId="4BAD79B8" w14:textId="77777777" w:rsidR="007C2762" w:rsidRDefault="007C2762" w:rsidP="007C2762">
                  <w:pPr>
                    <w:jc w:val="both"/>
                    <w:rPr>
                      <w:rFonts w:ascii="Arial" w:hAnsi="Arial" w:cs="Arial"/>
                      <w:sz w:val="20"/>
                      <w:szCs w:val="20"/>
                    </w:rPr>
                  </w:pPr>
                </w:p>
              </w:tc>
              <w:tc>
                <w:tcPr>
                  <w:tcW w:w="2166" w:type="dxa"/>
                </w:tcPr>
                <w:p w14:paraId="592355C5" w14:textId="77777777" w:rsidR="007C2762" w:rsidRDefault="007C2762" w:rsidP="007C2762">
                  <w:pPr>
                    <w:jc w:val="both"/>
                    <w:rPr>
                      <w:rFonts w:ascii="Arial" w:hAnsi="Arial" w:cs="Arial"/>
                      <w:sz w:val="20"/>
                      <w:szCs w:val="20"/>
                    </w:rPr>
                  </w:pPr>
                </w:p>
              </w:tc>
            </w:tr>
            <w:tr w:rsidR="00512838" w14:paraId="4A273450" w14:textId="77777777" w:rsidTr="00512838">
              <w:trPr>
                <w:trHeight w:val="259"/>
              </w:trPr>
              <w:tc>
                <w:tcPr>
                  <w:tcW w:w="6401" w:type="dxa"/>
                </w:tcPr>
                <w:p w14:paraId="7F8DF591" w14:textId="079AB2E3" w:rsidR="00512838" w:rsidRDefault="004D116A" w:rsidP="007C2762">
                  <w:pPr>
                    <w:jc w:val="both"/>
                    <w:rPr>
                      <w:rFonts w:ascii="Arial" w:hAnsi="Arial" w:cs="Arial"/>
                      <w:sz w:val="20"/>
                      <w:szCs w:val="20"/>
                    </w:rPr>
                  </w:pPr>
                  <w:r>
                    <w:rPr>
                      <w:rFonts w:ascii="Arial" w:hAnsi="Arial" w:cs="Arial"/>
                      <w:sz w:val="20"/>
                      <w:szCs w:val="20"/>
                    </w:rPr>
                    <w:t>Desarraigo territorial y cultural</w:t>
                  </w:r>
                </w:p>
              </w:tc>
              <w:tc>
                <w:tcPr>
                  <w:tcW w:w="2002" w:type="dxa"/>
                </w:tcPr>
                <w:p w14:paraId="0412AAB9" w14:textId="77777777" w:rsidR="00512838" w:rsidRDefault="00512838" w:rsidP="007C2762">
                  <w:pPr>
                    <w:jc w:val="both"/>
                    <w:rPr>
                      <w:rFonts w:ascii="Arial" w:hAnsi="Arial" w:cs="Arial"/>
                      <w:sz w:val="20"/>
                      <w:szCs w:val="20"/>
                    </w:rPr>
                  </w:pPr>
                </w:p>
              </w:tc>
              <w:tc>
                <w:tcPr>
                  <w:tcW w:w="2166" w:type="dxa"/>
                </w:tcPr>
                <w:p w14:paraId="5B2C362D" w14:textId="77777777" w:rsidR="00512838" w:rsidRDefault="00512838" w:rsidP="007C2762">
                  <w:pPr>
                    <w:jc w:val="both"/>
                    <w:rPr>
                      <w:rFonts w:ascii="Arial" w:hAnsi="Arial" w:cs="Arial"/>
                      <w:sz w:val="20"/>
                      <w:szCs w:val="20"/>
                    </w:rPr>
                  </w:pPr>
                </w:p>
              </w:tc>
            </w:tr>
            <w:tr w:rsidR="00512838" w14:paraId="255C36B5" w14:textId="77777777" w:rsidTr="00512838">
              <w:trPr>
                <w:trHeight w:val="259"/>
              </w:trPr>
              <w:tc>
                <w:tcPr>
                  <w:tcW w:w="6401" w:type="dxa"/>
                </w:tcPr>
                <w:p w14:paraId="12C106FA" w14:textId="34A4D0AE" w:rsidR="00512838" w:rsidRDefault="004D116A" w:rsidP="007C2762">
                  <w:pPr>
                    <w:jc w:val="both"/>
                    <w:rPr>
                      <w:rFonts w:ascii="Arial" w:hAnsi="Arial" w:cs="Arial"/>
                      <w:sz w:val="20"/>
                      <w:szCs w:val="20"/>
                    </w:rPr>
                  </w:pPr>
                  <w:r>
                    <w:rPr>
                      <w:rFonts w:ascii="Arial" w:hAnsi="Arial" w:cs="Arial"/>
                      <w:sz w:val="20"/>
                      <w:szCs w:val="20"/>
                    </w:rPr>
                    <w:t>Normalización de la violencia</w:t>
                  </w:r>
                </w:p>
              </w:tc>
              <w:tc>
                <w:tcPr>
                  <w:tcW w:w="2002" w:type="dxa"/>
                </w:tcPr>
                <w:p w14:paraId="12355F0B" w14:textId="77777777" w:rsidR="00512838" w:rsidRDefault="00512838" w:rsidP="007C2762">
                  <w:pPr>
                    <w:jc w:val="both"/>
                    <w:rPr>
                      <w:rFonts w:ascii="Arial" w:hAnsi="Arial" w:cs="Arial"/>
                      <w:sz w:val="20"/>
                      <w:szCs w:val="20"/>
                    </w:rPr>
                  </w:pPr>
                </w:p>
              </w:tc>
              <w:tc>
                <w:tcPr>
                  <w:tcW w:w="2166" w:type="dxa"/>
                </w:tcPr>
                <w:p w14:paraId="248BE1A5" w14:textId="77777777" w:rsidR="00512838" w:rsidRDefault="00512838" w:rsidP="007C2762">
                  <w:pPr>
                    <w:jc w:val="both"/>
                    <w:rPr>
                      <w:rFonts w:ascii="Arial" w:hAnsi="Arial" w:cs="Arial"/>
                      <w:sz w:val="20"/>
                      <w:szCs w:val="20"/>
                    </w:rPr>
                  </w:pPr>
                </w:p>
              </w:tc>
            </w:tr>
            <w:tr w:rsidR="00512838" w14:paraId="5D7A31D9" w14:textId="77777777" w:rsidTr="00512838">
              <w:trPr>
                <w:trHeight w:val="259"/>
              </w:trPr>
              <w:tc>
                <w:tcPr>
                  <w:tcW w:w="6401" w:type="dxa"/>
                </w:tcPr>
                <w:p w14:paraId="5FAF3722" w14:textId="6F9504D7" w:rsidR="00512838" w:rsidRDefault="004D116A" w:rsidP="007C2762">
                  <w:pPr>
                    <w:jc w:val="both"/>
                    <w:rPr>
                      <w:rFonts w:ascii="Arial" w:hAnsi="Arial" w:cs="Arial"/>
                      <w:sz w:val="20"/>
                      <w:szCs w:val="20"/>
                    </w:rPr>
                  </w:pPr>
                  <w:r>
                    <w:rPr>
                      <w:rFonts w:ascii="Arial" w:hAnsi="Arial" w:cs="Arial"/>
                      <w:sz w:val="20"/>
                      <w:szCs w:val="20"/>
                    </w:rPr>
                    <w:t>Afectación al goce al derecho de la libertad y seguridad personal</w:t>
                  </w:r>
                </w:p>
              </w:tc>
              <w:tc>
                <w:tcPr>
                  <w:tcW w:w="2002" w:type="dxa"/>
                </w:tcPr>
                <w:p w14:paraId="5FE2EF96" w14:textId="77777777" w:rsidR="00512838" w:rsidRDefault="00512838" w:rsidP="007C2762">
                  <w:pPr>
                    <w:jc w:val="both"/>
                    <w:rPr>
                      <w:rFonts w:ascii="Arial" w:hAnsi="Arial" w:cs="Arial"/>
                      <w:sz w:val="20"/>
                      <w:szCs w:val="20"/>
                    </w:rPr>
                  </w:pPr>
                </w:p>
              </w:tc>
              <w:tc>
                <w:tcPr>
                  <w:tcW w:w="2166" w:type="dxa"/>
                </w:tcPr>
                <w:p w14:paraId="200E3E56" w14:textId="77777777" w:rsidR="00512838" w:rsidRDefault="00512838" w:rsidP="007C2762">
                  <w:pPr>
                    <w:jc w:val="both"/>
                    <w:rPr>
                      <w:rFonts w:ascii="Arial" w:hAnsi="Arial" w:cs="Arial"/>
                      <w:sz w:val="20"/>
                      <w:szCs w:val="20"/>
                    </w:rPr>
                  </w:pPr>
                </w:p>
              </w:tc>
            </w:tr>
            <w:tr w:rsidR="007C2762" w14:paraId="79FEB3E5" w14:textId="77777777" w:rsidTr="00C05B53">
              <w:trPr>
                <w:trHeight w:val="278"/>
              </w:trPr>
              <w:tc>
                <w:tcPr>
                  <w:tcW w:w="6401" w:type="dxa"/>
                </w:tcPr>
                <w:p w14:paraId="408FADA9" w14:textId="3C175E40" w:rsidR="007C2762" w:rsidRDefault="007C2762" w:rsidP="007C2762">
                  <w:pPr>
                    <w:jc w:val="both"/>
                    <w:rPr>
                      <w:rFonts w:ascii="Arial" w:hAnsi="Arial" w:cs="Arial"/>
                      <w:sz w:val="20"/>
                      <w:szCs w:val="20"/>
                    </w:rPr>
                  </w:pPr>
                  <w:r>
                    <w:rPr>
                      <w:rFonts w:ascii="Arial" w:hAnsi="Arial" w:cs="Arial"/>
                      <w:sz w:val="20"/>
                      <w:szCs w:val="20"/>
                    </w:rPr>
                    <w:t>Otro, ¿</w:t>
                  </w:r>
                  <w:r w:rsidR="0027580B">
                    <w:rPr>
                      <w:rFonts w:ascii="Arial" w:hAnsi="Arial" w:cs="Arial"/>
                      <w:sz w:val="20"/>
                      <w:szCs w:val="20"/>
                    </w:rPr>
                    <w:t>Cuál</w:t>
                  </w:r>
                  <w:r>
                    <w:rPr>
                      <w:rFonts w:ascii="Arial" w:hAnsi="Arial" w:cs="Arial"/>
                      <w:sz w:val="20"/>
                      <w:szCs w:val="20"/>
                    </w:rPr>
                    <w:t>?</w:t>
                  </w:r>
                </w:p>
              </w:tc>
              <w:tc>
                <w:tcPr>
                  <w:tcW w:w="4168" w:type="dxa"/>
                  <w:gridSpan w:val="2"/>
                </w:tcPr>
                <w:p w14:paraId="63060BC7" w14:textId="77777777" w:rsidR="007C2762" w:rsidRDefault="007C2762" w:rsidP="007C2762">
                  <w:pPr>
                    <w:jc w:val="both"/>
                    <w:rPr>
                      <w:rFonts w:ascii="Arial" w:hAnsi="Arial" w:cs="Arial"/>
                      <w:sz w:val="20"/>
                      <w:szCs w:val="20"/>
                    </w:rPr>
                  </w:pPr>
                </w:p>
              </w:tc>
            </w:tr>
            <w:tr w:rsidR="007C2762" w14:paraId="61AD69DA" w14:textId="77777777" w:rsidTr="00C05B53">
              <w:trPr>
                <w:trHeight w:val="278"/>
              </w:trPr>
              <w:tc>
                <w:tcPr>
                  <w:tcW w:w="10569" w:type="dxa"/>
                  <w:gridSpan w:val="3"/>
                </w:tcPr>
                <w:p w14:paraId="3B4859E5" w14:textId="77777777" w:rsidR="007C2762" w:rsidRPr="007C2762" w:rsidRDefault="007C2762" w:rsidP="007C2762">
                  <w:pPr>
                    <w:jc w:val="both"/>
                    <w:rPr>
                      <w:rFonts w:ascii="Arial" w:hAnsi="Arial" w:cs="Arial"/>
                      <w:b/>
                      <w:bCs/>
                      <w:sz w:val="20"/>
                      <w:szCs w:val="20"/>
                    </w:rPr>
                  </w:pPr>
                  <w:r w:rsidRPr="007C2762">
                    <w:rPr>
                      <w:rFonts w:ascii="Arial" w:hAnsi="Arial" w:cs="Arial"/>
                      <w:b/>
                      <w:bCs/>
                      <w:sz w:val="20"/>
                      <w:szCs w:val="20"/>
                    </w:rPr>
                    <w:t>Sinopsis</w:t>
                  </w:r>
                </w:p>
              </w:tc>
            </w:tr>
            <w:tr w:rsidR="007C2762" w14:paraId="4B218B85" w14:textId="77777777" w:rsidTr="00C05B53">
              <w:trPr>
                <w:trHeight w:val="1123"/>
              </w:trPr>
              <w:tc>
                <w:tcPr>
                  <w:tcW w:w="10569" w:type="dxa"/>
                  <w:gridSpan w:val="3"/>
                </w:tcPr>
                <w:p w14:paraId="54C2AADC" w14:textId="77777777" w:rsidR="007C2762" w:rsidRDefault="007C2762" w:rsidP="007C2762">
                  <w:pPr>
                    <w:jc w:val="both"/>
                    <w:rPr>
                      <w:rFonts w:ascii="Arial" w:hAnsi="Arial" w:cs="Arial"/>
                      <w:sz w:val="20"/>
                      <w:szCs w:val="20"/>
                    </w:rPr>
                  </w:pPr>
                </w:p>
              </w:tc>
            </w:tr>
          </w:tbl>
          <w:p w14:paraId="252B15C5" w14:textId="77777777" w:rsidR="007C2762" w:rsidRDefault="007C2762" w:rsidP="00C05B53">
            <w:pPr>
              <w:jc w:val="both"/>
              <w:rPr>
                <w:rFonts w:ascii="Arial" w:hAnsi="Arial" w:cs="Arial"/>
                <w:sz w:val="20"/>
                <w:szCs w:val="20"/>
              </w:rPr>
            </w:pPr>
          </w:p>
          <w:p w14:paraId="4A603741" w14:textId="77777777" w:rsidR="003F40B4" w:rsidRDefault="003F40B4" w:rsidP="00C05B53">
            <w:pPr>
              <w:jc w:val="both"/>
              <w:rPr>
                <w:rFonts w:ascii="Arial" w:hAnsi="Arial" w:cs="Arial"/>
                <w:sz w:val="20"/>
                <w:szCs w:val="20"/>
              </w:rPr>
            </w:pPr>
          </w:p>
          <w:tbl>
            <w:tblPr>
              <w:tblStyle w:val="Tablaconcuadrcula"/>
              <w:tblW w:w="10569" w:type="dxa"/>
              <w:tblLook w:val="04A0" w:firstRow="1" w:lastRow="0" w:firstColumn="1" w:lastColumn="0" w:noHBand="0" w:noVBand="1"/>
            </w:tblPr>
            <w:tblGrid>
              <w:gridCol w:w="6401"/>
              <w:gridCol w:w="2002"/>
              <w:gridCol w:w="2166"/>
            </w:tblGrid>
            <w:tr w:rsidR="004D116A" w14:paraId="48B36AE8" w14:textId="77777777" w:rsidTr="00C05B53">
              <w:trPr>
                <w:trHeight w:val="278"/>
              </w:trPr>
              <w:tc>
                <w:tcPr>
                  <w:tcW w:w="10569" w:type="dxa"/>
                  <w:gridSpan w:val="3"/>
                </w:tcPr>
                <w:p w14:paraId="75E7624F" w14:textId="0341E3E9" w:rsidR="004D116A" w:rsidRPr="003F40B4" w:rsidRDefault="004D116A" w:rsidP="004D116A">
                  <w:pPr>
                    <w:jc w:val="center"/>
                    <w:rPr>
                      <w:rFonts w:ascii="Arial" w:hAnsi="Arial" w:cs="Arial"/>
                      <w:b/>
                      <w:bCs/>
                      <w:sz w:val="20"/>
                      <w:szCs w:val="20"/>
                    </w:rPr>
                  </w:pPr>
                  <w:r w:rsidRPr="003F40B4">
                    <w:rPr>
                      <w:rFonts w:ascii="Arial" w:hAnsi="Arial" w:cs="Arial"/>
                      <w:b/>
                      <w:bCs/>
                      <w:sz w:val="20"/>
                      <w:szCs w:val="20"/>
                    </w:rPr>
                    <w:t xml:space="preserve">Impacto en la esfera </w:t>
                  </w:r>
                  <w:r>
                    <w:rPr>
                      <w:rFonts w:ascii="Arial" w:hAnsi="Arial" w:cs="Arial"/>
                      <w:b/>
                      <w:bCs/>
                      <w:sz w:val="20"/>
                      <w:szCs w:val="20"/>
                    </w:rPr>
                    <w:t>polític</w:t>
                  </w:r>
                  <w:r w:rsidR="00591377">
                    <w:rPr>
                      <w:rFonts w:ascii="Arial" w:hAnsi="Arial" w:cs="Arial"/>
                      <w:b/>
                      <w:bCs/>
                      <w:sz w:val="20"/>
                      <w:szCs w:val="20"/>
                    </w:rPr>
                    <w:t>o-institucional</w:t>
                  </w:r>
                </w:p>
              </w:tc>
            </w:tr>
            <w:tr w:rsidR="004D116A" w14:paraId="56A96EF8" w14:textId="77777777" w:rsidTr="00C05B53">
              <w:trPr>
                <w:trHeight w:val="278"/>
              </w:trPr>
              <w:tc>
                <w:tcPr>
                  <w:tcW w:w="6401" w:type="dxa"/>
                </w:tcPr>
                <w:p w14:paraId="26192A03" w14:textId="77777777" w:rsidR="004D116A" w:rsidRPr="003F40B4" w:rsidRDefault="004D116A" w:rsidP="004D116A">
                  <w:pPr>
                    <w:jc w:val="center"/>
                    <w:rPr>
                      <w:rFonts w:ascii="Arial" w:hAnsi="Arial" w:cs="Arial"/>
                      <w:b/>
                      <w:bCs/>
                      <w:sz w:val="20"/>
                      <w:szCs w:val="20"/>
                    </w:rPr>
                  </w:pPr>
                  <w:r>
                    <w:rPr>
                      <w:rFonts w:ascii="Arial" w:hAnsi="Arial" w:cs="Arial"/>
                      <w:b/>
                      <w:bCs/>
                      <w:sz w:val="20"/>
                      <w:szCs w:val="20"/>
                    </w:rPr>
                    <w:t>Descripción</w:t>
                  </w:r>
                </w:p>
              </w:tc>
              <w:tc>
                <w:tcPr>
                  <w:tcW w:w="2002" w:type="dxa"/>
                </w:tcPr>
                <w:p w14:paraId="2E6D85DD" w14:textId="77777777" w:rsidR="004D116A" w:rsidRPr="003F40B4" w:rsidRDefault="004D116A" w:rsidP="004D116A">
                  <w:pPr>
                    <w:jc w:val="center"/>
                    <w:rPr>
                      <w:rFonts w:ascii="Arial" w:hAnsi="Arial" w:cs="Arial"/>
                      <w:b/>
                      <w:bCs/>
                      <w:sz w:val="20"/>
                      <w:szCs w:val="20"/>
                    </w:rPr>
                  </w:pPr>
                  <w:r>
                    <w:rPr>
                      <w:rFonts w:ascii="Arial" w:hAnsi="Arial" w:cs="Arial"/>
                      <w:b/>
                      <w:bCs/>
                      <w:sz w:val="20"/>
                      <w:szCs w:val="20"/>
                    </w:rPr>
                    <w:t>Si</w:t>
                  </w:r>
                </w:p>
              </w:tc>
              <w:tc>
                <w:tcPr>
                  <w:tcW w:w="2166" w:type="dxa"/>
                </w:tcPr>
                <w:p w14:paraId="3AB541C8" w14:textId="77777777" w:rsidR="004D116A" w:rsidRPr="003F40B4" w:rsidRDefault="004D116A" w:rsidP="004D116A">
                  <w:pPr>
                    <w:jc w:val="center"/>
                    <w:rPr>
                      <w:rFonts w:ascii="Arial" w:hAnsi="Arial" w:cs="Arial"/>
                      <w:b/>
                      <w:bCs/>
                      <w:sz w:val="20"/>
                      <w:szCs w:val="20"/>
                    </w:rPr>
                  </w:pPr>
                  <w:r>
                    <w:rPr>
                      <w:rFonts w:ascii="Arial" w:hAnsi="Arial" w:cs="Arial"/>
                      <w:b/>
                      <w:bCs/>
                      <w:sz w:val="20"/>
                      <w:szCs w:val="20"/>
                    </w:rPr>
                    <w:t>no</w:t>
                  </w:r>
                </w:p>
              </w:tc>
            </w:tr>
            <w:tr w:rsidR="004D116A" w14:paraId="757E8ACC" w14:textId="77777777" w:rsidTr="00C05B53">
              <w:trPr>
                <w:trHeight w:val="278"/>
              </w:trPr>
              <w:tc>
                <w:tcPr>
                  <w:tcW w:w="6401" w:type="dxa"/>
                </w:tcPr>
                <w:p w14:paraId="3D130DB7" w14:textId="788396F0" w:rsidR="004D116A" w:rsidRDefault="00591377" w:rsidP="004D116A">
                  <w:pPr>
                    <w:jc w:val="both"/>
                    <w:rPr>
                      <w:rFonts w:ascii="Arial" w:hAnsi="Arial" w:cs="Arial"/>
                      <w:sz w:val="20"/>
                      <w:szCs w:val="20"/>
                    </w:rPr>
                  </w:pPr>
                  <w:r>
                    <w:rPr>
                      <w:rFonts w:ascii="Arial" w:hAnsi="Arial" w:cs="Arial"/>
                      <w:sz w:val="20"/>
                      <w:szCs w:val="20"/>
                    </w:rPr>
                    <w:t>Restricción en la participación política</w:t>
                  </w:r>
                </w:p>
              </w:tc>
              <w:tc>
                <w:tcPr>
                  <w:tcW w:w="2002" w:type="dxa"/>
                </w:tcPr>
                <w:p w14:paraId="1F01F55B" w14:textId="77777777" w:rsidR="004D116A" w:rsidRDefault="004D116A" w:rsidP="004D116A">
                  <w:pPr>
                    <w:jc w:val="both"/>
                    <w:rPr>
                      <w:rFonts w:ascii="Arial" w:hAnsi="Arial" w:cs="Arial"/>
                      <w:sz w:val="20"/>
                      <w:szCs w:val="20"/>
                    </w:rPr>
                  </w:pPr>
                </w:p>
              </w:tc>
              <w:tc>
                <w:tcPr>
                  <w:tcW w:w="2166" w:type="dxa"/>
                </w:tcPr>
                <w:p w14:paraId="292E6FAA" w14:textId="77777777" w:rsidR="004D116A" w:rsidRDefault="004D116A" w:rsidP="004D116A">
                  <w:pPr>
                    <w:jc w:val="both"/>
                    <w:rPr>
                      <w:rFonts w:ascii="Arial" w:hAnsi="Arial" w:cs="Arial"/>
                      <w:sz w:val="20"/>
                      <w:szCs w:val="20"/>
                    </w:rPr>
                  </w:pPr>
                </w:p>
              </w:tc>
            </w:tr>
            <w:tr w:rsidR="004D116A" w14:paraId="4C902C9A" w14:textId="77777777" w:rsidTr="00C05B53">
              <w:trPr>
                <w:trHeight w:val="278"/>
              </w:trPr>
              <w:tc>
                <w:tcPr>
                  <w:tcW w:w="6401" w:type="dxa"/>
                </w:tcPr>
                <w:p w14:paraId="129F9D3D" w14:textId="021D7D2F" w:rsidR="004D116A" w:rsidRDefault="00591377" w:rsidP="004D116A">
                  <w:pPr>
                    <w:jc w:val="both"/>
                    <w:rPr>
                      <w:rFonts w:ascii="Arial" w:hAnsi="Arial" w:cs="Arial"/>
                      <w:sz w:val="20"/>
                      <w:szCs w:val="20"/>
                    </w:rPr>
                  </w:pPr>
                  <w:r>
                    <w:rPr>
                      <w:rFonts w:ascii="Arial" w:hAnsi="Arial" w:cs="Arial"/>
                      <w:sz w:val="20"/>
                      <w:szCs w:val="20"/>
                    </w:rPr>
                    <w:t>Desarticulación en los liderazgos</w:t>
                  </w:r>
                </w:p>
              </w:tc>
              <w:tc>
                <w:tcPr>
                  <w:tcW w:w="2002" w:type="dxa"/>
                </w:tcPr>
                <w:p w14:paraId="105FDAA5" w14:textId="77777777" w:rsidR="004D116A" w:rsidRDefault="004D116A" w:rsidP="004D116A">
                  <w:pPr>
                    <w:jc w:val="both"/>
                    <w:rPr>
                      <w:rFonts w:ascii="Arial" w:hAnsi="Arial" w:cs="Arial"/>
                      <w:sz w:val="20"/>
                      <w:szCs w:val="20"/>
                    </w:rPr>
                  </w:pPr>
                </w:p>
              </w:tc>
              <w:tc>
                <w:tcPr>
                  <w:tcW w:w="2166" w:type="dxa"/>
                </w:tcPr>
                <w:p w14:paraId="4853A93C" w14:textId="77777777" w:rsidR="004D116A" w:rsidRDefault="004D116A" w:rsidP="004D116A">
                  <w:pPr>
                    <w:jc w:val="both"/>
                    <w:rPr>
                      <w:rFonts w:ascii="Arial" w:hAnsi="Arial" w:cs="Arial"/>
                      <w:sz w:val="20"/>
                      <w:szCs w:val="20"/>
                    </w:rPr>
                  </w:pPr>
                </w:p>
              </w:tc>
            </w:tr>
            <w:tr w:rsidR="004D116A" w14:paraId="4DE75BCE" w14:textId="77777777" w:rsidTr="00C05B53">
              <w:trPr>
                <w:trHeight w:val="278"/>
              </w:trPr>
              <w:tc>
                <w:tcPr>
                  <w:tcW w:w="6401" w:type="dxa"/>
                </w:tcPr>
                <w:p w14:paraId="520BE690" w14:textId="3908CF8D" w:rsidR="004D116A" w:rsidRDefault="008A6D8F" w:rsidP="004D116A">
                  <w:pPr>
                    <w:jc w:val="both"/>
                    <w:rPr>
                      <w:rFonts w:ascii="Arial" w:hAnsi="Arial" w:cs="Arial"/>
                      <w:sz w:val="20"/>
                      <w:szCs w:val="20"/>
                    </w:rPr>
                  </w:pPr>
                  <w:r>
                    <w:rPr>
                      <w:rFonts w:ascii="Arial" w:hAnsi="Arial" w:cs="Arial"/>
                      <w:sz w:val="20"/>
                      <w:szCs w:val="20"/>
                    </w:rPr>
                    <w:t>Exposición por falencias en la implementación de la oferta institucional</w:t>
                  </w:r>
                </w:p>
              </w:tc>
              <w:tc>
                <w:tcPr>
                  <w:tcW w:w="2002" w:type="dxa"/>
                </w:tcPr>
                <w:p w14:paraId="2D98FB41" w14:textId="77777777" w:rsidR="004D116A" w:rsidRDefault="004D116A" w:rsidP="004D116A">
                  <w:pPr>
                    <w:jc w:val="both"/>
                    <w:rPr>
                      <w:rFonts w:ascii="Arial" w:hAnsi="Arial" w:cs="Arial"/>
                      <w:sz w:val="20"/>
                      <w:szCs w:val="20"/>
                    </w:rPr>
                  </w:pPr>
                </w:p>
              </w:tc>
              <w:tc>
                <w:tcPr>
                  <w:tcW w:w="2166" w:type="dxa"/>
                </w:tcPr>
                <w:p w14:paraId="60EBB764" w14:textId="77777777" w:rsidR="004D116A" w:rsidRDefault="004D116A" w:rsidP="004D116A">
                  <w:pPr>
                    <w:jc w:val="both"/>
                    <w:rPr>
                      <w:rFonts w:ascii="Arial" w:hAnsi="Arial" w:cs="Arial"/>
                      <w:sz w:val="20"/>
                      <w:szCs w:val="20"/>
                    </w:rPr>
                  </w:pPr>
                </w:p>
              </w:tc>
            </w:tr>
            <w:tr w:rsidR="004D116A" w14:paraId="3BED5634" w14:textId="77777777" w:rsidTr="0053660C">
              <w:trPr>
                <w:trHeight w:val="241"/>
              </w:trPr>
              <w:tc>
                <w:tcPr>
                  <w:tcW w:w="6401" w:type="dxa"/>
                </w:tcPr>
                <w:p w14:paraId="3FB9DDEE" w14:textId="35D309BB" w:rsidR="004D116A" w:rsidRDefault="008A6D8F" w:rsidP="004D116A">
                  <w:pPr>
                    <w:jc w:val="both"/>
                    <w:rPr>
                      <w:rFonts w:ascii="Arial" w:hAnsi="Arial" w:cs="Arial"/>
                      <w:sz w:val="20"/>
                      <w:szCs w:val="20"/>
                    </w:rPr>
                  </w:pPr>
                  <w:r>
                    <w:rPr>
                      <w:rFonts w:ascii="Arial" w:hAnsi="Arial" w:cs="Arial"/>
                      <w:sz w:val="20"/>
                      <w:szCs w:val="20"/>
                    </w:rPr>
                    <w:t xml:space="preserve">Afectación </w:t>
                  </w:r>
                  <w:r w:rsidR="0053660C">
                    <w:rPr>
                      <w:rFonts w:ascii="Arial" w:hAnsi="Arial" w:cs="Arial"/>
                      <w:sz w:val="20"/>
                      <w:szCs w:val="20"/>
                    </w:rPr>
                    <w:t>en el goce de sus derechos políticos</w:t>
                  </w:r>
                </w:p>
              </w:tc>
              <w:tc>
                <w:tcPr>
                  <w:tcW w:w="2002" w:type="dxa"/>
                </w:tcPr>
                <w:p w14:paraId="5883C31C" w14:textId="77777777" w:rsidR="004D116A" w:rsidRDefault="004D116A" w:rsidP="004D116A">
                  <w:pPr>
                    <w:jc w:val="both"/>
                    <w:rPr>
                      <w:rFonts w:ascii="Arial" w:hAnsi="Arial" w:cs="Arial"/>
                      <w:sz w:val="20"/>
                      <w:szCs w:val="20"/>
                    </w:rPr>
                  </w:pPr>
                </w:p>
              </w:tc>
              <w:tc>
                <w:tcPr>
                  <w:tcW w:w="2166" w:type="dxa"/>
                </w:tcPr>
                <w:p w14:paraId="51E0E63B" w14:textId="77777777" w:rsidR="004D116A" w:rsidRDefault="004D116A" w:rsidP="004D116A">
                  <w:pPr>
                    <w:jc w:val="both"/>
                    <w:rPr>
                      <w:rFonts w:ascii="Arial" w:hAnsi="Arial" w:cs="Arial"/>
                      <w:sz w:val="20"/>
                      <w:szCs w:val="20"/>
                    </w:rPr>
                  </w:pPr>
                </w:p>
              </w:tc>
            </w:tr>
            <w:tr w:rsidR="004D116A" w14:paraId="097B8FEA" w14:textId="77777777" w:rsidTr="0053660C">
              <w:trPr>
                <w:trHeight w:val="273"/>
              </w:trPr>
              <w:tc>
                <w:tcPr>
                  <w:tcW w:w="6401" w:type="dxa"/>
                </w:tcPr>
                <w:p w14:paraId="1B10CA88" w14:textId="26DF1995" w:rsidR="004D116A" w:rsidRDefault="0053660C" w:rsidP="004D116A">
                  <w:pPr>
                    <w:jc w:val="both"/>
                    <w:rPr>
                      <w:rFonts w:ascii="Arial" w:hAnsi="Arial" w:cs="Arial"/>
                      <w:sz w:val="20"/>
                      <w:szCs w:val="20"/>
                    </w:rPr>
                  </w:pPr>
                  <w:r>
                    <w:rPr>
                      <w:rFonts w:ascii="Arial" w:hAnsi="Arial" w:cs="Arial"/>
                      <w:sz w:val="20"/>
                      <w:szCs w:val="20"/>
                    </w:rPr>
                    <w:t>Estigmatización</w:t>
                  </w:r>
                </w:p>
              </w:tc>
              <w:tc>
                <w:tcPr>
                  <w:tcW w:w="2002" w:type="dxa"/>
                </w:tcPr>
                <w:p w14:paraId="6E367B60" w14:textId="77777777" w:rsidR="004D116A" w:rsidRDefault="004D116A" w:rsidP="004D116A">
                  <w:pPr>
                    <w:jc w:val="both"/>
                    <w:rPr>
                      <w:rFonts w:ascii="Arial" w:hAnsi="Arial" w:cs="Arial"/>
                      <w:sz w:val="20"/>
                      <w:szCs w:val="20"/>
                    </w:rPr>
                  </w:pPr>
                </w:p>
              </w:tc>
              <w:tc>
                <w:tcPr>
                  <w:tcW w:w="2166" w:type="dxa"/>
                </w:tcPr>
                <w:p w14:paraId="3B280604" w14:textId="77777777" w:rsidR="004D116A" w:rsidRDefault="004D116A" w:rsidP="004D116A">
                  <w:pPr>
                    <w:jc w:val="both"/>
                    <w:rPr>
                      <w:rFonts w:ascii="Arial" w:hAnsi="Arial" w:cs="Arial"/>
                      <w:sz w:val="20"/>
                      <w:szCs w:val="20"/>
                    </w:rPr>
                  </w:pPr>
                </w:p>
              </w:tc>
            </w:tr>
            <w:tr w:rsidR="0053660C" w14:paraId="32084A4C" w14:textId="77777777" w:rsidTr="0053660C">
              <w:trPr>
                <w:trHeight w:val="276"/>
              </w:trPr>
              <w:tc>
                <w:tcPr>
                  <w:tcW w:w="6401" w:type="dxa"/>
                </w:tcPr>
                <w:p w14:paraId="748A03ED" w14:textId="751BA2FC" w:rsidR="0053660C" w:rsidRDefault="0053660C" w:rsidP="004D116A">
                  <w:pPr>
                    <w:jc w:val="both"/>
                    <w:rPr>
                      <w:rFonts w:ascii="Arial" w:hAnsi="Arial" w:cs="Arial"/>
                      <w:sz w:val="20"/>
                      <w:szCs w:val="20"/>
                    </w:rPr>
                  </w:pPr>
                  <w:r>
                    <w:rPr>
                      <w:rFonts w:ascii="Arial" w:hAnsi="Arial" w:cs="Arial"/>
                      <w:sz w:val="20"/>
                      <w:szCs w:val="20"/>
                    </w:rPr>
                    <w:t>Pérdida de confianza en las instituciones</w:t>
                  </w:r>
                </w:p>
              </w:tc>
              <w:tc>
                <w:tcPr>
                  <w:tcW w:w="2002" w:type="dxa"/>
                </w:tcPr>
                <w:p w14:paraId="6DC584AB" w14:textId="77777777" w:rsidR="0053660C" w:rsidRDefault="0053660C" w:rsidP="004D116A">
                  <w:pPr>
                    <w:jc w:val="both"/>
                    <w:rPr>
                      <w:rFonts w:ascii="Arial" w:hAnsi="Arial" w:cs="Arial"/>
                      <w:sz w:val="20"/>
                      <w:szCs w:val="20"/>
                    </w:rPr>
                  </w:pPr>
                </w:p>
              </w:tc>
              <w:tc>
                <w:tcPr>
                  <w:tcW w:w="2166" w:type="dxa"/>
                </w:tcPr>
                <w:p w14:paraId="4D7F91C6" w14:textId="77777777" w:rsidR="0053660C" w:rsidRDefault="0053660C" w:rsidP="004D116A">
                  <w:pPr>
                    <w:jc w:val="both"/>
                    <w:rPr>
                      <w:rFonts w:ascii="Arial" w:hAnsi="Arial" w:cs="Arial"/>
                      <w:sz w:val="20"/>
                      <w:szCs w:val="20"/>
                    </w:rPr>
                  </w:pPr>
                </w:p>
              </w:tc>
            </w:tr>
            <w:tr w:rsidR="004D116A" w14:paraId="13424B07" w14:textId="77777777" w:rsidTr="00C05B53">
              <w:trPr>
                <w:trHeight w:val="278"/>
              </w:trPr>
              <w:tc>
                <w:tcPr>
                  <w:tcW w:w="6401" w:type="dxa"/>
                </w:tcPr>
                <w:p w14:paraId="644CA9EB" w14:textId="53A7EB7D" w:rsidR="004D116A" w:rsidRDefault="004D116A" w:rsidP="004D116A">
                  <w:pPr>
                    <w:jc w:val="both"/>
                    <w:rPr>
                      <w:rFonts w:ascii="Arial" w:hAnsi="Arial" w:cs="Arial"/>
                      <w:sz w:val="20"/>
                      <w:szCs w:val="20"/>
                    </w:rPr>
                  </w:pPr>
                  <w:r>
                    <w:rPr>
                      <w:rFonts w:ascii="Arial" w:hAnsi="Arial" w:cs="Arial"/>
                      <w:sz w:val="20"/>
                      <w:szCs w:val="20"/>
                    </w:rPr>
                    <w:t>Otro, ¿</w:t>
                  </w:r>
                  <w:r w:rsidR="00AC03C3">
                    <w:rPr>
                      <w:rFonts w:ascii="Arial" w:hAnsi="Arial" w:cs="Arial"/>
                      <w:sz w:val="20"/>
                      <w:szCs w:val="20"/>
                    </w:rPr>
                    <w:t>Cuál</w:t>
                  </w:r>
                  <w:r>
                    <w:rPr>
                      <w:rFonts w:ascii="Arial" w:hAnsi="Arial" w:cs="Arial"/>
                      <w:sz w:val="20"/>
                      <w:szCs w:val="20"/>
                    </w:rPr>
                    <w:t>?</w:t>
                  </w:r>
                </w:p>
              </w:tc>
              <w:tc>
                <w:tcPr>
                  <w:tcW w:w="4168" w:type="dxa"/>
                  <w:gridSpan w:val="2"/>
                </w:tcPr>
                <w:p w14:paraId="6C1F9920" w14:textId="77777777" w:rsidR="004D116A" w:rsidRDefault="004D116A" w:rsidP="004D116A">
                  <w:pPr>
                    <w:jc w:val="both"/>
                    <w:rPr>
                      <w:rFonts w:ascii="Arial" w:hAnsi="Arial" w:cs="Arial"/>
                      <w:sz w:val="20"/>
                      <w:szCs w:val="20"/>
                    </w:rPr>
                  </w:pPr>
                </w:p>
              </w:tc>
            </w:tr>
            <w:tr w:rsidR="004D116A" w14:paraId="7E90B924" w14:textId="77777777" w:rsidTr="00C05B53">
              <w:trPr>
                <w:trHeight w:val="278"/>
              </w:trPr>
              <w:tc>
                <w:tcPr>
                  <w:tcW w:w="10569" w:type="dxa"/>
                  <w:gridSpan w:val="3"/>
                </w:tcPr>
                <w:p w14:paraId="7144FC52" w14:textId="77777777" w:rsidR="004D116A" w:rsidRPr="007C2762" w:rsidRDefault="004D116A" w:rsidP="004D116A">
                  <w:pPr>
                    <w:jc w:val="both"/>
                    <w:rPr>
                      <w:rFonts w:ascii="Arial" w:hAnsi="Arial" w:cs="Arial"/>
                      <w:b/>
                      <w:bCs/>
                      <w:sz w:val="20"/>
                      <w:szCs w:val="20"/>
                    </w:rPr>
                  </w:pPr>
                  <w:r w:rsidRPr="007C2762">
                    <w:rPr>
                      <w:rFonts w:ascii="Arial" w:hAnsi="Arial" w:cs="Arial"/>
                      <w:b/>
                      <w:bCs/>
                      <w:sz w:val="20"/>
                      <w:szCs w:val="20"/>
                    </w:rPr>
                    <w:t>Sinopsis</w:t>
                  </w:r>
                </w:p>
              </w:tc>
            </w:tr>
            <w:tr w:rsidR="004D116A" w14:paraId="6A2B9736" w14:textId="77777777" w:rsidTr="00C05B53">
              <w:trPr>
                <w:trHeight w:val="1123"/>
              </w:trPr>
              <w:tc>
                <w:tcPr>
                  <w:tcW w:w="10569" w:type="dxa"/>
                  <w:gridSpan w:val="3"/>
                </w:tcPr>
                <w:p w14:paraId="1E9EBDA7" w14:textId="77777777" w:rsidR="004D116A" w:rsidRDefault="004D116A" w:rsidP="004D116A">
                  <w:pPr>
                    <w:jc w:val="both"/>
                    <w:rPr>
                      <w:rFonts w:ascii="Arial" w:hAnsi="Arial" w:cs="Arial"/>
                      <w:sz w:val="20"/>
                      <w:szCs w:val="20"/>
                    </w:rPr>
                  </w:pPr>
                </w:p>
                <w:p w14:paraId="7BE1EBCC" w14:textId="77777777" w:rsidR="00AC03C3" w:rsidRDefault="00AC03C3" w:rsidP="004D116A">
                  <w:pPr>
                    <w:jc w:val="both"/>
                    <w:rPr>
                      <w:rFonts w:ascii="Arial" w:hAnsi="Arial" w:cs="Arial"/>
                      <w:sz w:val="20"/>
                      <w:szCs w:val="20"/>
                    </w:rPr>
                  </w:pPr>
                </w:p>
                <w:p w14:paraId="539C3147" w14:textId="77777777" w:rsidR="00AC03C3" w:rsidRDefault="00AC03C3" w:rsidP="004D116A">
                  <w:pPr>
                    <w:jc w:val="both"/>
                    <w:rPr>
                      <w:rFonts w:ascii="Arial" w:hAnsi="Arial" w:cs="Arial"/>
                      <w:sz w:val="20"/>
                      <w:szCs w:val="20"/>
                    </w:rPr>
                  </w:pPr>
                </w:p>
                <w:p w14:paraId="740DDA64" w14:textId="77777777" w:rsidR="00AC03C3" w:rsidRDefault="00AC03C3" w:rsidP="004D116A">
                  <w:pPr>
                    <w:jc w:val="both"/>
                    <w:rPr>
                      <w:rFonts w:ascii="Arial" w:hAnsi="Arial" w:cs="Arial"/>
                      <w:sz w:val="20"/>
                      <w:szCs w:val="20"/>
                    </w:rPr>
                  </w:pPr>
                </w:p>
                <w:p w14:paraId="111B94E4" w14:textId="77777777" w:rsidR="0053660C" w:rsidRDefault="0053660C" w:rsidP="004D116A">
                  <w:pPr>
                    <w:jc w:val="both"/>
                    <w:rPr>
                      <w:rFonts w:ascii="Arial" w:hAnsi="Arial" w:cs="Arial"/>
                      <w:sz w:val="20"/>
                      <w:szCs w:val="20"/>
                    </w:rPr>
                  </w:pPr>
                </w:p>
              </w:tc>
            </w:tr>
          </w:tbl>
          <w:p w14:paraId="440E5BDF" w14:textId="77777777" w:rsidR="004D116A" w:rsidRDefault="004D116A" w:rsidP="00C05B53">
            <w:pPr>
              <w:jc w:val="both"/>
              <w:rPr>
                <w:rFonts w:ascii="Arial" w:hAnsi="Arial" w:cs="Arial"/>
                <w:sz w:val="20"/>
                <w:szCs w:val="20"/>
              </w:rPr>
            </w:pPr>
          </w:p>
          <w:p w14:paraId="59A41437" w14:textId="77777777" w:rsidR="00AC03C3" w:rsidRDefault="00AC03C3" w:rsidP="00C05B53">
            <w:pPr>
              <w:jc w:val="both"/>
              <w:rPr>
                <w:rFonts w:ascii="Arial" w:hAnsi="Arial" w:cs="Arial"/>
                <w:sz w:val="20"/>
                <w:szCs w:val="20"/>
              </w:rPr>
            </w:pPr>
          </w:p>
          <w:tbl>
            <w:tblPr>
              <w:tblStyle w:val="Tablaconcuadrcula"/>
              <w:tblW w:w="10569" w:type="dxa"/>
              <w:tblLook w:val="04A0" w:firstRow="1" w:lastRow="0" w:firstColumn="1" w:lastColumn="0" w:noHBand="0" w:noVBand="1"/>
            </w:tblPr>
            <w:tblGrid>
              <w:gridCol w:w="6401"/>
              <w:gridCol w:w="2002"/>
              <w:gridCol w:w="2166"/>
            </w:tblGrid>
            <w:tr w:rsidR="00AC03C3" w14:paraId="029CFE69" w14:textId="77777777" w:rsidTr="00C05B53">
              <w:trPr>
                <w:trHeight w:val="278"/>
              </w:trPr>
              <w:tc>
                <w:tcPr>
                  <w:tcW w:w="10569" w:type="dxa"/>
                  <w:gridSpan w:val="3"/>
                </w:tcPr>
                <w:p w14:paraId="55F0669A" w14:textId="77777777" w:rsidR="00AC03C3" w:rsidRPr="003F40B4" w:rsidRDefault="00AC03C3" w:rsidP="00AC03C3">
                  <w:pPr>
                    <w:jc w:val="center"/>
                    <w:rPr>
                      <w:rFonts w:ascii="Arial" w:hAnsi="Arial" w:cs="Arial"/>
                      <w:b/>
                      <w:bCs/>
                      <w:sz w:val="20"/>
                      <w:szCs w:val="20"/>
                    </w:rPr>
                  </w:pPr>
                  <w:r w:rsidRPr="003F40B4">
                    <w:rPr>
                      <w:rFonts w:ascii="Arial" w:hAnsi="Arial" w:cs="Arial"/>
                      <w:b/>
                      <w:bCs/>
                      <w:sz w:val="20"/>
                      <w:szCs w:val="20"/>
                    </w:rPr>
                    <w:t>Impacto en la esfera</w:t>
                  </w:r>
                  <w:r>
                    <w:rPr>
                      <w:rFonts w:ascii="Arial" w:hAnsi="Arial" w:cs="Arial"/>
                      <w:b/>
                      <w:bCs/>
                      <w:sz w:val="20"/>
                      <w:szCs w:val="20"/>
                    </w:rPr>
                    <w:t xml:space="preserve"> de</w:t>
                  </w:r>
                  <w:r w:rsidRPr="003F40B4">
                    <w:rPr>
                      <w:rFonts w:ascii="Arial" w:hAnsi="Arial" w:cs="Arial"/>
                      <w:b/>
                      <w:bCs/>
                      <w:sz w:val="20"/>
                      <w:szCs w:val="20"/>
                    </w:rPr>
                    <w:t xml:space="preserve"> </w:t>
                  </w:r>
                  <w:r>
                    <w:rPr>
                      <w:rFonts w:ascii="Arial" w:hAnsi="Arial" w:cs="Arial"/>
                      <w:b/>
                      <w:bCs/>
                      <w:sz w:val="20"/>
                      <w:szCs w:val="20"/>
                    </w:rPr>
                    <w:t>la salud y el bienestar</w:t>
                  </w:r>
                </w:p>
              </w:tc>
            </w:tr>
            <w:tr w:rsidR="00AC03C3" w14:paraId="0CDBA703" w14:textId="77777777" w:rsidTr="00C05B53">
              <w:trPr>
                <w:trHeight w:val="278"/>
              </w:trPr>
              <w:tc>
                <w:tcPr>
                  <w:tcW w:w="6401" w:type="dxa"/>
                </w:tcPr>
                <w:p w14:paraId="5BD8BB2A" w14:textId="77777777" w:rsidR="00AC03C3" w:rsidRPr="003F40B4" w:rsidRDefault="00AC03C3" w:rsidP="00AC03C3">
                  <w:pPr>
                    <w:jc w:val="center"/>
                    <w:rPr>
                      <w:rFonts w:ascii="Arial" w:hAnsi="Arial" w:cs="Arial"/>
                      <w:b/>
                      <w:bCs/>
                      <w:sz w:val="20"/>
                      <w:szCs w:val="20"/>
                    </w:rPr>
                  </w:pPr>
                  <w:r>
                    <w:rPr>
                      <w:rFonts w:ascii="Arial" w:hAnsi="Arial" w:cs="Arial"/>
                      <w:b/>
                      <w:bCs/>
                      <w:sz w:val="20"/>
                      <w:szCs w:val="20"/>
                    </w:rPr>
                    <w:lastRenderedPageBreak/>
                    <w:t>Descripción</w:t>
                  </w:r>
                </w:p>
              </w:tc>
              <w:tc>
                <w:tcPr>
                  <w:tcW w:w="2002" w:type="dxa"/>
                </w:tcPr>
                <w:p w14:paraId="24911CDE" w14:textId="77777777" w:rsidR="00AC03C3" w:rsidRPr="003F40B4" w:rsidRDefault="00AC03C3" w:rsidP="00AC03C3">
                  <w:pPr>
                    <w:jc w:val="center"/>
                    <w:rPr>
                      <w:rFonts w:ascii="Arial" w:hAnsi="Arial" w:cs="Arial"/>
                      <w:b/>
                      <w:bCs/>
                      <w:sz w:val="20"/>
                      <w:szCs w:val="20"/>
                    </w:rPr>
                  </w:pPr>
                  <w:r>
                    <w:rPr>
                      <w:rFonts w:ascii="Arial" w:hAnsi="Arial" w:cs="Arial"/>
                      <w:b/>
                      <w:bCs/>
                      <w:sz w:val="20"/>
                      <w:szCs w:val="20"/>
                    </w:rPr>
                    <w:t>Si</w:t>
                  </w:r>
                </w:p>
              </w:tc>
              <w:tc>
                <w:tcPr>
                  <w:tcW w:w="2166" w:type="dxa"/>
                </w:tcPr>
                <w:p w14:paraId="6E0D3CA0" w14:textId="77777777" w:rsidR="00AC03C3" w:rsidRPr="003F40B4" w:rsidRDefault="00AC03C3" w:rsidP="00AC03C3">
                  <w:pPr>
                    <w:jc w:val="center"/>
                    <w:rPr>
                      <w:rFonts w:ascii="Arial" w:hAnsi="Arial" w:cs="Arial"/>
                      <w:b/>
                      <w:bCs/>
                      <w:sz w:val="20"/>
                      <w:szCs w:val="20"/>
                    </w:rPr>
                  </w:pPr>
                  <w:r>
                    <w:rPr>
                      <w:rFonts w:ascii="Arial" w:hAnsi="Arial" w:cs="Arial"/>
                      <w:b/>
                      <w:bCs/>
                      <w:sz w:val="20"/>
                      <w:szCs w:val="20"/>
                    </w:rPr>
                    <w:t>no</w:t>
                  </w:r>
                </w:p>
              </w:tc>
            </w:tr>
            <w:tr w:rsidR="00AC03C3" w14:paraId="11B9AD3E" w14:textId="77777777" w:rsidTr="00C05B53">
              <w:trPr>
                <w:trHeight w:val="278"/>
              </w:trPr>
              <w:tc>
                <w:tcPr>
                  <w:tcW w:w="6401" w:type="dxa"/>
                </w:tcPr>
                <w:p w14:paraId="61A2CC52" w14:textId="77777777" w:rsidR="00AC03C3" w:rsidRDefault="00AC03C3" w:rsidP="00AC03C3">
                  <w:pPr>
                    <w:jc w:val="both"/>
                    <w:rPr>
                      <w:rFonts w:ascii="Arial" w:hAnsi="Arial" w:cs="Arial"/>
                      <w:sz w:val="20"/>
                      <w:szCs w:val="20"/>
                    </w:rPr>
                  </w:pPr>
                  <w:r>
                    <w:rPr>
                      <w:rFonts w:ascii="Arial" w:hAnsi="Arial" w:cs="Arial"/>
                      <w:sz w:val="20"/>
                      <w:szCs w:val="20"/>
                    </w:rPr>
                    <w:t>Afectación a la proyección personal o colectiva</w:t>
                  </w:r>
                </w:p>
              </w:tc>
              <w:tc>
                <w:tcPr>
                  <w:tcW w:w="2002" w:type="dxa"/>
                </w:tcPr>
                <w:p w14:paraId="3D854267" w14:textId="77777777" w:rsidR="00AC03C3" w:rsidRDefault="00AC03C3" w:rsidP="00AC03C3">
                  <w:pPr>
                    <w:jc w:val="both"/>
                    <w:rPr>
                      <w:rFonts w:ascii="Arial" w:hAnsi="Arial" w:cs="Arial"/>
                      <w:sz w:val="20"/>
                      <w:szCs w:val="20"/>
                    </w:rPr>
                  </w:pPr>
                </w:p>
              </w:tc>
              <w:tc>
                <w:tcPr>
                  <w:tcW w:w="2166" w:type="dxa"/>
                </w:tcPr>
                <w:p w14:paraId="3C513060" w14:textId="77777777" w:rsidR="00AC03C3" w:rsidRDefault="00AC03C3" w:rsidP="00AC03C3">
                  <w:pPr>
                    <w:jc w:val="both"/>
                    <w:rPr>
                      <w:rFonts w:ascii="Arial" w:hAnsi="Arial" w:cs="Arial"/>
                      <w:sz w:val="20"/>
                      <w:szCs w:val="20"/>
                    </w:rPr>
                  </w:pPr>
                </w:p>
              </w:tc>
            </w:tr>
            <w:tr w:rsidR="00AC03C3" w14:paraId="162DD4B0" w14:textId="77777777" w:rsidTr="00C05B53">
              <w:trPr>
                <w:trHeight w:val="278"/>
              </w:trPr>
              <w:tc>
                <w:tcPr>
                  <w:tcW w:w="6401" w:type="dxa"/>
                </w:tcPr>
                <w:p w14:paraId="1B37D940" w14:textId="77777777" w:rsidR="00AC03C3" w:rsidRDefault="00AC03C3" w:rsidP="00AC03C3">
                  <w:pPr>
                    <w:jc w:val="both"/>
                    <w:rPr>
                      <w:rFonts w:ascii="Arial" w:hAnsi="Arial" w:cs="Arial"/>
                      <w:sz w:val="20"/>
                      <w:szCs w:val="20"/>
                    </w:rPr>
                  </w:pPr>
                  <w:r>
                    <w:rPr>
                      <w:rFonts w:ascii="Arial" w:hAnsi="Arial" w:cs="Arial"/>
                      <w:sz w:val="20"/>
                      <w:szCs w:val="20"/>
                    </w:rPr>
                    <w:t>Imposibilidad de atender los cuidados domésticos o de personas dependientes</w:t>
                  </w:r>
                </w:p>
              </w:tc>
              <w:tc>
                <w:tcPr>
                  <w:tcW w:w="2002" w:type="dxa"/>
                </w:tcPr>
                <w:p w14:paraId="489628CB" w14:textId="77777777" w:rsidR="00AC03C3" w:rsidRDefault="00AC03C3" w:rsidP="00AC03C3">
                  <w:pPr>
                    <w:jc w:val="both"/>
                    <w:rPr>
                      <w:rFonts w:ascii="Arial" w:hAnsi="Arial" w:cs="Arial"/>
                      <w:sz w:val="20"/>
                      <w:szCs w:val="20"/>
                    </w:rPr>
                  </w:pPr>
                </w:p>
              </w:tc>
              <w:tc>
                <w:tcPr>
                  <w:tcW w:w="2166" w:type="dxa"/>
                </w:tcPr>
                <w:p w14:paraId="43A7C498" w14:textId="77777777" w:rsidR="00AC03C3" w:rsidRDefault="00AC03C3" w:rsidP="00AC03C3">
                  <w:pPr>
                    <w:jc w:val="both"/>
                    <w:rPr>
                      <w:rFonts w:ascii="Arial" w:hAnsi="Arial" w:cs="Arial"/>
                      <w:sz w:val="20"/>
                      <w:szCs w:val="20"/>
                    </w:rPr>
                  </w:pPr>
                </w:p>
              </w:tc>
            </w:tr>
            <w:tr w:rsidR="00AC03C3" w14:paraId="1CB4141A" w14:textId="77777777" w:rsidTr="00C05B53">
              <w:trPr>
                <w:trHeight w:val="278"/>
              </w:trPr>
              <w:tc>
                <w:tcPr>
                  <w:tcW w:w="6401" w:type="dxa"/>
                </w:tcPr>
                <w:p w14:paraId="774512C4" w14:textId="77777777" w:rsidR="00AC03C3" w:rsidRDefault="00AC03C3" w:rsidP="00AC03C3">
                  <w:pPr>
                    <w:jc w:val="both"/>
                    <w:rPr>
                      <w:rFonts w:ascii="Arial" w:hAnsi="Arial" w:cs="Arial"/>
                      <w:sz w:val="20"/>
                      <w:szCs w:val="20"/>
                    </w:rPr>
                  </w:pPr>
                  <w:r>
                    <w:rPr>
                      <w:rFonts w:ascii="Arial" w:hAnsi="Arial" w:cs="Arial"/>
                      <w:sz w:val="20"/>
                      <w:szCs w:val="20"/>
                    </w:rPr>
                    <w:t>Desescolarización</w:t>
                  </w:r>
                </w:p>
              </w:tc>
              <w:tc>
                <w:tcPr>
                  <w:tcW w:w="2002" w:type="dxa"/>
                </w:tcPr>
                <w:p w14:paraId="2FEDD733" w14:textId="77777777" w:rsidR="00AC03C3" w:rsidRDefault="00AC03C3" w:rsidP="00AC03C3">
                  <w:pPr>
                    <w:jc w:val="both"/>
                    <w:rPr>
                      <w:rFonts w:ascii="Arial" w:hAnsi="Arial" w:cs="Arial"/>
                      <w:sz w:val="20"/>
                      <w:szCs w:val="20"/>
                    </w:rPr>
                  </w:pPr>
                </w:p>
              </w:tc>
              <w:tc>
                <w:tcPr>
                  <w:tcW w:w="2166" w:type="dxa"/>
                </w:tcPr>
                <w:p w14:paraId="52658BE1" w14:textId="77777777" w:rsidR="00AC03C3" w:rsidRDefault="00AC03C3" w:rsidP="00AC03C3">
                  <w:pPr>
                    <w:jc w:val="both"/>
                    <w:rPr>
                      <w:rFonts w:ascii="Arial" w:hAnsi="Arial" w:cs="Arial"/>
                      <w:sz w:val="20"/>
                      <w:szCs w:val="20"/>
                    </w:rPr>
                  </w:pPr>
                </w:p>
              </w:tc>
            </w:tr>
            <w:tr w:rsidR="00AC03C3" w14:paraId="7608EDDE" w14:textId="77777777" w:rsidTr="00C05B53">
              <w:trPr>
                <w:trHeight w:val="143"/>
              </w:trPr>
              <w:tc>
                <w:tcPr>
                  <w:tcW w:w="6401" w:type="dxa"/>
                </w:tcPr>
                <w:p w14:paraId="4373E95C" w14:textId="77777777" w:rsidR="00AC03C3" w:rsidRDefault="00AC03C3" w:rsidP="00AC03C3">
                  <w:pPr>
                    <w:jc w:val="both"/>
                    <w:rPr>
                      <w:rFonts w:ascii="Arial" w:hAnsi="Arial" w:cs="Arial"/>
                      <w:sz w:val="20"/>
                      <w:szCs w:val="20"/>
                    </w:rPr>
                  </w:pPr>
                  <w:r>
                    <w:rPr>
                      <w:rFonts w:ascii="Arial" w:hAnsi="Arial" w:cs="Arial"/>
                      <w:sz w:val="20"/>
                      <w:szCs w:val="20"/>
                    </w:rPr>
                    <w:t>Procesos de abandono a menores y/o adultos mayores</w:t>
                  </w:r>
                </w:p>
              </w:tc>
              <w:tc>
                <w:tcPr>
                  <w:tcW w:w="2002" w:type="dxa"/>
                </w:tcPr>
                <w:p w14:paraId="50CC45F0" w14:textId="77777777" w:rsidR="00AC03C3" w:rsidRDefault="00AC03C3" w:rsidP="00AC03C3">
                  <w:pPr>
                    <w:jc w:val="both"/>
                    <w:rPr>
                      <w:rFonts w:ascii="Arial" w:hAnsi="Arial" w:cs="Arial"/>
                      <w:sz w:val="20"/>
                      <w:szCs w:val="20"/>
                    </w:rPr>
                  </w:pPr>
                </w:p>
              </w:tc>
              <w:tc>
                <w:tcPr>
                  <w:tcW w:w="2166" w:type="dxa"/>
                </w:tcPr>
                <w:p w14:paraId="47A3E805" w14:textId="77777777" w:rsidR="00AC03C3" w:rsidRDefault="00AC03C3" w:rsidP="00AC03C3">
                  <w:pPr>
                    <w:jc w:val="both"/>
                    <w:rPr>
                      <w:rFonts w:ascii="Arial" w:hAnsi="Arial" w:cs="Arial"/>
                      <w:sz w:val="20"/>
                      <w:szCs w:val="20"/>
                    </w:rPr>
                  </w:pPr>
                </w:p>
              </w:tc>
            </w:tr>
            <w:tr w:rsidR="00AC03C3" w14:paraId="000EABE5" w14:textId="77777777" w:rsidTr="00C05B53">
              <w:trPr>
                <w:trHeight w:val="330"/>
              </w:trPr>
              <w:tc>
                <w:tcPr>
                  <w:tcW w:w="6401" w:type="dxa"/>
                </w:tcPr>
                <w:p w14:paraId="4F9A469F" w14:textId="77777777" w:rsidR="00AC03C3" w:rsidRDefault="00AC03C3" w:rsidP="00AC03C3">
                  <w:pPr>
                    <w:jc w:val="both"/>
                    <w:rPr>
                      <w:rFonts w:ascii="Arial" w:hAnsi="Arial" w:cs="Arial"/>
                      <w:sz w:val="20"/>
                      <w:szCs w:val="20"/>
                    </w:rPr>
                  </w:pPr>
                  <w:r>
                    <w:rPr>
                      <w:rFonts w:ascii="Arial" w:hAnsi="Arial" w:cs="Arial"/>
                      <w:sz w:val="20"/>
                      <w:szCs w:val="20"/>
                    </w:rPr>
                    <w:t>Afectación psicosocial</w:t>
                  </w:r>
                </w:p>
              </w:tc>
              <w:tc>
                <w:tcPr>
                  <w:tcW w:w="2002" w:type="dxa"/>
                </w:tcPr>
                <w:p w14:paraId="6C942E08" w14:textId="77777777" w:rsidR="00AC03C3" w:rsidRDefault="00AC03C3" w:rsidP="00AC03C3">
                  <w:pPr>
                    <w:jc w:val="both"/>
                    <w:rPr>
                      <w:rFonts w:ascii="Arial" w:hAnsi="Arial" w:cs="Arial"/>
                      <w:sz w:val="20"/>
                      <w:szCs w:val="20"/>
                    </w:rPr>
                  </w:pPr>
                </w:p>
              </w:tc>
              <w:tc>
                <w:tcPr>
                  <w:tcW w:w="2166" w:type="dxa"/>
                </w:tcPr>
                <w:p w14:paraId="0BB6D4CE" w14:textId="77777777" w:rsidR="00AC03C3" w:rsidRDefault="00AC03C3" w:rsidP="00AC03C3">
                  <w:pPr>
                    <w:jc w:val="both"/>
                    <w:rPr>
                      <w:rFonts w:ascii="Arial" w:hAnsi="Arial" w:cs="Arial"/>
                      <w:sz w:val="20"/>
                      <w:szCs w:val="20"/>
                    </w:rPr>
                  </w:pPr>
                </w:p>
              </w:tc>
            </w:tr>
            <w:tr w:rsidR="00AC03C3" w14:paraId="73B4A8E4" w14:textId="77777777" w:rsidTr="00C05B53">
              <w:trPr>
                <w:trHeight w:val="330"/>
              </w:trPr>
              <w:tc>
                <w:tcPr>
                  <w:tcW w:w="6401" w:type="dxa"/>
                </w:tcPr>
                <w:p w14:paraId="4DE5277D" w14:textId="77777777" w:rsidR="00AC03C3" w:rsidRDefault="00AC03C3" w:rsidP="00AC03C3">
                  <w:pPr>
                    <w:jc w:val="both"/>
                    <w:rPr>
                      <w:rFonts w:ascii="Arial" w:hAnsi="Arial" w:cs="Arial"/>
                      <w:sz w:val="20"/>
                      <w:szCs w:val="20"/>
                    </w:rPr>
                  </w:pPr>
                  <w:r>
                    <w:rPr>
                      <w:rFonts w:ascii="Arial" w:hAnsi="Arial" w:cs="Arial"/>
                      <w:sz w:val="20"/>
                      <w:szCs w:val="20"/>
                    </w:rPr>
                    <w:t xml:space="preserve">Discapacidad </w:t>
                  </w:r>
                </w:p>
              </w:tc>
              <w:tc>
                <w:tcPr>
                  <w:tcW w:w="2002" w:type="dxa"/>
                </w:tcPr>
                <w:p w14:paraId="6B28C232" w14:textId="77777777" w:rsidR="00AC03C3" w:rsidRDefault="00AC03C3" w:rsidP="00AC03C3">
                  <w:pPr>
                    <w:jc w:val="both"/>
                    <w:rPr>
                      <w:rFonts w:ascii="Arial" w:hAnsi="Arial" w:cs="Arial"/>
                      <w:sz w:val="20"/>
                      <w:szCs w:val="20"/>
                    </w:rPr>
                  </w:pPr>
                </w:p>
              </w:tc>
              <w:tc>
                <w:tcPr>
                  <w:tcW w:w="2166" w:type="dxa"/>
                </w:tcPr>
                <w:p w14:paraId="15AEF333" w14:textId="77777777" w:rsidR="00AC03C3" w:rsidRDefault="00AC03C3" w:rsidP="00AC03C3">
                  <w:pPr>
                    <w:jc w:val="both"/>
                    <w:rPr>
                      <w:rFonts w:ascii="Arial" w:hAnsi="Arial" w:cs="Arial"/>
                      <w:sz w:val="20"/>
                      <w:szCs w:val="20"/>
                    </w:rPr>
                  </w:pPr>
                </w:p>
              </w:tc>
            </w:tr>
            <w:tr w:rsidR="00AC03C3" w14:paraId="02E245E1" w14:textId="77777777" w:rsidTr="00C05B53">
              <w:trPr>
                <w:trHeight w:val="330"/>
              </w:trPr>
              <w:tc>
                <w:tcPr>
                  <w:tcW w:w="6401" w:type="dxa"/>
                </w:tcPr>
                <w:p w14:paraId="74C029F6" w14:textId="77777777" w:rsidR="00AC03C3" w:rsidRDefault="00AC03C3" w:rsidP="00AC03C3">
                  <w:pPr>
                    <w:jc w:val="both"/>
                    <w:rPr>
                      <w:rFonts w:ascii="Arial" w:hAnsi="Arial" w:cs="Arial"/>
                      <w:sz w:val="20"/>
                      <w:szCs w:val="20"/>
                    </w:rPr>
                  </w:pPr>
                  <w:r>
                    <w:rPr>
                      <w:rFonts w:ascii="Arial" w:hAnsi="Arial" w:cs="Arial"/>
                      <w:sz w:val="20"/>
                      <w:szCs w:val="20"/>
                    </w:rPr>
                    <w:t>Daño irreparable a la vida e integridad personal</w:t>
                  </w:r>
                </w:p>
              </w:tc>
              <w:tc>
                <w:tcPr>
                  <w:tcW w:w="2002" w:type="dxa"/>
                </w:tcPr>
                <w:p w14:paraId="0B16BB61" w14:textId="77777777" w:rsidR="00AC03C3" w:rsidRDefault="00AC03C3" w:rsidP="00AC03C3">
                  <w:pPr>
                    <w:jc w:val="both"/>
                    <w:rPr>
                      <w:rFonts w:ascii="Arial" w:hAnsi="Arial" w:cs="Arial"/>
                      <w:sz w:val="20"/>
                      <w:szCs w:val="20"/>
                    </w:rPr>
                  </w:pPr>
                </w:p>
              </w:tc>
              <w:tc>
                <w:tcPr>
                  <w:tcW w:w="2166" w:type="dxa"/>
                </w:tcPr>
                <w:p w14:paraId="021F3935" w14:textId="77777777" w:rsidR="00AC03C3" w:rsidRDefault="00AC03C3" w:rsidP="00AC03C3">
                  <w:pPr>
                    <w:jc w:val="both"/>
                    <w:rPr>
                      <w:rFonts w:ascii="Arial" w:hAnsi="Arial" w:cs="Arial"/>
                      <w:sz w:val="20"/>
                      <w:szCs w:val="20"/>
                    </w:rPr>
                  </w:pPr>
                </w:p>
              </w:tc>
            </w:tr>
            <w:tr w:rsidR="00AC03C3" w14:paraId="0D4758D0" w14:textId="77777777" w:rsidTr="00C05B53">
              <w:trPr>
                <w:trHeight w:val="278"/>
              </w:trPr>
              <w:tc>
                <w:tcPr>
                  <w:tcW w:w="6401" w:type="dxa"/>
                </w:tcPr>
                <w:p w14:paraId="3D9F6EE1" w14:textId="77777777" w:rsidR="00AC03C3" w:rsidRDefault="00AC03C3" w:rsidP="00AC03C3">
                  <w:pPr>
                    <w:jc w:val="both"/>
                    <w:rPr>
                      <w:rFonts w:ascii="Arial" w:hAnsi="Arial" w:cs="Arial"/>
                      <w:sz w:val="20"/>
                      <w:szCs w:val="20"/>
                    </w:rPr>
                  </w:pPr>
                  <w:r>
                    <w:rPr>
                      <w:rFonts w:ascii="Arial" w:hAnsi="Arial" w:cs="Arial"/>
                      <w:sz w:val="20"/>
                      <w:szCs w:val="20"/>
                    </w:rPr>
                    <w:t>Otro, ¿Cuál?</w:t>
                  </w:r>
                </w:p>
              </w:tc>
              <w:tc>
                <w:tcPr>
                  <w:tcW w:w="4168" w:type="dxa"/>
                  <w:gridSpan w:val="2"/>
                </w:tcPr>
                <w:p w14:paraId="286D89AC" w14:textId="77777777" w:rsidR="00AC03C3" w:rsidRDefault="00AC03C3" w:rsidP="00AC03C3">
                  <w:pPr>
                    <w:jc w:val="both"/>
                    <w:rPr>
                      <w:rFonts w:ascii="Arial" w:hAnsi="Arial" w:cs="Arial"/>
                      <w:sz w:val="20"/>
                      <w:szCs w:val="20"/>
                    </w:rPr>
                  </w:pPr>
                </w:p>
              </w:tc>
            </w:tr>
            <w:tr w:rsidR="00AC03C3" w14:paraId="40AF4E4D" w14:textId="77777777" w:rsidTr="00C05B53">
              <w:trPr>
                <w:trHeight w:val="278"/>
              </w:trPr>
              <w:tc>
                <w:tcPr>
                  <w:tcW w:w="10569" w:type="dxa"/>
                  <w:gridSpan w:val="3"/>
                </w:tcPr>
                <w:p w14:paraId="0526E86D" w14:textId="77777777" w:rsidR="00AC03C3" w:rsidRPr="007C2762" w:rsidRDefault="00AC03C3" w:rsidP="00AC03C3">
                  <w:pPr>
                    <w:jc w:val="both"/>
                    <w:rPr>
                      <w:rFonts w:ascii="Arial" w:hAnsi="Arial" w:cs="Arial"/>
                      <w:b/>
                      <w:bCs/>
                      <w:sz w:val="20"/>
                      <w:szCs w:val="20"/>
                    </w:rPr>
                  </w:pPr>
                  <w:r w:rsidRPr="007C2762">
                    <w:rPr>
                      <w:rFonts w:ascii="Arial" w:hAnsi="Arial" w:cs="Arial"/>
                      <w:b/>
                      <w:bCs/>
                      <w:sz w:val="20"/>
                      <w:szCs w:val="20"/>
                    </w:rPr>
                    <w:t>Sinopsis</w:t>
                  </w:r>
                </w:p>
              </w:tc>
            </w:tr>
            <w:tr w:rsidR="00AC03C3" w14:paraId="7A55EDD6" w14:textId="77777777" w:rsidTr="00C05B53">
              <w:trPr>
                <w:trHeight w:val="1123"/>
              </w:trPr>
              <w:tc>
                <w:tcPr>
                  <w:tcW w:w="10569" w:type="dxa"/>
                  <w:gridSpan w:val="3"/>
                </w:tcPr>
                <w:p w14:paraId="205BBC5D" w14:textId="77777777" w:rsidR="00AC03C3" w:rsidRDefault="00AC03C3" w:rsidP="00AC03C3">
                  <w:pPr>
                    <w:jc w:val="both"/>
                    <w:rPr>
                      <w:rFonts w:ascii="Arial" w:hAnsi="Arial" w:cs="Arial"/>
                      <w:sz w:val="20"/>
                      <w:szCs w:val="20"/>
                    </w:rPr>
                  </w:pPr>
                </w:p>
              </w:tc>
            </w:tr>
          </w:tbl>
          <w:p w14:paraId="0444940D" w14:textId="77777777" w:rsidR="00AC03C3" w:rsidRDefault="00AC03C3" w:rsidP="00C05B53">
            <w:pPr>
              <w:jc w:val="both"/>
              <w:rPr>
                <w:rFonts w:ascii="Arial" w:hAnsi="Arial" w:cs="Arial"/>
                <w:sz w:val="20"/>
                <w:szCs w:val="20"/>
              </w:rPr>
            </w:pPr>
          </w:p>
          <w:p w14:paraId="1C41D9F0" w14:textId="77777777" w:rsidR="004D116A" w:rsidRPr="006578D9" w:rsidRDefault="004D116A" w:rsidP="00C05B53">
            <w:pPr>
              <w:jc w:val="both"/>
              <w:rPr>
                <w:rFonts w:ascii="Arial" w:hAnsi="Arial" w:cs="Arial"/>
                <w:sz w:val="20"/>
                <w:szCs w:val="20"/>
              </w:rPr>
            </w:pPr>
          </w:p>
        </w:tc>
      </w:tr>
    </w:tbl>
    <w:p w14:paraId="7CB0C6C7" w14:textId="7AF059AC" w:rsidR="00D17E17" w:rsidRDefault="00D17E17" w:rsidP="00466FAC">
      <w:pPr>
        <w:ind w:left="-709" w:hanging="284"/>
      </w:pPr>
    </w:p>
    <w:tbl>
      <w:tblPr>
        <w:tblStyle w:val="Tablaconcuadrcula"/>
        <w:tblW w:w="10774" w:type="dxa"/>
        <w:tblInd w:w="-998" w:type="dxa"/>
        <w:tblLook w:val="04A0" w:firstRow="1" w:lastRow="0" w:firstColumn="1" w:lastColumn="0" w:noHBand="0" w:noVBand="1"/>
      </w:tblPr>
      <w:tblGrid>
        <w:gridCol w:w="10774"/>
      </w:tblGrid>
      <w:tr w:rsidR="007C3A67" w14:paraId="071BB282" w14:textId="77777777" w:rsidTr="3C78ED76">
        <w:trPr>
          <w:trHeight w:val="340"/>
        </w:trPr>
        <w:tc>
          <w:tcPr>
            <w:tcW w:w="10774" w:type="dxa"/>
            <w:shd w:val="clear" w:color="auto" w:fill="ADADAD" w:themeFill="background2" w:themeFillShade="BF"/>
            <w:vAlign w:val="center"/>
          </w:tcPr>
          <w:p w14:paraId="21C7BFF4" w14:textId="03415E1E" w:rsidR="007C3A67" w:rsidRPr="007C3A67" w:rsidRDefault="007C3A67" w:rsidP="007C3A67">
            <w:pPr>
              <w:jc w:val="center"/>
              <w:rPr>
                <w:rFonts w:ascii="Arial" w:hAnsi="Arial" w:cs="Arial"/>
                <w:b/>
                <w:bCs/>
                <w:color w:val="FFFFFF" w:themeColor="background1"/>
                <w:sz w:val="20"/>
                <w:szCs w:val="20"/>
              </w:rPr>
            </w:pPr>
            <w:r w:rsidRPr="007C3A67">
              <w:rPr>
                <w:rFonts w:ascii="Arial" w:hAnsi="Arial" w:cs="Arial"/>
                <w:b/>
                <w:bCs/>
                <w:color w:val="FFFFFF" w:themeColor="background1"/>
                <w:sz w:val="20"/>
                <w:szCs w:val="20"/>
              </w:rPr>
              <w:t>CONTEXTO DE ORDEN PÚBLICO</w:t>
            </w:r>
          </w:p>
        </w:tc>
      </w:tr>
      <w:tr w:rsidR="007C3A67" w14:paraId="141CC8D0" w14:textId="77777777" w:rsidTr="00C16C85">
        <w:trPr>
          <w:trHeight w:val="2944"/>
        </w:trPr>
        <w:tc>
          <w:tcPr>
            <w:tcW w:w="10774" w:type="dxa"/>
          </w:tcPr>
          <w:p w14:paraId="4432AAF0" w14:textId="77777777" w:rsidR="007C3A67" w:rsidRDefault="007C3A67" w:rsidP="00466FAC">
            <w:pPr>
              <w:rPr>
                <w:rFonts w:ascii="Arial" w:hAnsi="Arial" w:cs="Arial"/>
                <w:sz w:val="20"/>
                <w:szCs w:val="20"/>
              </w:rPr>
            </w:pPr>
          </w:p>
          <w:p w14:paraId="4C9BE7EA" w14:textId="7DC445CA" w:rsidR="001D0292" w:rsidRPr="006578D9" w:rsidRDefault="001D0292" w:rsidP="00466FAC">
            <w:pPr>
              <w:rPr>
                <w:rFonts w:ascii="Arial" w:hAnsi="Arial" w:cs="Arial"/>
                <w:sz w:val="20"/>
                <w:szCs w:val="20"/>
              </w:rPr>
            </w:pPr>
          </w:p>
        </w:tc>
      </w:tr>
    </w:tbl>
    <w:p w14:paraId="40556D42" w14:textId="77777777" w:rsidR="007C3A67" w:rsidRDefault="007C3A67" w:rsidP="00466FAC">
      <w:pPr>
        <w:ind w:left="-709" w:hanging="284"/>
      </w:pPr>
    </w:p>
    <w:tbl>
      <w:tblPr>
        <w:tblStyle w:val="Tablaconcuadrcula"/>
        <w:tblW w:w="10774" w:type="dxa"/>
        <w:tblInd w:w="-998" w:type="dxa"/>
        <w:tblLook w:val="04A0" w:firstRow="1" w:lastRow="0" w:firstColumn="1" w:lastColumn="0" w:noHBand="0" w:noVBand="1"/>
      </w:tblPr>
      <w:tblGrid>
        <w:gridCol w:w="10774"/>
      </w:tblGrid>
      <w:tr w:rsidR="003E0E38" w14:paraId="14A9B22B" w14:textId="77777777" w:rsidTr="506C1060">
        <w:trPr>
          <w:trHeight w:val="340"/>
        </w:trPr>
        <w:tc>
          <w:tcPr>
            <w:tcW w:w="10774" w:type="dxa"/>
            <w:shd w:val="clear" w:color="auto" w:fill="ADADAD" w:themeFill="background2" w:themeFillShade="BF"/>
            <w:vAlign w:val="center"/>
          </w:tcPr>
          <w:p w14:paraId="6782815D" w14:textId="05A65272" w:rsidR="003E0E38" w:rsidRPr="00910686" w:rsidRDefault="00AE395D" w:rsidP="00AE395D">
            <w:pPr>
              <w:jc w:val="center"/>
              <w:rPr>
                <w:rFonts w:ascii="Arial" w:hAnsi="Arial" w:cs="Arial"/>
                <w:b/>
                <w:bCs/>
                <w:color w:val="FFFFFF" w:themeColor="background1"/>
                <w:sz w:val="20"/>
                <w:szCs w:val="20"/>
              </w:rPr>
            </w:pPr>
            <w:r w:rsidRPr="00AC03C3">
              <w:rPr>
                <w:rFonts w:ascii="Arial" w:hAnsi="Arial" w:cs="Arial"/>
                <w:b/>
                <w:color w:val="FFFFFF" w:themeColor="background1"/>
                <w:sz w:val="20"/>
                <w:szCs w:val="20"/>
              </w:rPr>
              <w:t>ALERTAS TEMPRANAS</w:t>
            </w:r>
          </w:p>
        </w:tc>
      </w:tr>
      <w:tr w:rsidR="003E0E38" w14:paraId="16C833AA" w14:textId="77777777" w:rsidTr="00786C79">
        <w:trPr>
          <w:trHeight w:val="4044"/>
        </w:trPr>
        <w:tc>
          <w:tcPr>
            <w:tcW w:w="10774" w:type="dxa"/>
          </w:tcPr>
          <w:p w14:paraId="1B5F5827" w14:textId="77777777" w:rsidR="003E0E38" w:rsidRDefault="003E0E38" w:rsidP="00466FAC">
            <w:pPr>
              <w:rPr>
                <w:rFonts w:ascii="Arial" w:hAnsi="Arial" w:cs="Arial"/>
                <w:sz w:val="20"/>
                <w:szCs w:val="20"/>
              </w:rPr>
            </w:pPr>
          </w:p>
          <w:p w14:paraId="3FCA6F67" w14:textId="77777777" w:rsidR="00910686" w:rsidRDefault="00910686" w:rsidP="00466FAC">
            <w:pPr>
              <w:rPr>
                <w:rFonts w:ascii="Arial" w:hAnsi="Arial" w:cs="Arial"/>
                <w:sz w:val="20"/>
                <w:szCs w:val="20"/>
              </w:rPr>
            </w:pPr>
          </w:p>
          <w:p w14:paraId="4D24C5E1" w14:textId="77777777" w:rsidR="00910686" w:rsidRPr="00910686" w:rsidRDefault="00910686" w:rsidP="00466FAC">
            <w:pPr>
              <w:rPr>
                <w:rFonts w:ascii="Arial" w:hAnsi="Arial" w:cs="Arial"/>
                <w:sz w:val="20"/>
                <w:szCs w:val="20"/>
              </w:rPr>
            </w:pPr>
          </w:p>
        </w:tc>
      </w:tr>
    </w:tbl>
    <w:p w14:paraId="73A257C5" w14:textId="77777777" w:rsidR="00AE395D" w:rsidRDefault="00AE395D" w:rsidP="00466FAC">
      <w:pPr>
        <w:ind w:left="-709" w:hanging="284"/>
      </w:pPr>
    </w:p>
    <w:tbl>
      <w:tblPr>
        <w:tblStyle w:val="Tablaconcuadrcula"/>
        <w:tblW w:w="10774" w:type="dxa"/>
        <w:tblInd w:w="-998" w:type="dxa"/>
        <w:tblLook w:val="04A0" w:firstRow="1" w:lastRow="0" w:firstColumn="1" w:lastColumn="0" w:noHBand="0" w:noVBand="1"/>
      </w:tblPr>
      <w:tblGrid>
        <w:gridCol w:w="10774"/>
      </w:tblGrid>
      <w:tr w:rsidR="00C51EF2" w14:paraId="339FF163" w14:textId="77777777" w:rsidTr="090F23F1">
        <w:trPr>
          <w:trHeight w:val="340"/>
        </w:trPr>
        <w:tc>
          <w:tcPr>
            <w:tcW w:w="10774" w:type="dxa"/>
            <w:shd w:val="clear" w:color="auto" w:fill="ADADAD" w:themeFill="background2" w:themeFillShade="BF"/>
            <w:vAlign w:val="center"/>
          </w:tcPr>
          <w:p w14:paraId="64F8B0B5" w14:textId="6DB64C9F" w:rsidR="00C51EF2" w:rsidRDefault="00C51EF2" w:rsidP="00C51EF2">
            <w:pPr>
              <w:jc w:val="center"/>
              <w:rPr>
                <w:rFonts w:ascii="Arial" w:hAnsi="Arial" w:cs="Arial"/>
                <w:b/>
                <w:sz w:val="20"/>
                <w:szCs w:val="20"/>
              </w:rPr>
            </w:pPr>
            <w:r w:rsidRPr="00AC03C3">
              <w:rPr>
                <w:rFonts w:ascii="Arial" w:hAnsi="Arial" w:cs="Arial"/>
                <w:b/>
                <w:color w:val="FFFFFF" w:themeColor="background1"/>
                <w:sz w:val="20"/>
                <w:szCs w:val="20"/>
              </w:rPr>
              <w:t>MEDIDAS DE EMERGENCIA</w:t>
            </w:r>
          </w:p>
        </w:tc>
      </w:tr>
      <w:tr w:rsidR="00C51EF2" w14:paraId="7ADB31D8" w14:textId="77777777" w:rsidTr="00C51EF2">
        <w:trPr>
          <w:trHeight w:val="820"/>
        </w:trPr>
        <w:tc>
          <w:tcPr>
            <w:tcW w:w="10774" w:type="dxa"/>
          </w:tcPr>
          <w:p w14:paraId="03B282F5" w14:textId="77777777" w:rsidR="00C51EF2" w:rsidRPr="00910686" w:rsidRDefault="00C51EF2" w:rsidP="00466FAC">
            <w:pPr>
              <w:rPr>
                <w:rFonts w:ascii="Arial" w:hAnsi="Arial" w:cs="Arial"/>
                <w:sz w:val="20"/>
                <w:szCs w:val="20"/>
              </w:rPr>
            </w:pPr>
          </w:p>
          <w:p w14:paraId="0204C7F2" w14:textId="77777777" w:rsidR="00910686" w:rsidRDefault="00910686" w:rsidP="00466FAC">
            <w:pPr>
              <w:rPr>
                <w:rFonts w:ascii="Arial" w:hAnsi="Arial" w:cs="Arial"/>
                <w:sz w:val="20"/>
                <w:szCs w:val="20"/>
              </w:rPr>
            </w:pPr>
          </w:p>
          <w:p w14:paraId="2AB315D2" w14:textId="77777777" w:rsidR="00910686" w:rsidRDefault="00910686" w:rsidP="00466FAC">
            <w:pPr>
              <w:rPr>
                <w:rFonts w:ascii="Arial" w:hAnsi="Arial" w:cs="Arial"/>
                <w:sz w:val="20"/>
                <w:szCs w:val="20"/>
              </w:rPr>
            </w:pPr>
          </w:p>
          <w:p w14:paraId="7599947C" w14:textId="77777777" w:rsidR="00910686" w:rsidRDefault="00910686" w:rsidP="00466FAC">
            <w:pPr>
              <w:rPr>
                <w:rFonts w:ascii="Arial" w:hAnsi="Arial" w:cs="Arial"/>
                <w:sz w:val="20"/>
                <w:szCs w:val="20"/>
              </w:rPr>
            </w:pPr>
          </w:p>
          <w:p w14:paraId="7B4E9C6D" w14:textId="77777777" w:rsidR="00910686" w:rsidRPr="00910686" w:rsidRDefault="00910686" w:rsidP="00466FAC">
            <w:pPr>
              <w:rPr>
                <w:rFonts w:ascii="Arial" w:hAnsi="Arial" w:cs="Arial"/>
                <w:sz w:val="20"/>
                <w:szCs w:val="20"/>
              </w:rPr>
            </w:pPr>
          </w:p>
          <w:p w14:paraId="7EECC61D" w14:textId="77777777" w:rsidR="00910686" w:rsidRPr="00910686" w:rsidRDefault="00910686" w:rsidP="00466FAC">
            <w:pPr>
              <w:rPr>
                <w:rFonts w:ascii="Arial" w:hAnsi="Arial" w:cs="Arial"/>
                <w:sz w:val="20"/>
                <w:szCs w:val="20"/>
              </w:rPr>
            </w:pPr>
          </w:p>
          <w:p w14:paraId="54635D36" w14:textId="77777777" w:rsidR="00910686" w:rsidRPr="00910686" w:rsidRDefault="00910686" w:rsidP="00466FAC">
            <w:pPr>
              <w:rPr>
                <w:rFonts w:ascii="Arial" w:hAnsi="Arial" w:cs="Arial"/>
                <w:sz w:val="20"/>
                <w:szCs w:val="20"/>
              </w:rPr>
            </w:pPr>
          </w:p>
          <w:p w14:paraId="19FC3071" w14:textId="77777777" w:rsidR="00910686" w:rsidRPr="00910686" w:rsidRDefault="00910686" w:rsidP="00466FAC">
            <w:pPr>
              <w:rPr>
                <w:rFonts w:ascii="Arial" w:hAnsi="Arial" w:cs="Arial"/>
                <w:sz w:val="20"/>
                <w:szCs w:val="20"/>
              </w:rPr>
            </w:pPr>
          </w:p>
        </w:tc>
      </w:tr>
    </w:tbl>
    <w:p w14:paraId="680D1166" w14:textId="77777777" w:rsidR="00E06518" w:rsidRDefault="00E06518" w:rsidP="00C16C85"/>
    <w:tbl>
      <w:tblPr>
        <w:tblStyle w:val="Tablaconcuadrcula"/>
        <w:tblW w:w="10774" w:type="dxa"/>
        <w:tblInd w:w="-998" w:type="dxa"/>
        <w:tblLook w:val="04A0" w:firstRow="1" w:lastRow="0" w:firstColumn="1" w:lastColumn="0" w:noHBand="0" w:noVBand="1"/>
      </w:tblPr>
      <w:tblGrid>
        <w:gridCol w:w="10774"/>
      </w:tblGrid>
      <w:tr w:rsidR="007B1D1A" w14:paraId="74DCB8FE" w14:textId="77777777" w:rsidTr="090F23F1">
        <w:trPr>
          <w:trHeight w:val="340"/>
        </w:trPr>
        <w:tc>
          <w:tcPr>
            <w:tcW w:w="10774" w:type="dxa"/>
            <w:shd w:val="clear" w:color="auto" w:fill="ADADAD" w:themeFill="background2" w:themeFillShade="BF"/>
            <w:vAlign w:val="center"/>
          </w:tcPr>
          <w:p w14:paraId="49559FB5" w14:textId="2662F12C" w:rsidR="007B1D1A" w:rsidRPr="00AC03C3" w:rsidRDefault="007B1D1A" w:rsidP="007B1D1A">
            <w:pPr>
              <w:jc w:val="center"/>
              <w:rPr>
                <w:rFonts w:ascii="Arial" w:hAnsi="Arial" w:cs="Arial"/>
                <w:b/>
                <w:color w:val="FFFFFF" w:themeColor="background1"/>
                <w:sz w:val="20"/>
                <w:szCs w:val="20"/>
              </w:rPr>
            </w:pPr>
            <w:r w:rsidRPr="00AC03C3">
              <w:rPr>
                <w:rFonts w:ascii="Arial" w:hAnsi="Arial" w:cs="Arial"/>
                <w:b/>
                <w:color w:val="FFFFFF" w:themeColor="background1"/>
                <w:sz w:val="20"/>
                <w:szCs w:val="20"/>
              </w:rPr>
              <w:t xml:space="preserve">MEDIDAS DE </w:t>
            </w:r>
            <w:r w:rsidR="00C64F23" w:rsidRPr="00AC03C3">
              <w:rPr>
                <w:rFonts w:ascii="Arial" w:hAnsi="Arial" w:cs="Arial"/>
                <w:b/>
                <w:color w:val="FFFFFF" w:themeColor="background1"/>
                <w:sz w:val="20"/>
                <w:szCs w:val="20"/>
              </w:rPr>
              <w:t>PROTECCIÓN VIGENTES</w:t>
            </w:r>
          </w:p>
        </w:tc>
      </w:tr>
      <w:tr w:rsidR="007B1D1A" w14:paraId="0E94FD9E" w14:textId="77777777" w:rsidTr="00C64F23">
        <w:trPr>
          <w:trHeight w:val="1267"/>
        </w:trPr>
        <w:tc>
          <w:tcPr>
            <w:tcW w:w="10774" w:type="dxa"/>
          </w:tcPr>
          <w:p w14:paraId="61F137CC" w14:textId="77777777" w:rsidR="007B1D1A" w:rsidRPr="00AC03C3" w:rsidRDefault="007B1D1A" w:rsidP="00466FAC">
            <w:pPr>
              <w:rPr>
                <w:rFonts w:ascii="Arial" w:hAnsi="Arial" w:cs="Arial"/>
                <w:color w:val="FFFFFF" w:themeColor="background1"/>
                <w:sz w:val="20"/>
                <w:szCs w:val="20"/>
              </w:rPr>
            </w:pPr>
          </w:p>
          <w:p w14:paraId="73D7C76B" w14:textId="77777777" w:rsidR="00910686" w:rsidRPr="00AC03C3" w:rsidRDefault="00910686" w:rsidP="00466FAC">
            <w:pPr>
              <w:rPr>
                <w:rFonts w:ascii="Arial" w:hAnsi="Arial" w:cs="Arial"/>
                <w:color w:val="FFFFFF" w:themeColor="background1"/>
                <w:sz w:val="20"/>
                <w:szCs w:val="20"/>
              </w:rPr>
            </w:pPr>
          </w:p>
          <w:p w14:paraId="52B1EB19" w14:textId="77777777" w:rsidR="00910686" w:rsidRPr="00AC03C3" w:rsidRDefault="00910686" w:rsidP="00466FAC">
            <w:pPr>
              <w:rPr>
                <w:rFonts w:ascii="Arial" w:hAnsi="Arial" w:cs="Arial"/>
                <w:color w:val="FFFFFF" w:themeColor="background1"/>
                <w:sz w:val="20"/>
                <w:szCs w:val="20"/>
              </w:rPr>
            </w:pPr>
          </w:p>
        </w:tc>
      </w:tr>
    </w:tbl>
    <w:p w14:paraId="630B8BE4" w14:textId="77777777" w:rsidR="00C51EF2" w:rsidRDefault="00C51EF2" w:rsidP="00466FAC">
      <w:pPr>
        <w:ind w:left="-709" w:hanging="284"/>
      </w:pPr>
    </w:p>
    <w:tbl>
      <w:tblPr>
        <w:tblStyle w:val="Tablaconcuadrcula"/>
        <w:tblW w:w="10774" w:type="dxa"/>
        <w:tblInd w:w="-998" w:type="dxa"/>
        <w:tblLook w:val="04A0" w:firstRow="1" w:lastRow="0" w:firstColumn="1" w:lastColumn="0" w:noHBand="0" w:noVBand="1"/>
      </w:tblPr>
      <w:tblGrid>
        <w:gridCol w:w="10774"/>
      </w:tblGrid>
      <w:tr w:rsidR="00BB703E" w14:paraId="28677784" w14:textId="77777777" w:rsidTr="5C471CA0">
        <w:trPr>
          <w:trHeight w:val="340"/>
        </w:trPr>
        <w:tc>
          <w:tcPr>
            <w:tcW w:w="10774" w:type="dxa"/>
            <w:shd w:val="clear" w:color="auto" w:fill="ADADAD" w:themeFill="background2" w:themeFillShade="BF"/>
            <w:vAlign w:val="center"/>
          </w:tcPr>
          <w:p w14:paraId="14C36E34" w14:textId="4518C72E" w:rsidR="00BB703E" w:rsidRPr="00704230" w:rsidRDefault="003E42A6" w:rsidP="00704230">
            <w:pPr>
              <w:jc w:val="center"/>
              <w:rPr>
                <w:rFonts w:ascii="Arial" w:hAnsi="Arial" w:cs="Arial"/>
                <w:b/>
                <w:bCs/>
                <w:sz w:val="20"/>
                <w:szCs w:val="20"/>
              </w:rPr>
            </w:pPr>
            <w:r w:rsidRPr="00AC03C3">
              <w:rPr>
                <w:rFonts w:ascii="Arial" w:hAnsi="Arial" w:cs="Arial"/>
                <w:b/>
                <w:color w:val="FFFFFF" w:themeColor="background1"/>
                <w:sz w:val="20"/>
                <w:szCs w:val="20"/>
              </w:rPr>
              <w:t>NIVEL</w:t>
            </w:r>
            <w:r w:rsidR="00AF13A3" w:rsidRPr="00AC03C3">
              <w:rPr>
                <w:rFonts w:ascii="Arial" w:hAnsi="Arial" w:cs="Arial"/>
                <w:b/>
                <w:color w:val="FFFFFF" w:themeColor="background1"/>
                <w:sz w:val="20"/>
                <w:szCs w:val="20"/>
              </w:rPr>
              <w:t xml:space="preserve"> </w:t>
            </w:r>
            <w:r w:rsidRPr="00AC03C3">
              <w:rPr>
                <w:rFonts w:ascii="Arial" w:hAnsi="Arial" w:cs="Arial"/>
                <w:b/>
                <w:color w:val="FFFFFF" w:themeColor="background1"/>
                <w:sz w:val="20"/>
                <w:szCs w:val="20"/>
              </w:rPr>
              <w:t xml:space="preserve">DEL RIESGO </w:t>
            </w:r>
          </w:p>
        </w:tc>
      </w:tr>
      <w:tr w:rsidR="00BB703E" w14:paraId="2FA7B016" w14:textId="77777777" w:rsidTr="00704230">
        <w:trPr>
          <w:trHeight w:val="558"/>
        </w:trPr>
        <w:tc>
          <w:tcPr>
            <w:tcW w:w="10774" w:type="dxa"/>
          </w:tcPr>
          <w:p w14:paraId="7E93613D" w14:textId="77777777" w:rsidR="00CD1599" w:rsidRPr="00910686" w:rsidRDefault="00CD1599" w:rsidP="00466FAC">
            <w:pPr>
              <w:rPr>
                <w:rFonts w:ascii="Arial" w:hAnsi="Arial" w:cs="Arial"/>
                <w:sz w:val="20"/>
                <w:szCs w:val="20"/>
              </w:rPr>
            </w:pPr>
          </w:p>
          <w:p w14:paraId="4A61E380" w14:textId="77777777" w:rsidR="00910686" w:rsidRPr="00910686" w:rsidRDefault="00CB1CB4" w:rsidP="00466FAC">
            <w:pPr>
              <w:rPr>
                <w:rFonts w:ascii="Arial" w:hAnsi="Arial" w:cs="Arial"/>
                <w:sz w:val="20"/>
                <w:szCs w:val="20"/>
              </w:rPr>
            </w:pPr>
            <w:commentRangeStart w:id="0"/>
            <w:commentRangeEnd w:id="0"/>
            <w:r w:rsidRPr="00910686">
              <w:rPr>
                <w:rStyle w:val="Refdecomentario"/>
                <w:rFonts w:ascii="Arial" w:hAnsi="Arial" w:cs="Arial"/>
                <w:sz w:val="20"/>
                <w:szCs w:val="20"/>
              </w:rPr>
              <w:commentReference w:id="0"/>
            </w:r>
          </w:p>
          <w:p w14:paraId="40677261" w14:textId="77777777" w:rsidR="00910686" w:rsidRDefault="00910686" w:rsidP="00466FAC">
            <w:pPr>
              <w:rPr>
                <w:rFonts w:ascii="Arial" w:hAnsi="Arial" w:cs="Arial"/>
                <w:sz w:val="20"/>
                <w:szCs w:val="20"/>
              </w:rPr>
            </w:pPr>
          </w:p>
          <w:p w14:paraId="2B318A74" w14:textId="77777777" w:rsidR="00910686" w:rsidRDefault="00910686" w:rsidP="00466FAC">
            <w:pPr>
              <w:rPr>
                <w:rFonts w:ascii="Arial" w:hAnsi="Arial" w:cs="Arial"/>
                <w:sz w:val="20"/>
                <w:szCs w:val="20"/>
              </w:rPr>
            </w:pPr>
          </w:p>
          <w:p w14:paraId="0E783A16" w14:textId="77777777" w:rsidR="00910686" w:rsidRPr="00910686" w:rsidRDefault="00910686" w:rsidP="00466FAC">
            <w:pPr>
              <w:rPr>
                <w:rFonts w:ascii="Arial" w:hAnsi="Arial" w:cs="Arial"/>
                <w:sz w:val="20"/>
                <w:szCs w:val="20"/>
              </w:rPr>
            </w:pPr>
          </w:p>
          <w:p w14:paraId="2460C664" w14:textId="46216F95" w:rsidR="00910686" w:rsidRDefault="00910686" w:rsidP="00466FAC"/>
        </w:tc>
      </w:tr>
      <w:tr w:rsidR="0025622E" w14:paraId="1A6715C7" w14:textId="77777777" w:rsidTr="5C471CA0">
        <w:trPr>
          <w:trHeight w:val="340"/>
        </w:trPr>
        <w:tc>
          <w:tcPr>
            <w:tcW w:w="10774" w:type="dxa"/>
            <w:shd w:val="clear" w:color="auto" w:fill="ADADAD" w:themeFill="background2" w:themeFillShade="BF"/>
            <w:vAlign w:val="center"/>
          </w:tcPr>
          <w:p w14:paraId="7EB5AAD1" w14:textId="5716EE0B" w:rsidR="0025622E" w:rsidRDefault="002B3323" w:rsidP="0025622E">
            <w:pPr>
              <w:jc w:val="center"/>
              <w:rPr>
                <w:rFonts w:ascii="Arial" w:hAnsi="Arial" w:cs="Arial"/>
                <w:b/>
                <w:sz w:val="20"/>
                <w:szCs w:val="20"/>
              </w:rPr>
            </w:pPr>
            <w:r>
              <w:tab/>
            </w:r>
            <w:r>
              <w:tab/>
            </w:r>
            <w:r w:rsidR="0025622E" w:rsidRPr="00910686">
              <w:rPr>
                <w:rFonts w:ascii="Arial" w:hAnsi="Arial" w:cs="Arial"/>
                <w:b/>
                <w:bCs/>
                <w:color w:val="FFFFFF" w:themeColor="background1"/>
                <w:sz w:val="20"/>
                <w:szCs w:val="20"/>
              </w:rPr>
              <w:t>CONCLUSIÓN DE LA EVALUACIÓN DEL RIESGO</w:t>
            </w:r>
          </w:p>
        </w:tc>
      </w:tr>
      <w:tr w:rsidR="0025622E" w14:paraId="4E4EB140" w14:textId="77777777" w:rsidTr="00431767">
        <w:trPr>
          <w:trHeight w:val="1924"/>
        </w:trPr>
        <w:tc>
          <w:tcPr>
            <w:tcW w:w="10774" w:type="dxa"/>
          </w:tcPr>
          <w:p w14:paraId="7FBB44E3" w14:textId="77777777" w:rsidR="0025622E" w:rsidRPr="00910686" w:rsidRDefault="0025622E" w:rsidP="00466FAC">
            <w:pPr>
              <w:rPr>
                <w:rFonts w:ascii="Arial" w:hAnsi="Arial" w:cs="Arial"/>
                <w:sz w:val="20"/>
                <w:szCs w:val="20"/>
              </w:rPr>
            </w:pPr>
          </w:p>
        </w:tc>
      </w:tr>
    </w:tbl>
    <w:p w14:paraId="008C5073" w14:textId="77777777" w:rsidR="0025622E" w:rsidRDefault="0025622E" w:rsidP="00466FAC">
      <w:pPr>
        <w:ind w:left="-709" w:hanging="284"/>
      </w:pPr>
    </w:p>
    <w:tbl>
      <w:tblPr>
        <w:tblStyle w:val="Tablaconcuadrcula"/>
        <w:tblW w:w="10774" w:type="dxa"/>
        <w:tblInd w:w="-998" w:type="dxa"/>
        <w:tblLook w:val="04A0" w:firstRow="1" w:lastRow="0" w:firstColumn="1" w:lastColumn="0" w:noHBand="0" w:noVBand="1"/>
      </w:tblPr>
      <w:tblGrid>
        <w:gridCol w:w="10774"/>
      </w:tblGrid>
      <w:tr w:rsidR="006B08EA" w14:paraId="25CEAFCA" w14:textId="77777777" w:rsidTr="5C471CA0">
        <w:trPr>
          <w:trHeight w:val="340"/>
        </w:trPr>
        <w:tc>
          <w:tcPr>
            <w:tcW w:w="10774" w:type="dxa"/>
            <w:shd w:val="clear" w:color="auto" w:fill="ADADAD" w:themeFill="background2" w:themeFillShade="BF"/>
            <w:vAlign w:val="center"/>
          </w:tcPr>
          <w:p w14:paraId="6C5F79C0" w14:textId="2DC0732C" w:rsidR="006B08EA" w:rsidRPr="00AC03C3" w:rsidRDefault="00EA29AC" w:rsidP="0058472C">
            <w:pPr>
              <w:jc w:val="center"/>
              <w:rPr>
                <w:rFonts w:ascii="Arial" w:hAnsi="Arial" w:cs="Arial"/>
                <w:b/>
                <w:color w:val="FFFFFF" w:themeColor="background1"/>
                <w:sz w:val="20"/>
                <w:szCs w:val="20"/>
              </w:rPr>
            </w:pPr>
            <w:r w:rsidRPr="00AC03C3">
              <w:rPr>
                <w:rFonts w:ascii="Arial" w:hAnsi="Arial" w:cs="Arial"/>
                <w:b/>
                <w:color w:val="FFFFFF" w:themeColor="background1"/>
                <w:sz w:val="20"/>
                <w:szCs w:val="20"/>
              </w:rPr>
              <w:t>MODIFICACIONES SOLICITADAS EN PREMESA POR LOS Y LAS DELEGADAS DE LA MTSP</w:t>
            </w:r>
          </w:p>
        </w:tc>
      </w:tr>
      <w:tr w:rsidR="006B08EA" w14:paraId="3641987C" w14:textId="77777777" w:rsidTr="0058472C">
        <w:trPr>
          <w:trHeight w:val="2386"/>
        </w:trPr>
        <w:tc>
          <w:tcPr>
            <w:tcW w:w="10774" w:type="dxa"/>
          </w:tcPr>
          <w:p w14:paraId="053AA7BC" w14:textId="77777777" w:rsidR="006B08EA" w:rsidRPr="00910686" w:rsidRDefault="006B08EA" w:rsidP="0058472C">
            <w:pPr>
              <w:rPr>
                <w:rFonts w:ascii="Arial" w:hAnsi="Arial" w:cs="Arial"/>
                <w:sz w:val="20"/>
                <w:szCs w:val="20"/>
              </w:rPr>
            </w:pPr>
          </w:p>
        </w:tc>
      </w:tr>
    </w:tbl>
    <w:p w14:paraId="2CBA8768" w14:textId="58EC539B" w:rsidR="006B08EA" w:rsidRDefault="006B08EA" w:rsidP="00466FAC">
      <w:pPr>
        <w:ind w:left="-709" w:hanging="284"/>
      </w:pPr>
    </w:p>
    <w:tbl>
      <w:tblPr>
        <w:tblStyle w:val="Tablaconcuadrcula"/>
        <w:tblW w:w="10774" w:type="dxa"/>
        <w:tblInd w:w="-998" w:type="dxa"/>
        <w:tblLook w:val="04A0" w:firstRow="1" w:lastRow="0" w:firstColumn="1" w:lastColumn="0" w:noHBand="0" w:noVBand="1"/>
      </w:tblPr>
      <w:tblGrid>
        <w:gridCol w:w="1277"/>
        <w:gridCol w:w="3685"/>
        <w:gridCol w:w="1985"/>
        <w:gridCol w:w="3827"/>
      </w:tblGrid>
      <w:tr w:rsidR="00AF30E4" w14:paraId="5F393F0F" w14:textId="77777777" w:rsidTr="314FFB6F">
        <w:trPr>
          <w:trHeight w:val="340"/>
        </w:trPr>
        <w:tc>
          <w:tcPr>
            <w:tcW w:w="10774" w:type="dxa"/>
            <w:gridSpan w:val="4"/>
            <w:shd w:val="clear" w:color="auto" w:fill="ADADAD" w:themeFill="background2" w:themeFillShade="BF"/>
            <w:vAlign w:val="center"/>
          </w:tcPr>
          <w:p w14:paraId="13848D9B" w14:textId="45E91C2E" w:rsidR="00AF30E4" w:rsidRDefault="00505CD0" w:rsidP="00AF30E4">
            <w:pPr>
              <w:jc w:val="center"/>
            </w:pPr>
            <w:r w:rsidRPr="00AC03C3">
              <w:rPr>
                <w:rFonts w:ascii="Arial" w:hAnsi="Arial" w:cs="Arial"/>
                <w:b/>
                <w:color w:val="FFFFFF" w:themeColor="background1"/>
                <w:sz w:val="20"/>
                <w:szCs w:val="20"/>
              </w:rPr>
              <w:t>DATOS DEL SERVIDOR PÚBLICO O CONTRATISTA QUE REALIZA LA EVALUACIÓN DE RIESGO</w:t>
            </w:r>
            <w:r w:rsidRPr="00910686">
              <w:rPr>
                <w:rFonts w:ascii="Arial" w:hAnsi="Arial" w:cs="Arial"/>
                <w:b/>
                <w:bCs/>
                <w:color w:val="FFFFFF" w:themeColor="background1"/>
                <w:sz w:val="20"/>
                <w:szCs w:val="20"/>
              </w:rPr>
              <w:t xml:space="preserve">   </w:t>
            </w:r>
          </w:p>
        </w:tc>
      </w:tr>
      <w:tr w:rsidR="00AF30E4" w14:paraId="04CB26C7" w14:textId="77777777" w:rsidTr="000D64E6">
        <w:trPr>
          <w:trHeight w:val="567"/>
        </w:trPr>
        <w:tc>
          <w:tcPr>
            <w:tcW w:w="1277" w:type="dxa"/>
            <w:vAlign w:val="center"/>
          </w:tcPr>
          <w:p w14:paraId="323514CA" w14:textId="13D68B59" w:rsidR="00AF30E4" w:rsidRPr="00344D9B" w:rsidRDefault="004C0F37" w:rsidP="00466FAC">
            <w:pPr>
              <w:rPr>
                <w:rFonts w:ascii="Arial" w:hAnsi="Arial" w:cs="Arial"/>
                <w:sz w:val="20"/>
                <w:szCs w:val="20"/>
              </w:rPr>
            </w:pPr>
            <w:r w:rsidRPr="00344D9B">
              <w:rPr>
                <w:rFonts w:ascii="Arial" w:hAnsi="Arial" w:cs="Arial"/>
                <w:sz w:val="20"/>
                <w:szCs w:val="20"/>
              </w:rPr>
              <w:t>Nombres y Apellidos</w:t>
            </w:r>
          </w:p>
        </w:tc>
        <w:tc>
          <w:tcPr>
            <w:tcW w:w="3685" w:type="dxa"/>
            <w:vAlign w:val="center"/>
          </w:tcPr>
          <w:p w14:paraId="396B6A44" w14:textId="77777777" w:rsidR="00AF30E4" w:rsidRPr="00344D9B" w:rsidRDefault="00AF30E4" w:rsidP="00466FAC">
            <w:pPr>
              <w:rPr>
                <w:rFonts w:ascii="Arial" w:hAnsi="Arial" w:cs="Arial"/>
                <w:sz w:val="20"/>
                <w:szCs w:val="20"/>
              </w:rPr>
            </w:pPr>
          </w:p>
        </w:tc>
        <w:tc>
          <w:tcPr>
            <w:tcW w:w="1985" w:type="dxa"/>
            <w:vAlign w:val="center"/>
          </w:tcPr>
          <w:p w14:paraId="68D88738" w14:textId="3F3CA9A4" w:rsidR="00AF30E4" w:rsidRPr="00344D9B" w:rsidRDefault="004C0F37" w:rsidP="00466FAC">
            <w:pPr>
              <w:rPr>
                <w:rFonts w:ascii="Arial" w:hAnsi="Arial" w:cs="Arial"/>
                <w:sz w:val="20"/>
                <w:szCs w:val="20"/>
              </w:rPr>
            </w:pPr>
            <w:r w:rsidRPr="00344D9B">
              <w:rPr>
                <w:rFonts w:ascii="Arial" w:hAnsi="Arial" w:cs="Arial"/>
                <w:sz w:val="20"/>
                <w:szCs w:val="20"/>
              </w:rPr>
              <w:t>Documento de Identidad N°</w:t>
            </w:r>
          </w:p>
        </w:tc>
        <w:tc>
          <w:tcPr>
            <w:tcW w:w="3827" w:type="dxa"/>
            <w:vAlign w:val="center"/>
          </w:tcPr>
          <w:p w14:paraId="55C86B59" w14:textId="77777777" w:rsidR="00AF30E4" w:rsidRPr="00344D9B" w:rsidRDefault="00AF30E4" w:rsidP="00466FAC">
            <w:pPr>
              <w:rPr>
                <w:rFonts w:ascii="Arial" w:hAnsi="Arial" w:cs="Arial"/>
                <w:sz w:val="20"/>
                <w:szCs w:val="20"/>
              </w:rPr>
            </w:pPr>
          </w:p>
        </w:tc>
      </w:tr>
      <w:tr w:rsidR="00AF30E4" w14:paraId="7FF1707A" w14:textId="77777777" w:rsidTr="000D64E6">
        <w:trPr>
          <w:trHeight w:val="567"/>
        </w:trPr>
        <w:tc>
          <w:tcPr>
            <w:tcW w:w="1277" w:type="dxa"/>
            <w:vAlign w:val="center"/>
          </w:tcPr>
          <w:p w14:paraId="009B53EC" w14:textId="3C6D7159" w:rsidR="00AF30E4" w:rsidRPr="00344D9B" w:rsidRDefault="00344D9B" w:rsidP="00466FAC">
            <w:pPr>
              <w:rPr>
                <w:rFonts w:ascii="Arial" w:hAnsi="Arial" w:cs="Arial"/>
                <w:sz w:val="20"/>
                <w:szCs w:val="20"/>
              </w:rPr>
            </w:pPr>
            <w:r w:rsidRPr="00344D9B">
              <w:rPr>
                <w:rFonts w:ascii="Arial" w:hAnsi="Arial" w:cs="Arial"/>
                <w:sz w:val="20"/>
                <w:szCs w:val="20"/>
              </w:rPr>
              <w:t>Cargo o Rol</w:t>
            </w:r>
          </w:p>
        </w:tc>
        <w:tc>
          <w:tcPr>
            <w:tcW w:w="3685" w:type="dxa"/>
            <w:vAlign w:val="center"/>
          </w:tcPr>
          <w:p w14:paraId="61EF3DFA" w14:textId="77777777" w:rsidR="00AF30E4" w:rsidRPr="00344D9B" w:rsidRDefault="00AF30E4" w:rsidP="00466FAC">
            <w:pPr>
              <w:rPr>
                <w:rFonts w:ascii="Arial" w:hAnsi="Arial" w:cs="Arial"/>
                <w:sz w:val="20"/>
                <w:szCs w:val="20"/>
              </w:rPr>
            </w:pPr>
          </w:p>
        </w:tc>
        <w:tc>
          <w:tcPr>
            <w:tcW w:w="1985" w:type="dxa"/>
            <w:vAlign w:val="center"/>
          </w:tcPr>
          <w:p w14:paraId="32299755" w14:textId="541F7FAB" w:rsidR="00AF30E4" w:rsidRPr="00344D9B" w:rsidRDefault="00344D9B" w:rsidP="00466FAC">
            <w:pPr>
              <w:rPr>
                <w:rFonts w:ascii="Arial" w:hAnsi="Arial" w:cs="Arial"/>
                <w:sz w:val="20"/>
                <w:szCs w:val="20"/>
              </w:rPr>
            </w:pPr>
            <w:r w:rsidRPr="00344D9B">
              <w:rPr>
                <w:rFonts w:ascii="Arial" w:hAnsi="Arial" w:cs="Arial"/>
                <w:sz w:val="20"/>
                <w:szCs w:val="20"/>
              </w:rPr>
              <w:t>Correo Electrónico Institucional</w:t>
            </w:r>
          </w:p>
        </w:tc>
        <w:tc>
          <w:tcPr>
            <w:tcW w:w="3827" w:type="dxa"/>
            <w:vAlign w:val="center"/>
          </w:tcPr>
          <w:p w14:paraId="009F7252" w14:textId="6FA0E1C3" w:rsidR="00AF30E4" w:rsidRPr="00344D9B" w:rsidRDefault="00AF30E4" w:rsidP="00466FAC">
            <w:pPr>
              <w:rPr>
                <w:rFonts w:ascii="Arial" w:hAnsi="Arial" w:cs="Arial"/>
                <w:sz w:val="20"/>
                <w:szCs w:val="20"/>
              </w:rPr>
            </w:pPr>
          </w:p>
        </w:tc>
      </w:tr>
      <w:tr w:rsidR="00DA38F7" w14:paraId="68F859A1" w14:textId="70ABB581" w:rsidTr="00595AB6">
        <w:trPr>
          <w:trHeight w:val="567"/>
        </w:trPr>
        <w:tc>
          <w:tcPr>
            <w:tcW w:w="1277" w:type="dxa"/>
            <w:vAlign w:val="center"/>
          </w:tcPr>
          <w:p w14:paraId="390D25DD" w14:textId="7AFE4A5C" w:rsidR="00DA38F7" w:rsidRDefault="00DA38F7" w:rsidP="00466FAC">
            <w:pPr>
              <w:rPr>
                <w:rFonts w:ascii="Arial" w:hAnsi="Arial" w:cs="Arial"/>
                <w:sz w:val="20"/>
                <w:szCs w:val="20"/>
              </w:rPr>
            </w:pPr>
            <w:r>
              <w:rPr>
                <w:rFonts w:ascii="Arial" w:hAnsi="Arial" w:cs="Arial"/>
                <w:sz w:val="20"/>
                <w:szCs w:val="20"/>
              </w:rPr>
              <w:t xml:space="preserve">Firma del Analista: </w:t>
            </w:r>
          </w:p>
        </w:tc>
        <w:tc>
          <w:tcPr>
            <w:tcW w:w="9497" w:type="dxa"/>
            <w:gridSpan w:val="3"/>
            <w:vAlign w:val="center"/>
          </w:tcPr>
          <w:p w14:paraId="065F1B2A" w14:textId="77777777" w:rsidR="00DA38F7" w:rsidRPr="00344D9B" w:rsidRDefault="00DA38F7" w:rsidP="009A3387">
            <w:pPr>
              <w:rPr>
                <w:rFonts w:ascii="Arial" w:hAnsi="Arial" w:cs="Arial"/>
                <w:sz w:val="20"/>
                <w:szCs w:val="20"/>
              </w:rPr>
            </w:pPr>
          </w:p>
        </w:tc>
      </w:tr>
    </w:tbl>
    <w:p w14:paraId="22E62ACE" w14:textId="77777777" w:rsidR="00A6646D" w:rsidRDefault="00A6646D" w:rsidP="001C4F55"/>
    <w:tbl>
      <w:tblPr>
        <w:tblStyle w:val="Tablaconcuadrcula"/>
        <w:tblW w:w="10774" w:type="dxa"/>
        <w:tblInd w:w="-998" w:type="dxa"/>
        <w:tblLook w:val="04A0" w:firstRow="1" w:lastRow="0" w:firstColumn="1" w:lastColumn="0" w:noHBand="0" w:noVBand="1"/>
      </w:tblPr>
      <w:tblGrid>
        <w:gridCol w:w="1827"/>
        <w:gridCol w:w="4547"/>
        <w:gridCol w:w="1195"/>
        <w:gridCol w:w="837"/>
        <w:gridCol w:w="976"/>
        <w:gridCol w:w="1392"/>
      </w:tblGrid>
      <w:tr w:rsidR="00C20D6E" w14:paraId="58613E39" w14:textId="61F8B779" w:rsidTr="00910686">
        <w:trPr>
          <w:trHeight w:val="340"/>
        </w:trPr>
        <w:tc>
          <w:tcPr>
            <w:tcW w:w="10774" w:type="dxa"/>
            <w:gridSpan w:val="6"/>
            <w:shd w:val="clear" w:color="auto" w:fill="747474"/>
            <w:vAlign w:val="center"/>
          </w:tcPr>
          <w:p w14:paraId="1DA397FE" w14:textId="2A5A3091" w:rsidR="00C20D6E" w:rsidRPr="0096164F" w:rsidRDefault="00C20D6E" w:rsidP="00C15B09">
            <w:pPr>
              <w:jc w:val="center"/>
              <w:rPr>
                <w:rFonts w:ascii="Arial" w:hAnsi="Arial" w:cs="Arial"/>
                <w:b/>
                <w:bCs/>
                <w:sz w:val="20"/>
                <w:szCs w:val="20"/>
                <w:shd w:val="clear" w:color="auto" w:fill="153D63" w:themeFill="text2" w:themeFillTint="E6"/>
              </w:rPr>
            </w:pPr>
            <w:r w:rsidRPr="00910686">
              <w:rPr>
                <w:rFonts w:ascii="Arial" w:hAnsi="Arial" w:cs="Arial"/>
                <w:b/>
                <w:bCs/>
                <w:color w:val="FFFFFF" w:themeColor="background1"/>
                <w:sz w:val="20"/>
                <w:szCs w:val="20"/>
              </w:rPr>
              <w:t>XI</w:t>
            </w:r>
            <w:r w:rsidR="00861A14" w:rsidRPr="00910686">
              <w:rPr>
                <w:rFonts w:ascii="Arial" w:hAnsi="Arial" w:cs="Arial"/>
                <w:b/>
                <w:bCs/>
                <w:color w:val="FFFFFF" w:themeColor="background1"/>
                <w:sz w:val="20"/>
                <w:szCs w:val="20"/>
              </w:rPr>
              <w:t>V</w:t>
            </w:r>
            <w:r w:rsidR="00E06518" w:rsidRPr="00910686">
              <w:rPr>
                <w:rFonts w:ascii="Arial" w:hAnsi="Arial" w:cs="Arial"/>
                <w:b/>
                <w:bCs/>
                <w:color w:val="FFFFFF" w:themeColor="background1"/>
                <w:sz w:val="20"/>
                <w:szCs w:val="20"/>
              </w:rPr>
              <w:t>.</w:t>
            </w:r>
            <w:r w:rsidRPr="00910686">
              <w:rPr>
                <w:rFonts w:ascii="Arial" w:hAnsi="Arial" w:cs="Arial"/>
                <w:b/>
                <w:bCs/>
                <w:color w:val="FFFFFF" w:themeColor="background1"/>
                <w:sz w:val="20"/>
                <w:szCs w:val="20"/>
              </w:rPr>
              <w:t xml:space="preserve"> INFORMACIÓN DEL SERVIDOR PÚBLICO O CONTRATISTA QUE </w:t>
            </w:r>
            <w:r w:rsidR="00A6646D" w:rsidRPr="00910686">
              <w:rPr>
                <w:rFonts w:ascii="Arial" w:hAnsi="Arial" w:cs="Arial"/>
                <w:b/>
                <w:bCs/>
                <w:color w:val="FFFFFF" w:themeColor="background1"/>
                <w:sz w:val="20"/>
                <w:szCs w:val="20"/>
              </w:rPr>
              <w:t>REVISA EL CASO</w:t>
            </w:r>
          </w:p>
        </w:tc>
      </w:tr>
      <w:tr w:rsidR="00E6640A" w14:paraId="45D56983" w14:textId="4E60B769" w:rsidTr="00E6640A">
        <w:trPr>
          <w:trHeight w:val="284"/>
        </w:trPr>
        <w:tc>
          <w:tcPr>
            <w:tcW w:w="1844" w:type="dxa"/>
            <w:vMerge w:val="restart"/>
            <w:vAlign w:val="center"/>
          </w:tcPr>
          <w:p w14:paraId="259D04D9" w14:textId="685F4FFD" w:rsidR="00E6640A" w:rsidRPr="00E6640A" w:rsidRDefault="00E6640A" w:rsidP="00C20D6E">
            <w:pPr>
              <w:jc w:val="center"/>
              <w:rPr>
                <w:rFonts w:ascii="Arial" w:hAnsi="Arial" w:cs="Arial"/>
                <w:sz w:val="20"/>
                <w:szCs w:val="20"/>
              </w:rPr>
            </w:pPr>
            <w:r w:rsidRPr="00E6640A">
              <w:rPr>
                <w:rFonts w:ascii="Arial" w:hAnsi="Arial" w:cs="Arial"/>
                <w:sz w:val="20"/>
                <w:szCs w:val="20"/>
              </w:rPr>
              <w:t>Responsable</w:t>
            </w:r>
          </w:p>
        </w:tc>
        <w:tc>
          <w:tcPr>
            <w:tcW w:w="4678" w:type="dxa"/>
            <w:vMerge w:val="restart"/>
            <w:vAlign w:val="center"/>
          </w:tcPr>
          <w:p w14:paraId="13CFC124" w14:textId="3615026A" w:rsidR="00E6640A" w:rsidRPr="00E6640A" w:rsidRDefault="00E6640A" w:rsidP="00C20D6E">
            <w:pPr>
              <w:jc w:val="center"/>
              <w:rPr>
                <w:rFonts w:ascii="Arial" w:hAnsi="Arial" w:cs="Arial"/>
                <w:sz w:val="20"/>
                <w:szCs w:val="20"/>
              </w:rPr>
            </w:pPr>
            <w:r w:rsidRPr="00E6640A">
              <w:rPr>
                <w:rFonts w:ascii="Arial" w:hAnsi="Arial" w:cs="Arial"/>
                <w:sz w:val="20"/>
                <w:szCs w:val="20"/>
              </w:rPr>
              <w:t>Nombres Completos</w:t>
            </w:r>
          </w:p>
        </w:tc>
        <w:tc>
          <w:tcPr>
            <w:tcW w:w="992" w:type="dxa"/>
            <w:vMerge w:val="restart"/>
            <w:vAlign w:val="center"/>
          </w:tcPr>
          <w:p w14:paraId="267EF191" w14:textId="074360C6" w:rsidR="00E6640A" w:rsidRPr="00E6640A" w:rsidRDefault="00E6640A" w:rsidP="00D60881">
            <w:pPr>
              <w:jc w:val="center"/>
              <w:rPr>
                <w:rFonts w:ascii="Arial" w:hAnsi="Arial" w:cs="Arial"/>
                <w:sz w:val="20"/>
                <w:szCs w:val="20"/>
              </w:rPr>
            </w:pPr>
            <w:r w:rsidRPr="00E6640A">
              <w:rPr>
                <w:rFonts w:ascii="Arial" w:hAnsi="Arial" w:cs="Arial"/>
                <w:sz w:val="20"/>
                <w:szCs w:val="20"/>
              </w:rPr>
              <w:t>N° de Revisiones</w:t>
            </w:r>
          </w:p>
        </w:tc>
        <w:tc>
          <w:tcPr>
            <w:tcW w:w="3260" w:type="dxa"/>
            <w:gridSpan w:val="3"/>
            <w:vAlign w:val="center"/>
          </w:tcPr>
          <w:p w14:paraId="10812782" w14:textId="5C0E2A70" w:rsidR="00E6640A" w:rsidRPr="00E6640A" w:rsidRDefault="00E6640A" w:rsidP="00C20D6E">
            <w:pPr>
              <w:jc w:val="center"/>
              <w:rPr>
                <w:rFonts w:ascii="Arial" w:hAnsi="Arial" w:cs="Arial"/>
                <w:sz w:val="20"/>
                <w:szCs w:val="20"/>
              </w:rPr>
            </w:pPr>
            <w:r w:rsidRPr="00E6640A">
              <w:rPr>
                <w:rFonts w:ascii="Arial" w:hAnsi="Arial" w:cs="Arial"/>
                <w:sz w:val="20"/>
                <w:szCs w:val="20"/>
              </w:rPr>
              <w:t>Fecha</w:t>
            </w:r>
          </w:p>
        </w:tc>
      </w:tr>
      <w:tr w:rsidR="00E6640A" w14:paraId="0A526CC9" w14:textId="77777777" w:rsidTr="00E6640A">
        <w:trPr>
          <w:trHeight w:val="284"/>
        </w:trPr>
        <w:tc>
          <w:tcPr>
            <w:tcW w:w="1844" w:type="dxa"/>
            <w:vMerge/>
            <w:vAlign w:val="center"/>
          </w:tcPr>
          <w:p w14:paraId="3DCDED20" w14:textId="77777777" w:rsidR="00E6640A" w:rsidRPr="00E6640A" w:rsidRDefault="00E6640A" w:rsidP="00470198">
            <w:pPr>
              <w:rPr>
                <w:rFonts w:ascii="Arial" w:hAnsi="Arial" w:cs="Arial"/>
                <w:sz w:val="20"/>
                <w:szCs w:val="20"/>
              </w:rPr>
            </w:pPr>
          </w:p>
        </w:tc>
        <w:tc>
          <w:tcPr>
            <w:tcW w:w="4678" w:type="dxa"/>
            <w:vMerge/>
            <w:vAlign w:val="center"/>
          </w:tcPr>
          <w:p w14:paraId="200EC5E2" w14:textId="77777777" w:rsidR="00E6640A" w:rsidRPr="00E6640A" w:rsidRDefault="00E6640A" w:rsidP="00466FAC">
            <w:pPr>
              <w:rPr>
                <w:rFonts w:ascii="Arial" w:hAnsi="Arial" w:cs="Arial"/>
                <w:sz w:val="20"/>
                <w:szCs w:val="20"/>
              </w:rPr>
            </w:pPr>
          </w:p>
        </w:tc>
        <w:tc>
          <w:tcPr>
            <w:tcW w:w="992" w:type="dxa"/>
            <w:vMerge/>
            <w:vAlign w:val="center"/>
          </w:tcPr>
          <w:p w14:paraId="29AC8F9C" w14:textId="77777777" w:rsidR="00E6640A" w:rsidRPr="00E6640A" w:rsidRDefault="00E6640A" w:rsidP="00466FAC">
            <w:pPr>
              <w:rPr>
                <w:rFonts w:ascii="Arial" w:hAnsi="Arial" w:cs="Arial"/>
                <w:sz w:val="20"/>
                <w:szCs w:val="20"/>
              </w:rPr>
            </w:pPr>
          </w:p>
        </w:tc>
        <w:tc>
          <w:tcPr>
            <w:tcW w:w="850" w:type="dxa"/>
            <w:vAlign w:val="center"/>
          </w:tcPr>
          <w:p w14:paraId="71CA4019" w14:textId="570D0603" w:rsidR="00E6640A" w:rsidRPr="00E6640A" w:rsidRDefault="00E6640A" w:rsidP="0097177C">
            <w:pPr>
              <w:jc w:val="center"/>
              <w:rPr>
                <w:rFonts w:ascii="Arial" w:hAnsi="Arial" w:cs="Arial"/>
                <w:color w:val="A6A6A6" w:themeColor="background1" w:themeShade="A6"/>
                <w:sz w:val="20"/>
                <w:szCs w:val="20"/>
              </w:rPr>
            </w:pPr>
            <w:r w:rsidRPr="00E6640A">
              <w:rPr>
                <w:rFonts w:ascii="Arial" w:hAnsi="Arial" w:cs="Arial"/>
                <w:color w:val="A6A6A6" w:themeColor="background1" w:themeShade="A6"/>
                <w:sz w:val="20"/>
                <w:szCs w:val="20"/>
              </w:rPr>
              <w:t>DD</w:t>
            </w:r>
          </w:p>
        </w:tc>
        <w:tc>
          <w:tcPr>
            <w:tcW w:w="993" w:type="dxa"/>
            <w:vAlign w:val="center"/>
          </w:tcPr>
          <w:p w14:paraId="7709E67B" w14:textId="4AC3F329" w:rsidR="00E6640A" w:rsidRPr="00E6640A" w:rsidRDefault="00E6640A" w:rsidP="0097177C">
            <w:pPr>
              <w:jc w:val="center"/>
              <w:rPr>
                <w:rFonts w:ascii="Arial" w:hAnsi="Arial" w:cs="Arial"/>
                <w:color w:val="A6A6A6" w:themeColor="background1" w:themeShade="A6"/>
                <w:sz w:val="20"/>
                <w:szCs w:val="20"/>
              </w:rPr>
            </w:pPr>
            <w:r w:rsidRPr="00E6640A">
              <w:rPr>
                <w:rFonts w:ascii="Arial" w:hAnsi="Arial" w:cs="Arial"/>
                <w:color w:val="A6A6A6" w:themeColor="background1" w:themeShade="A6"/>
                <w:sz w:val="20"/>
                <w:szCs w:val="20"/>
              </w:rPr>
              <w:t>MM</w:t>
            </w:r>
          </w:p>
        </w:tc>
        <w:tc>
          <w:tcPr>
            <w:tcW w:w="1417" w:type="dxa"/>
            <w:vAlign w:val="center"/>
          </w:tcPr>
          <w:p w14:paraId="51DBEFFF" w14:textId="22E8576C" w:rsidR="00E6640A" w:rsidRPr="00E6640A" w:rsidRDefault="00E6640A" w:rsidP="0097177C">
            <w:pPr>
              <w:jc w:val="center"/>
              <w:rPr>
                <w:rFonts w:ascii="Arial" w:hAnsi="Arial" w:cs="Arial"/>
                <w:color w:val="A6A6A6" w:themeColor="background1" w:themeShade="A6"/>
                <w:sz w:val="20"/>
                <w:szCs w:val="20"/>
              </w:rPr>
            </w:pPr>
            <w:r w:rsidRPr="00E6640A">
              <w:rPr>
                <w:rFonts w:ascii="Arial" w:hAnsi="Arial" w:cs="Arial"/>
                <w:color w:val="A6A6A6" w:themeColor="background1" w:themeShade="A6"/>
                <w:sz w:val="20"/>
                <w:szCs w:val="20"/>
              </w:rPr>
              <w:t>AAA</w:t>
            </w:r>
            <w:r w:rsidR="00910686">
              <w:rPr>
                <w:rFonts w:ascii="Arial" w:hAnsi="Arial" w:cs="Arial"/>
                <w:color w:val="A6A6A6" w:themeColor="background1" w:themeShade="A6"/>
                <w:sz w:val="20"/>
                <w:szCs w:val="20"/>
              </w:rPr>
              <w:t>A</w:t>
            </w:r>
          </w:p>
        </w:tc>
      </w:tr>
      <w:tr w:rsidR="00E6640A" w14:paraId="0A616CFC" w14:textId="3024FCF2" w:rsidTr="00E6640A">
        <w:trPr>
          <w:trHeight w:val="567"/>
        </w:trPr>
        <w:tc>
          <w:tcPr>
            <w:tcW w:w="1844" w:type="dxa"/>
            <w:vMerge w:val="restart"/>
            <w:vAlign w:val="center"/>
          </w:tcPr>
          <w:p w14:paraId="7AAEABF8" w14:textId="77777777" w:rsidR="00E6640A" w:rsidRPr="00E6640A" w:rsidRDefault="00E6640A" w:rsidP="00470198">
            <w:pPr>
              <w:rPr>
                <w:rFonts w:ascii="Arial" w:hAnsi="Arial" w:cs="Arial"/>
                <w:sz w:val="20"/>
                <w:szCs w:val="20"/>
              </w:rPr>
            </w:pPr>
            <w:r w:rsidRPr="00E6640A">
              <w:rPr>
                <w:rFonts w:ascii="Arial" w:hAnsi="Arial" w:cs="Arial"/>
                <w:sz w:val="20"/>
                <w:szCs w:val="20"/>
              </w:rPr>
              <w:t xml:space="preserve">Aval de Calidad - </w:t>
            </w:r>
          </w:p>
          <w:p w14:paraId="273DA4C7" w14:textId="1A08537D" w:rsidR="00E6640A" w:rsidRPr="00E6640A" w:rsidRDefault="00E6640A" w:rsidP="00470198">
            <w:pPr>
              <w:rPr>
                <w:rFonts w:ascii="Arial" w:hAnsi="Arial" w:cs="Arial"/>
                <w:sz w:val="20"/>
                <w:szCs w:val="20"/>
              </w:rPr>
            </w:pPr>
            <w:r w:rsidRPr="00E6640A">
              <w:rPr>
                <w:rFonts w:ascii="Arial" w:hAnsi="Arial" w:cs="Arial"/>
                <w:sz w:val="20"/>
                <w:szCs w:val="20"/>
              </w:rPr>
              <w:t>Equipo Técnico de Análisis y Articulación Regional (ETAAR).</w:t>
            </w:r>
          </w:p>
        </w:tc>
        <w:tc>
          <w:tcPr>
            <w:tcW w:w="4678" w:type="dxa"/>
            <w:vAlign w:val="center"/>
          </w:tcPr>
          <w:p w14:paraId="02E72623" w14:textId="77777777" w:rsidR="00E6640A" w:rsidRPr="00E6640A" w:rsidRDefault="00E6640A" w:rsidP="00466FAC">
            <w:pPr>
              <w:rPr>
                <w:rFonts w:ascii="Arial" w:hAnsi="Arial" w:cs="Arial"/>
                <w:sz w:val="20"/>
                <w:szCs w:val="20"/>
              </w:rPr>
            </w:pPr>
          </w:p>
        </w:tc>
        <w:tc>
          <w:tcPr>
            <w:tcW w:w="992" w:type="dxa"/>
            <w:vAlign w:val="center"/>
          </w:tcPr>
          <w:p w14:paraId="3C729363" w14:textId="3EE431FE" w:rsidR="00E6640A" w:rsidRPr="00E6640A" w:rsidRDefault="00E6640A" w:rsidP="00D60881">
            <w:pPr>
              <w:jc w:val="center"/>
              <w:rPr>
                <w:rFonts w:ascii="Arial" w:hAnsi="Arial" w:cs="Arial"/>
                <w:sz w:val="20"/>
                <w:szCs w:val="20"/>
              </w:rPr>
            </w:pPr>
            <w:r w:rsidRPr="00E6640A">
              <w:rPr>
                <w:rFonts w:ascii="Arial" w:hAnsi="Arial" w:cs="Arial"/>
                <w:sz w:val="20"/>
                <w:szCs w:val="20"/>
              </w:rPr>
              <w:t>1</w:t>
            </w:r>
          </w:p>
        </w:tc>
        <w:tc>
          <w:tcPr>
            <w:tcW w:w="850" w:type="dxa"/>
            <w:vAlign w:val="center"/>
          </w:tcPr>
          <w:p w14:paraId="78AEB6E5" w14:textId="724AD8F8" w:rsidR="00E6640A" w:rsidRPr="00E6640A" w:rsidRDefault="00E6640A" w:rsidP="0097177C">
            <w:pPr>
              <w:jc w:val="center"/>
              <w:rPr>
                <w:rFonts w:ascii="Arial" w:hAnsi="Arial" w:cs="Arial"/>
                <w:color w:val="BFBFBF" w:themeColor="background1" w:themeShade="BF"/>
                <w:sz w:val="20"/>
                <w:szCs w:val="20"/>
              </w:rPr>
            </w:pPr>
          </w:p>
        </w:tc>
        <w:tc>
          <w:tcPr>
            <w:tcW w:w="993" w:type="dxa"/>
            <w:vAlign w:val="center"/>
          </w:tcPr>
          <w:p w14:paraId="32665649" w14:textId="5789C233" w:rsidR="00E6640A" w:rsidRPr="00E6640A" w:rsidRDefault="00E6640A" w:rsidP="0097177C">
            <w:pPr>
              <w:jc w:val="center"/>
              <w:rPr>
                <w:rFonts w:ascii="Arial" w:hAnsi="Arial" w:cs="Arial"/>
                <w:color w:val="BFBFBF" w:themeColor="background1" w:themeShade="BF"/>
                <w:sz w:val="20"/>
                <w:szCs w:val="20"/>
              </w:rPr>
            </w:pPr>
          </w:p>
        </w:tc>
        <w:tc>
          <w:tcPr>
            <w:tcW w:w="1417" w:type="dxa"/>
            <w:vAlign w:val="center"/>
          </w:tcPr>
          <w:p w14:paraId="61AB7982" w14:textId="5E1E9D6A" w:rsidR="00E6640A" w:rsidRPr="00E6640A" w:rsidRDefault="00E6640A" w:rsidP="0097177C">
            <w:pPr>
              <w:jc w:val="center"/>
              <w:rPr>
                <w:rFonts w:ascii="Arial" w:hAnsi="Arial" w:cs="Arial"/>
                <w:color w:val="BFBFBF" w:themeColor="background1" w:themeShade="BF"/>
                <w:sz w:val="20"/>
                <w:szCs w:val="20"/>
              </w:rPr>
            </w:pPr>
          </w:p>
        </w:tc>
      </w:tr>
      <w:tr w:rsidR="00E6640A" w14:paraId="5E85CD25" w14:textId="10281D4B" w:rsidTr="00E6640A">
        <w:trPr>
          <w:trHeight w:val="567"/>
        </w:trPr>
        <w:tc>
          <w:tcPr>
            <w:tcW w:w="1844" w:type="dxa"/>
            <w:vMerge/>
            <w:vAlign w:val="center"/>
          </w:tcPr>
          <w:p w14:paraId="569EC395" w14:textId="77777777" w:rsidR="00E6640A" w:rsidRPr="00E6640A" w:rsidRDefault="00E6640A" w:rsidP="0097177C">
            <w:pPr>
              <w:rPr>
                <w:rFonts w:ascii="Arial" w:hAnsi="Arial" w:cs="Arial"/>
                <w:sz w:val="20"/>
                <w:szCs w:val="20"/>
              </w:rPr>
            </w:pPr>
          </w:p>
        </w:tc>
        <w:tc>
          <w:tcPr>
            <w:tcW w:w="4678" w:type="dxa"/>
            <w:vAlign w:val="center"/>
          </w:tcPr>
          <w:p w14:paraId="23C20246" w14:textId="77777777" w:rsidR="00E6640A" w:rsidRPr="00E6640A" w:rsidRDefault="00E6640A" w:rsidP="0097177C">
            <w:pPr>
              <w:rPr>
                <w:rFonts w:ascii="Arial" w:hAnsi="Arial" w:cs="Arial"/>
                <w:sz w:val="20"/>
                <w:szCs w:val="20"/>
              </w:rPr>
            </w:pPr>
          </w:p>
        </w:tc>
        <w:tc>
          <w:tcPr>
            <w:tcW w:w="992" w:type="dxa"/>
            <w:vAlign w:val="center"/>
          </w:tcPr>
          <w:p w14:paraId="246FFE0A" w14:textId="535EC19A" w:rsidR="00E6640A" w:rsidRPr="00E6640A" w:rsidRDefault="00E6640A" w:rsidP="00D60881">
            <w:pPr>
              <w:jc w:val="center"/>
              <w:rPr>
                <w:rFonts w:ascii="Arial" w:hAnsi="Arial" w:cs="Arial"/>
                <w:sz w:val="20"/>
                <w:szCs w:val="20"/>
              </w:rPr>
            </w:pPr>
            <w:r w:rsidRPr="00E6640A">
              <w:rPr>
                <w:rFonts w:ascii="Arial" w:hAnsi="Arial" w:cs="Arial"/>
                <w:sz w:val="20"/>
                <w:szCs w:val="20"/>
              </w:rPr>
              <w:t>2</w:t>
            </w:r>
          </w:p>
        </w:tc>
        <w:tc>
          <w:tcPr>
            <w:tcW w:w="850" w:type="dxa"/>
            <w:vAlign w:val="center"/>
          </w:tcPr>
          <w:p w14:paraId="64DDF46B" w14:textId="3F4DBD9D" w:rsidR="00E6640A" w:rsidRPr="00E6640A" w:rsidRDefault="00E6640A" w:rsidP="0097177C">
            <w:pPr>
              <w:jc w:val="center"/>
              <w:rPr>
                <w:rFonts w:ascii="Arial" w:hAnsi="Arial" w:cs="Arial"/>
                <w:color w:val="BFBFBF" w:themeColor="background1" w:themeShade="BF"/>
                <w:sz w:val="20"/>
                <w:szCs w:val="20"/>
              </w:rPr>
            </w:pPr>
          </w:p>
        </w:tc>
        <w:tc>
          <w:tcPr>
            <w:tcW w:w="993" w:type="dxa"/>
            <w:vAlign w:val="center"/>
          </w:tcPr>
          <w:p w14:paraId="4EAE18CE" w14:textId="77E175D2" w:rsidR="00E6640A" w:rsidRPr="00E6640A" w:rsidRDefault="00E6640A" w:rsidP="0097177C">
            <w:pPr>
              <w:jc w:val="center"/>
              <w:rPr>
                <w:rFonts w:ascii="Arial" w:hAnsi="Arial" w:cs="Arial"/>
                <w:color w:val="BFBFBF" w:themeColor="background1" w:themeShade="BF"/>
                <w:sz w:val="20"/>
                <w:szCs w:val="20"/>
              </w:rPr>
            </w:pPr>
          </w:p>
        </w:tc>
        <w:tc>
          <w:tcPr>
            <w:tcW w:w="1417" w:type="dxa"/>
            <w:vAlign w:val="center"/>
          </w:tcPr>
          <w:p w14:paraId="31F6A788" w14:textId="2A8CD559" w:rsidR="00E6640A" w:rsidRPr="00E6640A" w:rsidRDefault="00E6640A" w:rsidP="0097177C">
            <w:pPr>
              <w:jc w:val="center"/>
              <w:rPr>
                <w:rFonts w:ascii="Arial" w:hAnsi="Arial" w:cs="Arial"/>
                <w:color w:val="BFBFBF" w:themeColor="background1" w:themeShade="BF"/>
                <w:sz w:val="20"/>
                <w:szCs w:val="20"/>
              </w:rPr>
            </w:pPr>
          </w:p>
        </w:tc>
      </w:tr>
      <w:tr w:rsidR="00E6640A" w14:paraId="7468D3AB" w14:textId="054021AD" w:rsidTr="00E6640A">
        <w:trPr>
          <w:trHeight w:val="567"/>
        </w:trPr>
        <w:tc>
          <w:tcPr>
            <w:tcW w:w="1844" w:type="dxa"/>
            <w:vMerge/>
            <w:vAlign w:val="center"/>
          </w:tcPr>
          <w:p w14:paraId="4E1BDBE2" w14:textId="77777777" w:rsidR="00E6640A" w:rsidRPr="00E6640A" w:rsidRDefault="00E6640A" w:rsidP="0097177C">
            <w:pPr>
              <w:rPr>
                <w:rFonts w:ascii="Arial" w:hAnsi="Arial" w:cs="Arial"/>
                <w:sz w:val="20"/>
                <w:szCs w:val="20"/>
              </w:rPr>
            </w:pPr>
          </w:p>
        </w:tc>
        <w:tc>
          <w:tcPr>
            <w:tcW w:w="4678" w:type="dxa"/>
            <w:vAlign w:val="center"/>
          </w:tcPr>
          <w:p w14:paraId="1DCF45F8" w14:textId="77777777" w:rsidR="00E6640A" w:rsidRPr="00E6640A" w:rsidRDefault="00E6640A" w:rsidP="0097177C">
            <w:pPr>
              <w:rPr>
                <w:rFonts w:ascii="Arial" w:hAnsi="Arial" w:cs="Arial"/>
                <w:sz w:val="20"/>
                <w:szCs w:val="20"/>
              </w:rPr>
            </w:pPr>
          </w:p>
        </w:tc>
        <w:tc>
          <w:tcPr>
            <w:tcW w:w="992" w:type="dxa"/>
            <w:vAlign w:val="center"/>
          </w:tcPr>
          <w:p w14:paraId="2C9EFF6D" w14:textId="75361319" w:rsidR="00E6640A" w:rsidRPr="00E6640A" w:rsidRDefault="00E6640A" w:rsidP="00D60881">
            <w:pPr>
              <w:jc w:val="center"/>
              <w:rPr>
                <w:rFonts w:ascii="Arial" w:hAnsi="Arial" w:cs="Arial"/>
                <w:sz w:val="20"/>
                <w:szCs w:val="20"/>
              </w:rPr>
            </w:pPr>
            <w:r w:rsidRPr="00E6640A">
              <w:rPr>
                <w:rFonts w:ascii="Arial" w:hAnsi="Arial" w:cs="Arial"/>
                <w:sz w:val="20"/>
                <w:szCs w:val="20"/>
              </w:rPr>
              <w:t>3</w:t>
            </w:r>
          </w:p>
        </w:tc>
        <w:tc>
          <w:tcPr>
            <w:tcW w:w="850" w:type="dxa"/>
            <w:vAlign w:val="center"/>
          </w:tcPr>
          <w:p w14:paraId="33BBFEE8" w14:textId="0CBF940A" w:rsidR="00E6640A" w:rsidRPr="00E6640A" w:rsidRDefault="00E6640A" w:rsidP="0097177C">
            <w:pPr>
              <w:jc w:val="center"/>
              <w:rPr>
                <w:rFonts w:ascii="Arial" w:hAnsi="Arial" w:cs="Arial"/>
                <w:color w:val="BFBFBF" w:themeColor="background1" w:themeShade="BF"/>
                <w:sz w:val="20"/>
                <w:szCs w:val="20"/>
              </w:rPr>
            </w:pPr>
          </w:p>
        </w:tc>
        <w:tc>
          <w:tcPr>
            <w:tcW w:w="993" w:type="dxa"/>
            <w:vAlign w:val="center"/>
          </w:tcPr>
          <w:p w14:paraId="6DA002CB" w14:textId="6A77F751" w:rsidR="00E6640A" w:rsidRPr="00E6640A" w:rsidRDefault="00E6640A" w:rsidP="0097177C">
            <w:pPr>
              <w:jc w:val="center"/>
              <w:rPr>
                <w:rFonts w:ascii="Arial" w:hAnsi="Arial" w:cs="Arial"/>
                <w:color w:val="BFBFBF" w:themeColor="background1" w:themeShade="BF"/>
                <w:sz w:val="20"/>
                <w:szCs w:val="20"/>
              </w:rPr>
            </w:pPr>
          </w:p>
        </w:tc>
        <w:tc>
          <w:tcPr>
            <w:tcW w:w="1417" w:type="dxa"/>
            <w:vAlign w:val="center"/>
          </w:tcPr>
          <w:p w14:paraId="4E2ECC84" w14:textId="6F8C0A67" w:rsidR="00E6640A" w:rsidRPr="00E6640A" w:rsidRDefault="00E6640A" w:rsidP="0097177C">
            <w:pPr>
              <w:jc w:val="center"/>
              <w:rPr>
                <w:rFonts w:ascii="Arial" w:hAnsi="Arial" w:cs="Arial"/>
                <w:color w:val="BFBFBF" w:themeColor="background1" w:themeShade="BF"/>
                <w:sz w:val="20"/>
                <w:szCs w:val="20"/>
              </w:rPr>
            </w:pPr>
          </w:p>
        </w:tc>
      </w:tr>
    </w:tbl>
    <w:p w14:paraId="45E706C9" w14:textId="77777777" w:rsidR="0096164F" w:rsidRDefault="0096164F" w:rsidP="00466FAC">
      <w:pPr>
        <w:ind w:left="-709" w:hanging="284"/>
      </w:pPr>
    </w:p>
    <w:p w14:paraId="1AA54097" w14:textId="77777777" w:rsidR="00910686" w:rsidRDefault="00910686" w:rsidP="00466FAC">
      <w:pPr>
        <w:ind w:left="-709" w:hanging="284"/>
      </w:pPr>
    </w:p>
    <w:p w14:paraId="62C7E2A4" w14:textId="77777777" w:rsidR="00910686" w:rsidRDefault="00910686" w:rsidP="00466FAC">
      <w:pPr>
        <w:ind w:left="-709" w:hanging="284"/>
      </w:pPr>
    </w:p>
    <w:tbl>
      <w:tblPr>
        <w:tblStyle w:val="Tablaconcuadrcula"/>
        <w:tblW w:w="10774" w:type="dxa"/>
        <w:tblInd w:w="-998" w:type="dxa"/>
        <w:tblLook w:val="04A0" w:firstRow="1" w:lastRow="0" w:firstColumn="1" w:lastColumn="0" w:noHBand="0" w:noVBand="1"/>
      </w:tblPr>
      <w:tblGrid>
        <w:gridCol w:w="4213"/>
        <w:gridCol w:w="505"/>
        <w:gridCol w:w="1520"/>
        <w:gridCol w:w="1276"/>
        <w:gridCol w:w="3246"/>
        <w:gridCol w:w="14"/>
      </w:tblGrid>
      <w:tr w:rsidR="00A6646D" w14:paraId="6723E968" w14:textId="77777777" w:rsidTr="00910686">
        <w:trPr>
          <w:gridAfter w:val="1"/>
          <w:wAfter w:w="14" w:type="dxa"/>
          <w:trHeight w:val="399"/>
        </w:trPr>
        <w:tc>
          <w:tcPr>
            <w:tcW w:w="10760" w:type="dxa"/>
            <w:gridSpan w:val="5"/>
            <w:shd w:val="clear" w:color="auto" w:fill="747474"/>
            <w:vAlign w:val="center"/>
          </w:tcPr>
          <w:p w14:paraId="1586958C" w14:textId="6ABA8D58" w:rsidR="00A6646D" w:rsidRPr="0096164F" w:rsidRDefault="00A6646D" w:rsidP="00DF453E">
            <w:pPr>
              <w:jc w:val="center"/>
              <w:rPr>
                <w:rFonts w:ascii="Arial" w:hAnsi="Arial" w:cs="Arial"/>
                <w:b/>
                <w:bCs/>
                <w:sz w:val="20"/>
                <w:szCs w:val="20"/>
                <w:shd w:val="clear" w:color="auto" w:fill="153D63" w:themeFill="text2" w:themeFillTint="E6"/>
              </w:rPr>
            </w:pPr>
            <w:r w:rsidRPr="00910686">
              <w:rPr>
                <w:rFonts w:ascii="Arial" w:hAnsi="Arial" w:cs="Arial"/>
                <w:b/>
                <w:bCs/>
                <w:color w:val="FFFFFF" w:themeColor="background1"/>
                <w:sz w:val="20"/>
                <w:szCs w:val="20"/>
              </w:rPr>
              <w:lastRenderedPageBreak/>
              <w:t>XV. INFORMACIÓN DEL SERVIDOR PÚBLICO O CONTRATISTA QUE OTORGA EL AVAL DE CALIDAD</w:t>
            </w:r>
            <w:r w:rsidRPr="00910686">
              <w:rPr>
                <w:rFonts w:ascii="Arial" w:hAnsi="Arial" w:cs="Arial"/>
                <w:b/>
                <w:bCs/>
                <w:color w:val="FFFFFF" w:themeColor="background1"/>
                <w:sz w:val="20"/>
                <w:szCs w:val="20"/>
                <w:shd w:val="clear" w:color="auto" w:fill="153D63" w:themeFill="text2" w:themeFillTint="E6"/>
              </w:rPr>
              <w:t xml:space="preserve"> </w:t>
            </w:r>
          </w:p>
        </w:tc>
      </w:tr>
      <w:tr w:rsidR="00E6640A" w14:paraId="66AB5D65" w14:textId="77777777" w:rsidTr="00E6640A">
        <w:trPr>
          <w:trHeight w:val="334"/>
        </w:trPr>
        <w:tc>
          <w:tcPr>
            <w:tcW w:w="4213" w:type="dxa"/>
            <w:vMerge w:val="restart"/>
            <w:vAlign w:val="center"/>
          </w:tcPr>
          <w:p w14:paraId="07E6C75A" w14:textId="21B0ED5F" w:rsidR="00E6640A" w:rsidRPr="00B23791" w:rsidRDefault="00E6640A" w:rsidP="00DF453E">
            <w:pPr>
              <w:jc w:val="center"/>
              <w:rPr>
                <w:rFonts w:ascii="Arial" w:hAnsi="Arial" w:cs="Arial"/>
                <w:sz w:val="20"/>
                <w:szCs w:val="20"/>
              </w:rPr>
            </w:pPr>
            <w:r w:rsidRPr="00B23791">
              <w:rPr>
                <w:rFonts w:ascii="Arial" w:hAnsi="Arial" w:cs="Arial"/>
                <w:sz w:val="20"/>
                <w:szCs w:val="20"/>
              </w:rPr>
              <w:t xml:space="preserve">Nombres Completos del Responsable de Calidad </w:t>
            </w:r>
          </w:p>
        </w:tc>
        <w:tc>
          <w:tcPr>
            <w:tcW w:w="3301" w:type="dxa"/>
            <w:gridSpan w:val="3"/>
            <w:vAlign w:val="center"/>
          </w:tcPr>
          <w:p w14:paraId="6560F251" w14:textId="77777777" w:rsidR="00E6640A" w:rsidRPr="00B23791" w:rsidRDefault="00E6640A" w:rsidP="00DF453E">
            <w:pPr>
              <w:jc w:val="center"/>
              <w:rPr>
                <w:rFonts w:ascii="Arial" w:hAnsi="Arial" w:cs="Arial"/>
                <w:sz w:val="20"/>
                <w:szCs w:val="20"/>
              </w:rPr>
            </w:pPr>
            <w:r w:rsidRPr="00B23791">
              <w:rPr>
                <w:rFonts w:ascii="Arial" w:hAnsi="Arial" w:cs="Arial"/>
                <w:sz w:val="20"/>
                <w:szCs w:val="20"/>
              </w:rPr>
              <w:t>Fecha</w:t>
            </w:r>
          </w:p>
        </w:tc>
        <w:tc>
          <w:tcPr>
            <w:tcW w:w="3260" w:type="dxa"/>
            <w:gridSpan w:val="2"/>
            <w:vMerge w:val="restart"/>
            <w:vAlign w:val="center"/>
          </w:tcPr>
          <w:p w14:paraId="533D0310" w14:textId="77777777" w:rsidR="00E6640A" w:rsidRPr="00B23791" w:rsidRDefault="00E6640A" w:rsidP="00DF453E">
            <w:pPr>
              <w:jc w:val="center"/>
              <w:rPr>
                <w:rFonts w:ascii="Arial" w:hAnsi="Arial" w:cs="Arial"/>
                <w:sz w:val="20"/>
                <w:szCs w:val="20"/>
              </w:rPr>
            </w:pPr>
            <w:r w:rsidRPr="00B23791">
              <w:rPr>
                <w:rFonts w:ascii="Arial" w:hAnsi="Arial" w:cs="Arial"/>
                <w:sz w:val="20"/>
                <w:szCs w:val="20"/>
              </w:rPr>
              <w:t>Firma</w:t>
            </w:r>
          </w:p>
        </w:tc>
      </w:tr>
      <w:tr w:rsidR="00E6640A" w14:paraId="7AA3D520" w14:textId="77777777" w:rsidTr="00E6640A">
        <w:trPr>
          <w:trHeight w:val="334"/>
        </w:trPr>
        <w:tc>
          <w:tcPr>
            <w:tcW w:w="4213" w:type="dxa"/>
            <w:vMerge/>
            <w:vAlign w:val="center"/>
          </w:tcPr>
          <w:p w14:paraId="1FAF1B28" w14:textId="77777777" w:rsidR="00E6640A" w:rsidRPr="00DA38F7" w:rsidRDefault="00E6640A" w:rsidP="00DF453E">
            <w:pPr>
              <w:rPr>
                <w:rFonts w:ascii="Arial" w:hAnsi="Arial" w:cs="Arial"/>
                <w:sz w:val="20"/>
                <w:szCs w:val="20"/>
                <w:highlight w:val="yellow"/>
              </w:rPr>
            </w:pPr>
          </w:p>
        </w:tc>
        <w:tc>
          <w:tcPr>
            <w:tcW w:w="505" w:type="dxa"/>
            <w:vAlign w:val="center"/>
          </w:tcPr>
          <w:p w14:paraId="06FEF540" w14:textId="77777777" w:rsidR="00E6640A" w:rsidRPr="00B23791" w:rsidRDefault="00E6640A" w:rsidP="00DF453E">
            <w:pPr>
              <w:jc w:val="center"/>
              <w:rPr>
                <w:rFonts w:ascii="Arial" w:hAnsi="Arial" w:cs="Arial"/>
                <w:color w:val="A6A6A6" w:themeColor="background1" w:themeShade="A6"/>
                <w:sz w:val="20"/>
                <w:szCs w:val="20"/>
              </w:rPr>
            </w:pPr>
            <w:r w:rsidRPr="00B23791">
              <w:rPr>
                <w:rFonts w:ascii="Arial" w:hAnsi="Arial" w:cs="Arial"/>
                <w:color w:val="A6A6A6" w:themeColor="background1" w:themeShade="A6"/>
                <w:sz w:val="20"/>
                <w:szCs w:val="20"/>
              </w:rPr>
              <w:t>DD</w:t>
            </w:r>
          </w:p>
        </w:tc>
        <w:tc>
          <w:tcPr>
            <w:tcW w:w="1520" w:type="dxa"/>
            <w:vAlign w:val="center"/>
          </w:tcPr>
          <w:p w14:paraId="7E135730" w14:textId="77777777" w:rsidR="00E6640A" w:rsidRPr="00B23791" w:rsidRDefault="00E6640A" w:rsidP="00DF453E">
            <w:pPr>
              <w:jc w:val="center"/>
              <w:rPr>
                <w:rFonts w:ascii="Arial" w:hAnsi="Arial" w:cs="Arial"/>
                <w:color w:val="A6A6A6" w:themeColor="background1" w:themeShade="A6"/>
                <w:sz w:val="20"/>
                <w:szCs w:val="20"/>
              </w:rPr>
            </w:pPr>
            <w:r w:rsidRPr="00B23791">
              <w:rPr>
                <w:rFonts w:ascii="Arial" w:hAnsi="Arial" w:cs="Arial"/>
                <w:color w:val="A6A6A6" w:themeColor="background1" w:themeShade="A6"/>
                <w:sz w:val="20"/>
                <w:szCs w:val="20"/>
              </w:rPr>
              <w:t>MM</w:t>
            </w:r>
          </w:p>
        </w:tc>
        <w:tc>
          <w:tcPr>
            <w:tcW w:w="1276" w:type="dxa"/>
            <w:vAlign w:val="center"/>
          </w:tcPr>
          <w:p w14:paraId="4704BC75" w14:textId="5C0E7EDC" w:rsidR="00E6640A" w:rsidRPr="00B23791" w:rsidRDefault="00E6640A" w:rsidP="00DF453E">
            <w:pPr>
              <w:jc w:val="center"/>
              <w:rPr>
                <w:rFonts w:ascii="Arial" w:hAnsi="Arial" w:cs="Arial"/>
                <w:color w:val="A6A6A6" w:themeColor="background1" w:themeShade="A6"/>
                <w:sz w:val="20"/>
                <w:szCs w:val="20"/>
              </w:rPr>
            </w:pPr>
            <w:r w:rsidRPr="00B23791">
              <w:rPr>
                <w:rFonts w:ascii="Arial" w:hAnsi="Arial" w:cs="Arial"/>
                <w:color w:val="A6A6A6" w:themeColor="background1" w:themeShade="A6"/>
                <w:sz w:val="20"/>
                <w:szCs w:val="20"/>
              </w:rPr>
              <w:t>AAA</w:t>
            </w:r>
            <w:r w:rsidR="00910686">
              <w:rPr>
                <w:rFonts w:ascii="Arial" w:hAnsi="Arial" w:cs="Arial"/>
                <w:color w:val="A6A6A6" w:themeColor="background1" w:themeShade="A6"/>
                <w:sz w:val="20"/>
                <w:szCs w:val="20"/>
              </w:rPr>
              <w:t>A</w:t>
            </w:r>
          </w:p>
        </w:tc>
        <w:tc>
          <w:tcPr>
            <w:tcW w:w="3260" w:type="dxa"/>
            <w:gridSpan w:val="2"/>
            <w:vMerge/>
            <w:vAlign w:val="center"/>
          </w:tcPr>
          <w:p w14:paraId="1BBE9D43" w14:textId="77777777" w:rsidR="00E6640A" w:rsidRPr="00DA38F7" w:rsidRDefault="00E6640A" w:rsidP="00DF453E">
            <w:pPr>
              <w:rPr>
                <w:rFonts w:ascii="Arial" w:hAnsi="Arial" w:cs="Arial"/>
                <w:sz w:val="20"/>
                <w:szCs w:val="20"/>
                <w:highlight w:val="yellow"/>
              </w:rPr>
            </w:pPr>
          </w:p>
        </w:tc>
      </w:tr>
      <w:tr w:rsidR="00E6640A" w14:paraId="06025C7B" w14:textId="77777777" w:rsidTr="00E6640A">
        <w:trPr>
          <w:trHeight w:val="880"/>
        </w:trPr>
        <w:tc>
          <w:tcPr>
            <w:tcW w:w="4213" w:type="dxa"/>
            <w:vAlign w:val="center"/>
          </w:tcPr>
          <w:p w14:paraId="4EE91C5B" w14:textId="77777777" w:rsidR="00E6640A" w:rsidRPr="00DA38F7" w:rsidRDefault="00E6640A" w:rsidP="00DF453E">
            <w:pPr>
              <w:rPr>
                <w:rFonts w:ascii="Arial" w:hAnsi="Arial" w:cs="Arial"/>
                <w:sz w:val="20"/>
                <w:szCs w:val="20"/>
                <w:highlight w:val="yellow"/>
              </w:rPr>
            </w:pPr>
          </w:p>
        </w:tc>
        <w:tc>
          <w:tcPr>
            <w:tcW w:w="505" w:type="dxa"/>
            <w:vAlign w:val="center"/>
          </w:tcPr>
          <w:p w14:paraId="55E925B7" w14:textId="77777777" w:rsidR="00E6640A" w:rsidRPr="00DA38F7" w:rsidRDefault="00E6640A" w:rsidP="00DF453E">
            <w:pPr>
              <w:jc w:val="center"/>
              <w:rPr>
                <w:rFonts w:ascii="Arial" w:hAnsi="Arial" w:cs="Arial"/>
                <w:color w:val="BFBFBF" w:themeColor="background1" w:themeShade="BF"/>
                <w:sz w:val="20"/>
                <w:szCs w:val="20"/>
                <w:highlight w:val="yellow"/>
              </w:rPr>
            </w:pPr>
          </w:p>
        </w:tc>
        <w:tc>
          <w:tcPr>
            <w:tcW w:w="1520" w:type="dxa"/>
            <w:vAlign w:val="center"/>
          </w:tcPr>
          <w:p w14:paraId="6C58C7BA" w14:textId="77777777" w:rsidR="00E6640A" w:rsidRPr="00DA38F7" w:rsidRDefault="00E6640A" w:rsidP="00DF453E">
            <w:pPr>
              <w:jc w:val="center"/>
              <w:rPr>
                <w:rFonts w:ascii="Arial" w:hAnsi="Arial" w:cs="Arial"/>
                <w:color w:val="BFBFBF" w:themeColor="background1" w:themeShade="BF"/>
                <w:sz w:val="20"/>
                <w:szCs w:val="20"/>
                <w:highlight w:val="yellow"/>
              </w:rPr>
            </w:pPr>
          </w:p>
        </w:tc>
        <w:tc>
          <w:tcPr>
            <w:tcW w:w="1276" w:type="dxa"/>
            <w:vAlign w:val="center"/>
          </w:tcPr>
          <w:p w14:paraId="24F31A24" w14:textId="77777777" w:rsidR="00E6640A" w:rsidRPr="00DA38F7" w:rsidRDefault="00E6640A" w:rsidP="00DF453E">
            <w:pPr>
              <w:jc w:val="center"/>
              <w:rPr>
                <w:rFonts w:ascii="Arial" w:hAnsi="Arial" w:cs="Arial"/>
                <w:color w:val="BFBFBF" w:themeColor="background1" w:themeShade="BF"/>
                <w:sz w:val="20"/>
                <w:szCs w:val="20"/>
                <w:highlight w:val="yellow"/>
              </w:rPr>
            </w:pPr>
          </w:p>
        </w:tc>
        <w:tc>
          <w:tcPr>
            <w:tcW w:w="3260" w:type="dxa"/>
            <w:gridSpan w:val="2"/>
            <w:vAlign w:val="center"/>
          </w:tcPr>
          <w:p w14:paraId="1D3E9C64" w14:textId="77777777" w:rsidR="00E6640A" w:rsidRPr="00DA38F7" w:rsidRDefault="00E6640A" w:rsidP="00DF453E">
            <w:pPr>
              <w:rPr>
                <w:rFonts w:ascii="Arial" w:hAnsi="Arial" w:cs="Arial"/>
                <w:sz w:val="20"/>
                <w:szCs w:val="20"/>
                <w:highlight w:val="yellow"/>
              </w:rPr>
            </w:pPr>
          </w:p>
        </w:tc>
      </w:tr>
    </w:tbl>
    <w:p w14:paraId="546CA616" w14:textId="77777777" w:rsidR="0025622E" w:rsidRDefault="0025622E" w:rsidP="008D3471"/>
    <w:tbl>
      <w:tblPr>
        <w:tblStyle w:val="Tablaconcuadrcula"/>
        <w:tblW w:w="10774" w:type="dxa"/>
        <w:tblInd w:w="-998" w:type="dxa"/>
        <w:tblLook w:val="04A0" w:firstRow="1" w:lastRow="0" w:firstColumn="1" w:lastColumn="0" w:noHBand="0" w:noVBand="1"/>
      </w:tblPr>
      <w:tblGrid>
        <w:gridCol w:w="10774"/>
      </w:tblGrid>
      <w:tr w:rsidR="00D5606E" w14:paraId="197A0817" w14:textId="77777777" w:rsidTr="00910686">
        <w:trPr>
          <w:trHeight w:val="340"/>
        </w:trPr>
        <w:tc>
          <w:tcPr>
            <w:tcW w:w="10774" w:type="dxa"/>
            <w:shd w:val="clear" w:color="auto" w:fill="747474"/>
            <w:vAlign w:val="center"/>
          </w:tcPr>
          <w:p w14:paraId="23233A23" w14:textId="11CD6354" w:rsidR="00D5606E" w:rsidRPr="00910686" w:rsidRDefault="00D5606E" w:rsidP="00D5606E">
            <w:pPr>
              <w:jc w:val="center"/>
              <w:rPr>
                <w:rFonts w:ascii="Arial" w:hAnsi="Arial" w:cs="Arial"/>
                <w:b/>
                <w:bCs/>
                <w:color w:val="FFFFFF" w:themeColor="background1"/>
                <w:sz w:val="20"/>
                <w:szCs w:val="20"/>
              </w:rPr>
            </w:pPr>
            <w:r w:rsidRPr="00910686">
              <w:rPr>
                <w:rFonts w:ascii="Arial" w:hAnsi="Arial" w:cs="Arial"/>
                <w:b/>
                <w:bCs/>
                <w:color w:val="FFFFFF" w:themeColor="background1"/>
                <w:sz w:val="20"/>
                <w:szCs w:val="20"/>
              </w:rPr>
              <w:t>X</w:t>
            </w:r>
            <w:r w:rsidR="00E06518" w:rsidRPr="00910686">
              <w:rPr>
                <w:rFonts w:ascii="Arial" w:hAnsi="Arial" w:cs="Arial"/>
                <w:b/>
                <w:bCs/>
                <w:color w:val="FFFFFF" w:themeColor="background1"/>
                <w:sz w:val="20"/>
                <w:szCs w:val="20"/>
              </w:rPr>
              <w:t>V</w:t>
            </w:r>
            <w:r w:rsidR="00606289" w:rsidRPr="00910686">
              <w:rPr>
                <w:rFonts w:ascii="Arial" w:hAnsi="Arial" w:cs="Arial"/>
                <w:b/>
                <w:bCs/>
                <w:color w:val="FFFFFF" w:themeColor="background1"/>
                <w:sz w:val="20"/>
                <w:szCs w:val="20"/>
              </w:rPr>
              <w:t>I</w:t>
            </w:r>
            <w:r w:rsidRPr="00910686">
              <w:rPr>
                <w:rFonts w:ascii="Arial" w:hAnsi="Arial" w:cs="Arial"/>
                <w:b/>
                <w:bCs/>
                <w:color w:val="FFFFFF" w:themeColor="background1"/>
                <w:sz w:val="20"/>
                <w:szCs w:val="20"/>
              </w:rPr>
              <w:t xml:space="preserve">. ANEXOS </w:t>
            </w:r>
          </w:p>
        </w:tc>
      </w:tr>
      <w:tr w:rsidR="00D5606E" w14:paraId="679686A9" w14:textId="77777777" w:rsidTr="00D5606E">
        <w:trPr>
          <w:trHeight w:val="340"/>
        </w:trPr>
        <w:tc>
          <w:tcPr>
            <w:tcW w:w="10774" w:type="dxa"/>
          </w:tcPr>
          <w:p w14:paraId="799516BF" w14:textId="53E2DCCC" w:rsidR="00D5606E" w:rsidRPr="00D5606E" w:rsidRDefault="00D5606E" w:rsidP="00466FAC">
            <w:pPr>
              <w:rPr>
                <w:rFonts w:ascii="Arial" w:hAnsi="Arial" w:cs="Arial"/>
                <w:sz w:val="20"/>
                <w:szCs w:val="20"/>
              </w:rPr>
            </w:pPr>
            <w:r w:rsidRPr="00D5606E">
              <w:rPr>
                <w:rFonts w:ascii="Arial" w:hAnsi="Arial" w:cs="Arial"/>
                <w:sz w:val="20"/>
                <w:szCs w:val="20"/>
              </w:rPr>
              <w:t>1.</w:t>
            </w:r>
          </w:p>
        </w:tc>
      </w:tr>
      <w:tr w:rsidR="00D5606E" w14:paraId="13F010C3" w14:textId="77777777" w:rsidTr="00D5606E">
        <w:trPr>
          <w:trHeight w:val="340"/>
        </w:trPr>
        <w:tc>
          <w:tcPr>
            <w:tcW w:w="10774" w:type="dxa"/>
          </w:tcPr>
          <w:p w14:paraId="14B8E32E" w14:textId="7EF5E81F" w:rsidR="00D5606E" w:rsidRPr="00D5606E" w:rsidRDefault="00D5606E" w:rsidP="00466FAC">
            <w:pPr>
              <w:rPr>
                <w:rFonts w:ascii="Arial" w:hAnsi="Arial" w:cs="Arial"/>
                <w:sz w:val="20"/>
                <w:szCs w:val="20"/>
              </w:rPr>
            </w:pPr>
            <w:r w:rsidRPr="00D5606E">
              <w:rPr>
                <w:rFonts w:ascii="Arial" w:hAnsi="Arial" w:cs="Arial"/>
                <w:sz w:val="20"/>
                <w:szCs w:val="20"/>
              </w:rPr>
              <w:t>2.</w:t>
            </w:r>
            <w:r w:rsidR="00AA2DF6">
              <w:rPr>
                <w:rFonts w:ascii="Arial" w:hAnsi="Arial" w:cs="Arial"/>
                <w:sz w:val="20"/>
                <w:szCs w:val="20"/>
              </w:rPr>
              <w:t xml:space="preserve"> </w:t>
            </w:r>
          </w:p>
        </w:tc>
      </w:tr>
      <w:tr w:rsidR="00D5606E" w14:paraId="091D9945" w14:textId="77777777" w:rsidTr="00D5606E">
        <w:trPr>
          <w:trHeight w:val="340"/>
        </w:trPr>
        <w:tc>
          <w:tcPr>
            <w:tcW w:w="10774" w:type="dxa"/>
          </w:tcPr>
          <w:p w14:paraId="7BBFD364" w14:textId="07676B43" w:rsidR="00D5606E" w:rsidRPr="00D5606E" w:rsidRDefault="00D5606E" w:rsidP="00466FAC">
            <w:pPr>
              <w:rPr>
                <w:rFonts w:ascii="Arial" w:hAnsi="Arial" w:cs="Arial"/>
                <w:sz w:val="20"/>
                <w:szCs w:val="20"/>
              </w:rPr>
            </w:pPr>
            <w:r w:rsidRPr="00D5606E">
              <w:rPr>
                <w:rFonts w:ascii="Arial" w:hAnsi="Arial" w:cs="Arial"/>
                <w:sz w:val="20"/>
                <w:szCs w:val="20"/>
              </w:rPr>
              <w:t>3.</w:t>
            </w:r>
          </w:p>
        </w:tc>
      </w:tr>
      <w:tr w:rsidR="00D5606E" w14:paraId="06A46F61" w14:textId="77777777" w:rsidTr="00D5606E">
        <w:trPr>
          <w:trHeight w:val="340"/>
        </w:trPr>
        <w:tc>
          <w:tcPr>
            <w:tcW w:w="10774" w:type="dxa"/>
          </w:tcPr>
          <w:p w14:paraId="4F8D9BF2" w14:textId="51897147" w:rsidR="00D5606E" w:rsidRPr="00D5606E" w:rsidRDefault="00D5606E" w:rsidP="00466FAC">
            <w:pPr>
              <w:rPr>
                <w:rFonts w:ascii="Arial" w:hAnsi="Arial" w:cs="Arial"/>
                <w:sz w:val="20"/>
                <w:szCs w:val="20"/>
              </w:rPr>
            </w:pPr>
            <w:r w:rsidRPr="00D5606E">
              <w:rPr>
                <w:rFonts w:ascii="Arial" w:hAnsi="Arial" w:cs="Arial"/>
                <w:sz w:val="20"/>
                <w:szCs w:val="20"/>
              </w:rPr>
              <w:t>4.</w:t>
            </w:r>
          </w:p>
        </w:tc>
      </w:tr>
      <w:tr w:rsidR="00D5606E" w14:paraId="6DD7E794" w14:textId="77777777" w:rsidTr="00D5606E">
        <w:trPr>
          <w:trHeight w:val="340"/>
        </w:trPr>
        <w:tc>
          <w:tcPr>
            <w:tcW w:w="10774" w:type="dxa"/>
          </w:tcPr>
          <w:p w14:paraId="6D519542" w14:textId="3DC8810C" w:rsidR="00D5606E" w:rsidRPr="00D5606E" w:rsidRDefault="00D5606E" w:rsidP="00466FAC">
            <w:pPr>
              <w:rPr>
                <w:rFonts w:ascii="Arial" w:hAnsi="Arial" w:cs="Arial"/>
                <w:sz w:val="20"/>
                <w:szCs w:val="20"/>
              </w:rPr>
            </w:pPr>
            <w:r w:rsidRPr="00D5606E">
              <w:rPr>
                <w:rFonts w:ascii="Arial" w:hAnsi="Arial" w:cs="Arial"/>
                <w:sz w:val="20"/>
                <w:szCs w:val="20"/>
              </w:rPr>
              <w:t>5.</w:t>
            </w:r>
          </w:p>
        </w:tc>
      </w:tr>
      <w:tr w:rsidR="00880B66" w14:paraId="79CE3CA5" w14:textId="77777777" w:rsidTr="00910686">
        <w:trPr>
          <w:trHeight w:val="340"/>
        </w:trPr>
        <w:tc>
          <w:tcPr>
            <w:tcW w:w="10774" w:type="dxa"/>
            <w:shd w:val="clear" w:color="auto" w:fill="747474"/>
            <w:vAlign w:val="center"/>
          </w:tcPr>
          <w:p w14:paraId="47649C55" w14:textId="1086D620" w:rsidR="00880B66" w:rsidRPr="00910686" w:rsidRDefault="00880B66" w:rsidP="00454D2D">
            <w:pPr>
              <w:jc w:val="center"/>
              <w:rPr>
                <w:color w:val="FFFFFF" w:themeColor="background1"/>
              </w:rPr>
            </w:pPr>
            <w:r w:rsidRPr="00910686">
              <w:rPr>
                <w:rFonts w:ascii="Arial" w:hAnsi="Arial" w:cs="Arial"/>
                <w:b/>
                <w:bCs/>
                <w:color w:val="FFFFFF" w:themeColor="background1"/>
                <w:sz w:val="20"/>
                <w:szCs w:val="20"/>
              </w:rPr>
              <w:t>DOCUMENTO DE IDENTIDAD</w:t>
            </w:r>
          </w:p>
        </w:tc>
      </w:tr>
      <w:tr w:rsidR="00880B66" w14:paraId="3B094646" w14:textId="77777777" w:rsidTr="00454D2D">
        <w:trPr>
          <w:trHeight w:val="340"/>
        </w:trPr>
        <w:tc>
          <w:tcPr>
            <w:tcW w:w="10774" w:type="dxa"/>
          </w:tcPr>
          <w:p w14:paraId="05FDC4F3" w14:textId="77777777" w:rsidR="00880B66" w:rsidRDefault="00880B66" w:rsidP="00454D2D">
            <w:pPr>
              <w:rPr>
                <w:rFonts w:ascii="Arial" w:hAnsi="Arial" w:cs="Arial"/>
                <w:sz w:val="20"/>
                <w:szCs w:val="20"/>
              </w:rPr>
            </w:pPr>
          </w:p>
          <w:p w14:paraId="701C978C" w14:textId="47C156E6" w:rsidR="00880B66" w:rsidRDefault="00880B66" w:rsidP="00454D2D">
            <w:pPr>
              <w:rPr>
                <w:rFonts w:ascii="Arial" w:hAnsi="Arial" w:cs="Arial"/>
                <w:sz w:val="20"/>
                <w:szCs w:val="20"/>
              </w:rPr>
            </w:pPr>
            <w:r>
              <w:rPr>
                <w:rFonts w:ascii="Arial" w:hAnsi="Arial" w:cs="Arial"/>
                <w:sz w:val="20"/>
                <w:szCs w:val="20"/>
              </w:rPr>
              <w:t>Insertar imagen.</w:t>
            </w:r>
          </w:p>
          <w:p w14:paraId="09BB2826" w14:textId="77777777" w:rsidR="00880B66" w:rsidRDefault="00880B66" w:rsidP="00454D2D">
            <w:pPr>
              <w:rPr>
                <w:rFonts w:ascii="Arial" w:hAnsi="Arial" w:cs="Arial"/>
                <w:sz w:val="20"/>
                <w:szCs w:val="20"/>
              </w:rPr>
            </w:pPr>
          </w:p>
          <w:p w14:paraId="381C73A1" w14:textId="77777777" w:rsidR="00880B66" w:rsidRDefault="00880B66" w:rsidP="00454D2D">
            <w:pPr>
              <w:rPr>
                <w:rFonts w:ascii="Arial" w:hAnsi="Arial" w:cs="Arial"/>
                <w:sz w:val="20"/>
                <w:szCs w:val="20"/>
              </w:rPr>
            </w:pPr>
          </w:p>
          <w:p w14:paraId="29E80D66" w14:textId="77777777" w:rsidR="00880B66" w:rsidRDefault="00880B66" w:rsidP="00454D2D">
            <w:pPr>
              <w:rPr>
                <w:rFonts w:ascii="Arial" w:hAnsi="Arial" w:cs="Arial"/>
                <w:sz w:val="20"/>
                <w:szCs w:val="20"/>
              </w:rPr>
            </w:pPr>
          </w:p>
          <w:p w14:paraId="053F115B" w14:textId="77777777" w:rsidR="00880B66" w:rsidRDefault="00880B66" w:rsidP="00454D2D">
            <w:pPr>
              <w:rPr>
                <w:rFonts w:ascii="Arial" w:hAnsi="Arial" w:cs="Arial"/>
                <w:sz w:val="20"/>
                <w:szCs w:val="20"/>
              </w:rPr>
            </w:pPr>
          </w:p>
          <w:p w14:paraId="59534F9B" w14:textId="77777777" w:rsidR="00880B66" w:rsidRDefault="00880B66" w:rsidP="00454D2D">
            <w:pPr>
              <w:rPr>
                <w:rFonts w:ascii="Arial" w:hAnsi="Arial" w:cs="Arial"/>
                <w:sz w:val="20"/>
                <w:szCs w:val="20"/>
              </w:rPr>
            </w:pPr>
          </w:p>
          <w:p w14:paraId="61A12EB6" w14:textId="77777777" w:rsidR="00880B66" w:rsidRDefault="00880B66" w:rsidP="00454D2D">
            <w:pPr>
              <w:rPr>
                <w:rFonts w:ascii="Arial" w:hAnsi="Arial" w:cs="Arial"/>
                <w:sz w:val="20"/>
                <w:szCs w:val="20"/>
              </w:rPr>
            </w:pPr>
          </w:p>
          <w:p w14:paraId="50ABE3CF" w14:textId="77777777" w:rsidR="00880B66" w:rsidRDefault="00880B66" w:rsidP="00454D2D">
            <w:pPr>
              <w:rPr>
                <w:rFonts w:ascii="Arial" w:hAnsi="Arial" w:cs="Arial"/>
                <w:sz w:val="20"/>
                <w:szCs w:val="20"/>
              </w:rPr>
            </w:pPr>
          </w:p>
          <w:p w14:paraId="0A462F8B" w14:textId="77777777" w:rsidR="00880B66" w:rsidRDefault="00880B66" w:rsidP="00454D2D">
            <w:pPr>
              <w:rPr>
                <w:rFonts w:ascii="Arial" w:hAnsi="Arial" w:cs="Arial"/>
                <w:sz w:val="20"/>
                <w:szCs w:val="20"/>
              </w:rPr>
            </w:pPr>
          </w:p>
          <w:p w14:paraId="77F988FD" w14:textId="2C5C2651" w:rsidR="00880B66" w:rsidRPr="00D5606E" w:rsidRDefault="00880B66" w:rsidP="00454D2D">
            <w:pPr>
              <w:rPr>
                <w:rFonts w:ascii="Arial" w:hAnsi="Arial" w:cs="Arial"/>
                <w:sz w:val="20"/>
                <w:szCs w:val="20"/>
              </w:rPr>
            </w:pPr>
          </w:p>
        </w:tc>
      </w:tr>
    </w:tbl>
    <w:p w14:paraId="68A5EC5C" w14:textId="77777777" w:rsidR="00880B66" w:rsidRDefault="00880B66" w:rsidP="00431767"/>
    <w:tbl>
      <w:tblPr>
        <w:tblStyle w:val="Tablaconcuadrcula"/>
        <w:tblW w:w="10774" w:type="dxa"/>
        <w:tblInd w:w="-998" w:type="dxa"/>
        <w:tblLook w:val="04A0" w:firstRow="1" w:lastRow="0" w:firstColumn="1" w:lastColumn="0" w:noHBand="0" w:noVBand="1"/>
      </w:tblPr>
      <w:tblGrid>
        <w:gridCol w:w="1560"/>
        <w:gridCol w:w="9214"/>
      </w:tblGrid>
      <w:tr w:rsidR="00867217" w14:paraId="1FEAC7AB" w14:textId="77777777" w:rsidTr="00D5606E">
        <w:trPr>
          <w:trHeight w:val="340"/>
        </w:trPr>
        <w:tc>
          <w:tcPr>
            <w:tcW w:w="1560" w:type="dxa"/>
            <w:vAlign w:val="center"/>
          </w:tcPr>
          <w:p w14:paraId="57FE9389" w14:textId="63744B22" w:rsidR="00867217" w:rsidRPr="00867217" w:rsidRDefault="00867217" w:rsidP="00466FAC">
            <w:pPr>
              <w:rPr>
                <w:rFonts w:ascii="Arial" w:hAnsi="Arial" w:cs="Arial"/>
                <w:sz w:val="20"/>
                <w:szCs w:val="20"/>
              </w:rPr>
            </w:pPr>
            <w:r w:rsidRPr="00867217">
              <w:rPr>
                <w:rFonts w:ascii="Arial" w:hAnsi="Arial" w:cs="Arial"/>
                <w:sz w:val="20"/>
                <w:szCs w:val="20"/>
              </w:rPr>
              <w:t xml:space="preserve">Archívese en: </w:t>
            </w:r>
          </w:p>
        </w:tc>
        <w:tc>
          <w:tcPr>
            <w:tcW w:w="9214" w:type="dxa"/>
            <w:vAlign w:val="center"/>
          </w:tcPr>
          <w:p w14:paraId="5C6EC0E4" w14:textId="1CFDF5E0" w:rsidR="00867217" w:rsidRPr="00D5606E" w:rsidRDefault="00D5606E" w:rsidP="00466FAC">
            <w:pPr>
              <w:rPr>
                <w:rFonts w:ascii="Arial" w:hAnsi="Arial" w:cs="Arial"/>
                <w:sz w:val="20"/>
                <w:szCs w:val="20"/>
              </w:rPr>
            </w:pPr>
            <w:r w:rsidRPr="00D5606E">
              <w:rPr>
                <w:rFonts w:ascii="Arial" w:hAnsi="Arial" w:cs="Arial"/>
                <w:sz w:val="20"/>
                <w:szCs w:val="20"/>
              </w:rPr>
              <w:t>De forma física en el expediente de la persona evaluada, y adicionalmente, debe conservarse una copia digital como respaldo en el repositorio de SharePoint del GRAERR -ETAAR</w:t>
            </w:r>
          </w:p>
        </w:tc>
      </w:tr>
    </w:tbl>
    <w:p w14:paraId="55DF474B" w14:textId="77777777" w:rsidR="00D5606E" w:rsidRDefault="00D5606E" w:rsidP="00B0752D"/>
    <w:p w14:paraId="495BDE6D" w14:textId="38078F34" w:rsidR="005C0C77" w:rsidRDefault="005C0C77" w:rsidP="00B0752D"/>
    <w:p w14:paraId="56FE23C4" w14:textId="77777777" w:rsidR="005C0C77" w:rsidRDefault="005C0C77" w:rsidP="00B0752D"/>
    <w:p w14:paraId="4810899C" w14:textId="77777777" w:rsidR="005C0C77" w:rsidRDefault="005C0C77" w:rsidP="00B0752D"/>
    <w:p w14:paraId="56BBB0A5" w14:textId="77777777" w:rsidR="005C0C77" w:rsidRDefault="005C0C77" w:rsidP="00B0752D"/>
    <w:p w14:paraId="0560A7CC" w14:textId="77777777" w:rsidR="005C0C77" w:rsidRDefault="005C0C77" w:rsidP="00B0752D"/>
    <w:p w14:paraId="1558645F" w14:textId="77777777" w:rsidR="005C0C77" w:rsidRDefault="005C0C77" w:rsidP="00B0752D"/>
    <w:p w14:paraId="14F7C3D8" w14:textId="77777777" w:rsidR="005C0C77" w:rsidRDefault="005C0C77" w:rsidP="00B0752D"/>
    <w:p w14:paraId="0819EEA9" w14:textId="77777777" w:rsidR="005C0C77" w:rsidRDefault="005C0C77" w:rsidP="00B0752D"/>
    <w:p w14:paraId="30EB8BF1" w14:textId="77777777" w:rsidR="005C0C77" w:rsidRDefault="005C0C77" w:rsidP="00B0752D"/>
    <w:tbl>
      <w:tblPr>
        <w:tblStyle w:val="Tablaconcuadrcula"/>
        <w:tblW w:w="10774" w:type="dxa"/>
        <w:tblInd w:w="-998" w:type="dxa"/>
        <w:tblLook w:val="04A0" w:firstRow="1" w:lastRow="0" w:firstColumn="1" w:lastColumn="0" w:noHBand="0" w:noVBand="1"/>
      </w:tblPr>
      <w:tblGrid>
        <w:gridCol w:w="1419"/>
        <w:gridCol w:w="6378"/>
        <w:gridCol w:w="1560"/>
        <w:gridCol w:w="1417"/>
      </w:tblGrid>
      <w:tr w:rsidR="00D5606E" w14:paraId="085775C8" w14:textId="77777777" w:rsidTr="150AEF04">
        <w:trPr>
          <w:trHeight w:val="340"/>
        </w:trPr>
        <w:tc>
          <w:tcPr>
            <w:tcW w:w="10774" w:type="dxa"/>
            <w:gridSpan w:val="4"/>
            <w:shd w:val="clear" w:color="auto" w:fill="747474" w:themeFill="background2" w:themeFillShade="80"/>
            <w:vAlign w:val="center"/>
          </w:tcPr>
          <w:p w14:paraId="31F1124A" w14:textId="0B045B01" w:rsidR="00D5606E" w:rsidRPr="00910686" w:rsidRDefault="00D5606E" w:rsidP="00D5606E">
            <w:pPr>
              <w:jc w:val="center"/>
              <w:rPr>
                <w:rFonts w:ascii="Arial" w:hAnsi="Arial" w:cs="Arial"/>
                <w:b/>
                <w:bCs/>
                <w:color w:val="FFFFFF" w:themeColor="background1"/>
                <w:sz w:val="20"/>
                <w:szCs w:val="20"/>
              </w:rPr>
            </w:pPr>
            <w:r w:rsidRPr="00910686">
              <w:rPr>
                <w:rFonts w:ascii="Arial" w:hAnsi="Arial" w:cs="Arial"/>
                <w:b/>
                <w:bCs/>
                <w:color w:val="FFFFFF" w:themeColor="background1"/>
                <w:sz w:val="20"/>
                <w:szCs w:val="20"/>
              </w:rPr>
              <w:t>CONTROL DE CAMBIOS</w:t>
            </w:r>
          </w:p>
        </w:tc>
      </w:tr>
      <w:tr w:rsidR="00D5606E" w14:paraId="0CD92E74" w14:textId="77777777" w:rsidTr="150AEF04">
        <w:tc>
          <w:tcPr>
            <w:tcW w:w="1419" w:type="dxa"/>
            <w:shd w:val="clear" w:color="auto" w:fill="D9D9D9" w:themeFill="background1" w:themeFillShade="D9"/>
            <w:vAlign w:val="center"/>
          </w:tcPr>
          <w:p w14:paraId="1E4E256B" w14:textId="4353D1A9" w:rsidR="00D5606E" w:rsidRPr="00D5606E" w:rsidRDefault="00D5606E" w:rsidP="00D5606E">
            <w:pPr>
              <w:jc w:val="center"/>
              <w:rPr>
                <w:b/>
                <w:bCs/>
                <w:sz w:val="20"/>
                <w:szCs w:val="20"/>
              </w:rPr>
            </w:pPr>
            <w:r w:rsidRPr="00D5606E">
              <w:rPr>
                <w:rFonts w:ascii="Arial" w:hAnsi="Arial" w:cs="Arial"/>
                <w:b/>
                <w:bCs/>
                <w:sz w:val="20"/>
                <w:szCs w:val="20"/>
              </w:rPr>
              <w:lastRenderedPageBreak/>
              <w:t>VERSIÓN INICIAL</w:t>
            </w:r>
          </w:p>
        </w:tc>
        <w:tc>
          <w:tcPr>
            <w:tcW w:w="6378" w:type="dxa"/>
            <w:shd w:val="clear" w:color="auto" w:fill="D9D9D9" w:themeFill="background1" w:themeFillShade="D9"/>
            <w:vAlign w:val="center"/>
          </w:tcPr>
          <w:p w14:paraId="36FE3058" w14:textId="38D89E26" w:rsidR="00D5606E" w:rsidRPr="00D5606E" w:rsidRDefault="00D5606E" w:rsidP="00D5606E">
            <w:pPr>
              <w:jc w:val="center"/>
              <w:rPr>
                <w:b/>
                <w:bCs/>
                <w:sz w:val="20"/>
                <w:szCs w:val="20"/>
              </w:rPr>
            </w:pPr>
            <w:r w:rsidRPr="00D5606E">
              <w:rPr>
                <w:rFonts w:ascii="Arial" w:hAnsi="Arial" w:cs="Arial"/>
                <w:b/>
                <w:bCs/>
                <w:sz w:val="20"/>
                <w:szCs w:val="20"/>
              </w:rPr>
              <w:t>DESCRIPCIÓN DE LA CREACIÓN O CAMBIO DEL DOCUMENTO</w:t>
            </w:r>
          </w:p>
        </w:tc>
        <w:tc>
          <w:tcPr>
            <w:tcW w:w="1560" w:type="dxa"/>
            <w:shd w:val="clear" w:color="auto" w:fill="D9D9D9" w:themeFill="background1" w:themeFillShade="D9"/>
            <w:vAlign w:val="center"/>
          </w:tcPr>
          <w:p w14:paraId="50917BD5" w14:textId="54DD916D" w:rsidR="00D5606E" w:rsidRPr="00D5606E" w:rsidRDefault="00D5606E" w:rsidP="00D5606E">
            <w:pPr>
              <w:jc w:val="center"/>
              <w:rPr>
                <w:b/>
                <w:bCs/>
                <w:sz w:val="20"/>
                <w:szCs w:val="20"/>
              </w:rPr>
            </w:pPr>
            <w:r w:rsidRPr="00D5606E">
              <w:rPr>
                <w:rFonts w:ascii="Arial" w:hAnsi="Arial" w:cs="Arial"/>
                <w:b/>
                <w:bCs/>
                <w:sz w:val="20"/>
                <w:szCs w:val="20"/>
              </w:rPr>
              <w:t>FECHA</w:t>
            </w:r>
          </w:p>
        </w:tc>
        <w:tc>
          <w:tcPr>
            <w:tcW w:w="1417" w:type="dxa"/>
            <w:shd w:val="clear" w:color="auto" w:fill="D9D9D9" w:themeFill="background1" w:themeFillShade="D9"/>
            <w:vAlign w:val="center"/>
          </w:tcPr>
          <w:p w14:paraId="78486860" w14:textId="185290C6" w:rsidR="00D5606E" w:rsidRPr="00D5606E" w:rsidRDefault="00D5606E" w:rsidP="00D5606E">
            <w:pPr>
              <w:jc w:val="center"/>
              <w:rPr>
                <w:b/>
                <w:bCs/>
                <w:sz w:val="20"/>
                <w:szCs w:val="20"/>
              </w:rPr>
            </w:pPr>
            <w:r w:rsidRPr="00D5606E">
              <w:rPr>
                <w:rFonts w:ascii="Arial" w:hAnsi="Arial" w:cs="Arial"/>
                <w:b/>
                <w:bCs/>
                <w:sz w:val="20"/>
                <w:szCs w:val="20"/>
              </w:rPr>
              <w:t>VERSIÓN FINAL</w:t>
            </w:r>
          </w:p>
        </w:tc>
      </w:tr>
      <w:tr w:rsidR="00D5606E" w14:paraId="570FC19B" w14:textId="77777777" w:rsidTr="150AEF04">
        <w:trPr>
          <w:trHeight w:val="553"/>
        </w:trPr>
        <w:tc>
          <w:tcPr>
            <w:tcW w:w="1419" w:type="dxa"/>
            <w:vAlign w:val="center"/>
          </w:tcPr>
          <w:p w14:paraId="02D7CA1F" w14:textId="2148D3A4" w:rsidR="00D5606E" w:rsidRDefault="00D5606E" w:rsidP="00747E91">
            <w:pPr>
              <w:jc w:val="center"/>
            </w:pPr>
            <w:r w:rsidRPr="00617AC0">
              <w:rPr>
                <w:rFonts w:ascii="Arial" w:eastAsia="Calibri" w:hAnsi="Arial" w:cs="Arial"/>
                <w:color w:val="000000"/>
                <w:sz w:val="20"/>
                <w:szCs w:val="20"/>
                <w:lang w:val="es-CO"/>
              </w:rPr>
              <w:t>00</w:t>
            </w:r>
          </w:p>
        </w:tc>
        <w:tc>
          <w:tcPr>
            <w:tcW w:w="6378" w:type="dxa"/>
            <w:vAlign w:val="center"/>
          </w:tcPr>
          <w:p w14:paraId="2B71C0A9" w14:textId="444C9F01" w:rsidR="00D5606E" w:rsidRDefault="00D5606E" w:rsidP="00466FAC">
            <w:r w:rsidRPr="00617AC0">
              <w:rPr>
                <w:rFonts w:ascii="Arial" w:eastAsia="Calibri" w:hAnsi="Arial" w:cs="Arial"/>
                <w:sz w:val="20"/>
                <w:szCs w:val="20"/>
                <w:lang w:val="es-CO"/>
              </w:rPr>
              <w:t xml:space="preserve">Se </w:t>
            </w:r>
            <w:r>
              <w:rPr>
                <w:rFonts w:ascii="Arial" w:eastAsia="Calibri" w:hAnsi="Arial" w:cs="Arial"/>
                <w:sz w:val="20"/>
                <w:szCs w:val="20"/>
                <w:lang w:val="es-CO"/>
              </w:rPr>
              <w:t>realiza creación del formato.</w:t>
            </w:r>
          </w:p>
        </w:tc>
        <w:tc>
          <w:tcPr>
            <w:tcW w:w="1560" w:type="dxa"/>
            <w:vAlign w:val="center"/>
          </w:tcPr>
          <w:p w14:paraId="45F8CC1E" w14:textId="2BF80A79" w:rsidR="00D5606E" w:rsidRDefault="00D5606E" w:rsidP="00747E91">
            <w:pPr>
              <w:jc w:val="center"/>
            </w:pPr>
            <w:r>
              <w:rPr>
                <w:rFonts w:ascii="Arial" w:eastAsia="Calibri" w:hAnsi="Arial" w:cs="Arial"/>
                <w:color w:val="000000"/>
                <w:sz w:val="20"/>
                <w:szCs w:val="20"/>
                <w:lang w:val="es-CO"/>
              </w:rPr>
              <w:t>10</w:t>
            </w:r>
            <w:r w:rsidRPr="00617AC0">
              <w:rPr>
                <w:rFonts w:ascii="Arial" w:eastAsia="Calibri" w:hAnsi="Arial" w:cs="Arial"/>
                <w:color w:val="000000"/>
                <w:sz w:val="20"/>
                <w:szCs w:val="20"/>
                <w:lang w:val="es-CO"/>
              </w:rPr>
              <w:t>/</w:t>
            </w:r>
            <w:r>
              <w:rPr>
                <w:rFonts w:ascii="Arial" w:eastAsia="Calibri" w:hAnsi="Arial" w:cs="Arial"/>
                <w:color w:val="000000"/>
                <w:sz w:val="20"/>
                <w:szCs w:val="20"/>
                <w:lang w:val="es-CO"/>
              </w:rPr>
              <w:t>09</w:t>
            </w:r>
            <w:r w:rsidRPr="00617AC0">
              <w:rPr>
                <w:rFonts w:ascii="Arial" w:eastAsia="Calibri" w:hAnsi="Arial" w:cs="Arial"/>
                <w:color w:val="000000"/>
                <w:sz w:val="20"/>
                <w:szCs w:val="20"/>
                <w:lang w:val="es-CO"/>
              </w:rPr>
              <w:t>20</w:t>
            </w:r>
            <w:r>
              <w:rPr>
                <w:rFonts w:ascii="Arial" w:eastAsia="Calibri" w:hAnsi="Arial" w:cs="Arial"/>
                <w:color w:val="000000"/>
                <w:sz w:val="20"/>
                <w:szCs w:val="20"/>
                <w:lang w:val="es-CO"/>
              </w:rPr>
              <w:t>18</w:t>
            </w:r>
          </w:p>
        </w:tc>
        <w:tc>
          <w:tcPr>
            <w:tcW w:w="1417" w:type="dxa"/>
            <w:vAlign w:val="center"/>
          </w:tcPr>
          <w:p w14:paraId="74BB78A1" w14:textId="2A4F950B" w:rsidR="00D5606E" w:rsidRDefault="00D5606E" w:rsidP="00747E91">
            <w:pPr>
              <w:jc w:val="center"/>
            </w:pPr>
            <w:r w:rsidRPr="00617AC0">
              <w:rPr>
                <w:rFonts w:ascii="Arial" w:eastAsia="Calibri" w:hAnsi="Arial" w:cs="Arial"/>
                <w:color w:val="000000"/>
                <w:sz w:val="20"/>
                <w:szCs w:val="20"/>
                <w:lang w:val="es-CO"/>
              </w:rPr>
              <w:t>01</w:t>
            </w:r>
          </w:p>
        </w:tc>
      </w:tr>
      <w:tr w:rsidR="00D5606E" w14:paraId="30A4B579" w14:textId="77777777" w:rsidTr="150AEF04">
        <w:tc>
          <w:tcPr>
            <w:tcW w:w="1419" w:type="dxa"/>
            <w:vAlign w:val="center"/>
          </w:tcPr>
          <w:p w14:paraId="08713D5F" w14:textId="77777777" w:rsidR="00747E91" w:rsidRDefault="00747E91" w:rsidP="00747E91">
            <w:pPr>
              <w:jc w:val="center"/>
              <w:rPr>
                <w:rFonts w:ascii="Arial" w:eastAsia="Calibri" w:hAnsi="Arial" w:cs="Arial"/>
                <w:color w:val="000000"/>
                <w:sz w:val="20"/>
                <w:szCs w:val="20"/>
                <w:lang w:val="es-CO"/>
              </w:rPr>
            </w:pPr>
          </w:p>
          <w:p w14:paraId="128340BC" w14:textId="509BEA1D" w:rsidR="00D5606E" w:rsidRDefault="00D5606E" w:rsidP="00747E91">
            <w:pPr>
              <w:jc w:val="center"/>
            </w:pPr>
            <w:r>
              <w:rPr>
                <w:rFonts w:ascii="Arial" w:eastAsia="Calibri" w:hAnsi="Arial" w:cs="Arial"/>
                <w:color w:val="000000"/>
                <w:sz w:val="20"/>
                <w:szCs w:val="20"/>
                <w:lang w:val="es-CO"/>
              </w:rPr>
              <w:t>01</w:t>
            </w:r>
          </w:p>
        </w:tc>
        <w:tc>
          <w:tcPr>
            <w:tcW w:w="6378" w:type="dxa"/>
            <w:vAlign w:val="center"/>
          </w:tcPr>
          <w:p w14:paraId="1A5529E2" w14:textId="77777777" w:rsidR="00D5606E" w:rsidRDefault="00D5606E" w:rsidP="00D5606E">
            <w:pPr>
              <w:pStyle w:val="Prrafodelista"/>
              <w:numPr>
                <w:ilvl w:val="0"/>
                <w:numId w:val="1"/>
              </w:numPr>
              <w:spacing w:after="200" w:line="240" w:lineRule="auto"/>
              <w:contextualSpacing w:val="0"/>
              <w:jc w:val="both"/>
              <w:rPr>
                <w:rFonts w:ascii="Arial" w:eastAsia="Calibri" w:hAnsi="Arial" w:cs="Arial"/>
                <w:sz w:val="20"/>
                <w:szCs w:val="20"/>
              </w:rPr>
            </w:pPr>
            <w:r w:rsidRPr="000A3D2D">
              <w:rPr>
                <w:rFonts w:ascii="Arial" w:eastAsia="Calibri" w:hAnsi="Arial" w:cs="Arial"/>
                <w:sz w:val="20"/>
                <w:szCs w:val="20"/>
              </w:rPr>
              <w:t>Se realiza la actualización del formato de acuerdo con los lineamientos de la Oficina Asesora de Planeación e Información a través del Instructivo GIN-IN-01</w:t>
            </w:r>
            <w:r>
              <w:rPr>
                <w:rFonts w:ascii="Arial" w:eastAsia="Calibri" w:hAnsi="Arial" w:cs="Arial"/>
                <w:sz w:val="20"/>
                <w:szCs w:val="20"/>
              </w:rPr>
              <w:t>.</w:t>
            </w:r>
          </w:p>
          <w:p w14:paraId="50348287" w14:textId="77777777" w:rsidR="00D5606E" w:rsidRPr="004C6FE6" w:rsidRDefault="00D5606E" w:rsidP="00D5606E">
            <w:pPr>
              <w:pStyle w:val="Prrafodelista"/>
              <w:numPr>
                <w:ilvl w:val="0"/>
                <w:numId w:val="1"/>
              </w:numPr>
              <w:spacing w:after="200" w:line="240" w:lineRule="auto"/>
              <w:contextualSpacing w:val="0"/>
              <w:jc w:val="both"/>
              <w:rPr>
                <w:rFonts w:ascii="Arial" w:eastAsia="Calibri" w:hAnsi="Arial" w:cs="Arial"/>
                <w:sz w:val="20"/>
                <w:szCs w:val="20"/>
              </w:rPr>
            </w:pPr>
            <w:r w:rsidRPr="00D6061C">
              <w:rPr>
                <w:rFonts w:ascii="Arial" w:eastAsia="Calibri" w:hAnsi="Arial" w:cs="Arial"/>
                <w:sz w:val="20"/>
                <w:szCs w:val="20"/>
              </w:rPr>
              <w:t>Se modifica el nombre del formato.</w:t>
            </w:r>
            <w:r>
              <w:rPr>
                <w:rFonts w:ascii="Arial" w:eastAsia="Calibri" w:hAnsi="Arial" w:cs="Arial"/>
                <w:sz w:val="20"/>
                <w:szCs w:val="20"/>
              </w:rPr>
              <w:t xml:space="preserve"> </w:t>
            </w:r>
            <w:r w:rsidRPr="004C6FE6">
              <w:rPr>
                <w:rFonts w:ascii="Arial" w:eastAsia="Calibri" w:hAnsi="Arial" w:cs="Arial"/>
                <w:sz w:val="20"/>
                <w:szCs w:val="20"/>
              </w:rPr>
              <w:t>Se modifica el título información general por información general del evaluado, se adiciona la casilla fecha de diligenciamiento, se eliminan las casillas Fecha de solicitud ante la UNP y Fecha de recibo en la SESYP.</w:t>
            </w:r>
          </w:p>
          <w:p w14:paraId="098058D0" w14:textId="77777777" w:rsidR="00D5606E" w:rsidRDefault="00D5606E" w:rsidP="00D5606E">
            <w:pPr>
              <w:pStyle w:val="Prrafodelista"/>
              <w:numPr>
                <w:ilvl w:val="0"/>
                <w:numId w:val="1"/>
              </w:numPr>
              <w:spacing w:after="200" w:line="240" w:lineRule="auto"/>
              <w:contextualSpacing w:val="0"/>
              <w:jc w:val="both"/>
              <w:rPr>
                <w:rFonts w:ascii="Arial" w:eastAsia="Calibri" w:hAnsi="Arial" w:cs="Arial"/>
                <w:sz w:val="20"/>
                <w:szCs w:val="20"/>
              </w:rPr>
            </w:pPr>
            <w:r>
              <w:rPr>
                <w:rFonts w:ascii="Arial" w:eastAsia="Calibri" w:hAnsi="Arial" w:cs="Arial"/>
                <w:sz w:val="20"/>
                <w:szCs w:val="20"/>
              </w:rPr>
              <w:t>Se elimina el título de resumen, se adiciona la casilla tipo de evaluación incluyendo tabla de selección múltiple, se incluye en la casilla población objeto tabla de selección múltiple.</w:t>
            </w:r>
          </w:p>
          <w:p w14:paraId="50573593" w14:textId="1BDBE49A" w:rsidR="00D5606E" w:rsidRPr="00747E91" w:rsidRDefault="00D5606E" w:rsidP="00D5606E">
            <w:pPr>
              <w:pStyle w:val="Prrafodelista"/>
              <w:numPr>
                <w:ilvl w:val="0"/>
                <w:numId w:val="1"/>
              </w:numPr>
              <w:spacing w:after="200" w:line="240" w:lineRule="auto"/>
              <w:contextualSpacing w:val="0"/>
              <w:jc w:val="both"/>
              <w:rPr>
                <w:rFonts w:ascii="Arial" w:eastAsia="Calibri" w:hAnsi="Arial" w:cs="Arial"/>
                <w:sz w:val="20"/>
                <w:szCs w:val="20"/>
              </w:rPr>
            </w:pPr>
            <w:r w:rsidRPr="00747E91">
              <w:rPr>
                <w:rFonts w:ascii="Arial" w:eastAsia="Calibri" w:hAnsi="Arial" w:cs="Arial"/>
                <w:sz w:val="20"/>
                <w:szCs w:val="20"/>
              </w:rPr>
              <w:t>Se modifica la casilla de Observaciones CIAT por Alertas tempranas y se adiciona la casilla recomendación de medidas. Se incluye la tabla de aval de calidad y anexos. Se incluye en el formato el instructivo para su correcto diligenciamiento.</w:t>
            </w:r>
          </w:p>
        </w:tc>
        <w:tc>
          <w:tcPr>
            <w:tcW w:w="1560" w:type="dxa"/>
            <w:vAlign w:val="center"/>
          </w:tcPr>
          <w:p w14:paraId="3CAF3AF8" w14:textId="73BAAEA8" w:rsidR="00D5606E" w:rsidRDefault="00D5606E" w:rsidP="00747E91">
            <w:pPr>
              <w:jc w:val="center"/>
            </w:pPr>
            <w:r>
              <w:rPr>
                <w:rFonts w:ascii="Arial" w:eastAsia="Calibri" w:hAnsi="Arial" w:cs="Arial"/>
                <w:color w:val="000000"/>
                <w:sz w:val="20"/>
                <w:szCs w:val="20"/>
                <w:lang w:val="es-CO"/>
              </w:rPr>
              <w:t>31/07/2023</w:t>
            </w:r>
          </w:p>
        </w:tc>
        <w:tc>
          <w:tcPr>
            <w:tcW w:w="1417" w:type="dxa"/>
            <w:vAlign w:val="center"/>
          </w:tcPr>
          <w:p w14:paraId="29760B85" w14:textId="166520DB" w:rsidR="00D5606E" w:rsidRDefault="00D5606E" w:rsidP="00747E91">
            <w:pPr>
              <w:jc w:val="center"/>
            </w:pPr>
            <w:r>
              <w:rPr>
                <w:rFonts w:ascii="Arial" w:eastAsia="Calibri" w:hAnsi="Arial" w:cs="Arial"/>
                <w:color w:val="000000"/>
                <w:sz w:val="20"/>
                <w:szCs w:val="20"/>
                <w:lang w:val="es-CO"/>
              </w:rPr>
              <w:t>02</w:t>
            </w:r>
          </w:p>
        </w:tc>
      </w:tr>
      <w:tr w:rsidR="00747E91" w14:paraId="36BA80C1" w14:textId="77777777" w:rsidTr="150AEF04">
        <w:tc>
          <w:tcPr>
            <w:tcW w:w="1419" w:type="dxa"/>
            <w:vAlign w:val="center"/>
          </w:tcPr>
          <w:p w14:paraId="2815B88C" w14:textId="566D8918" w:rsidR="00747E91" w:rsidRDefault="00747E91" w:rsidP="00747E91">
            <w:pPr>
              <w:jc w:val="center"/>
              <w:rPr>
                <w:rFonts w:ascii="Arial" w:eastAsia="Calibri" w:hAnsi="Arial" w:cs="Arial"/>
                <w:color w:val="000000"/>
                <w:sz w:val="20"/>
                <w:szCs w:val="20"/>
                <w:lang w:val="es-CO"/>
              </w:rPr>
            </w:pPr>
            <w:r>
              <w:rPr>
                <w:rFonts w:ascii="Arial" w:eastAsia="Calibri" w:hAnsi="Arial" w:cs="Arial"/>
                <w:color w:val="000000"/>
                <w:sz w:val="20"/>
                <w:szCs w:val="20"/>
                <w:lang w:val="es-CO"/>
              </w:rPr>
              <w:t>02</w:t>
            </w:r>
          </w:p>
        </w:tc>
        <w:tc>
          <w:tcPr>
            <w:tcW w:w="6378" w:type="dxa"/>
            <w:vAlign w:val="center"/>
          </w:tcPr>
          <w:p w14:paraId="75A4E390" w14:textId="77777777" w:rsidR="00747E91" w:rsidRDefault="00747E91" w:rsidP="00D5606E">
            <w:pPr>
              <w:pStyle w:val="Prrafodelista"/>
              <w:numPr>
                <w:ilvl w:val="0"/>
                <w:numId w:val="1"/>
              </w:numPr>
              <w:spacing w:after="200" w:line="240" w:lineRule="auto"/>
              <w:contextualSpacing w:val="0"/>
              <w:jc w:val="both"/>
              <w:rPr>
                <w:rFonts w:ascii="Arial" w:eastAsia="Calibri" w:hAnsi="Arial" w:cs="Arial"/>
                <w:sz w:val="20"/>
                <w:szCs w:val="20"/>
              </w:rPr>
            </w:pPr>
            <w:r w:rsidRPr="00747E91">
              <w:rPr>
                <w:rFonts w:ascii="Arial" w:eastAsia="Calibri" w:hAnsi="Arial" w:cs="Arial"/>
                <w:sz w:val="20"/>
                <w:szCs w:val="20"/>
              </w:rPr>
              <w:t xml:space="preserve">La modificación se realiza con base en el documento </w:t>
            </w:r>
            <w:r w:rsidR="00465B70" w:rsidRPr="00465B70">
              <w:rPr>
                <w:rFonts w:ascii="Arial" w:eastAsia="Calibri" w:hAnsi="Arial" w:cs="Arial"/>
                <w:sz w:val="20"/>
                <w:szCs w:val="20"/>
              </w:rPr>
              <w:t>GCE-MA-02-V4 Manual de Identidad Visual-UNP</w:t>
            </w:r>
            <w:r w:rsidRPr="00747E91">
              <w:rPr>
                <w:rFonts w:ascii="Arial" w:eastAsia="Calibri" w:hAnsi="Arial" w:cs="Arial"/>
                <w:sz w:val="20"/>
                <w:szCs w:val="20"/>
              </w:rPr>
              <w:t>’, así como en los ajustes efectuados en la estructura del GRAERR, en los cuales se definieron los nombres de cada equipo de trabajo. Además, se busca optimizar la organización del documento garantizando el cumplimiento de la normatividad vigente.</w:t>
            </w:r>
          </w:p>
          <w:p w14:paraId="51BB1448" w14:textId="77777777" w:rsidR="00C359AB" w:rsidRPr="00C87DEA" w:rsidRDefault="00C359AB" w:rsidP="00C359AB">
            <w:pPr>
              <w:widowControl/>
              <w:numPr>
                <w:ilvl w:val="0"/>
                <w:numId w:val="1"/>
              </w:numPr>
              <w:autoSpaceDE/>
              <w:autoSpaceDN/>
              <w:spacing w:after="200" w:line="259" w:lineRule="auto"/>
              <w:jc w:val="both"/>
              <w:rPr>
                <w:rFonts w:ascii="Arial" w:eastAsia="Calibri" w:hAnsi="Arial" w:cs="Arial"/>
                <w:sz w:val="20"/>
                <w:szCs w:val="20"/>
                <w:lang w:val="es-CO"/>
              </w:rPr>
            </w:pPr>
            <w:r>
              <w:rPr>
                <w:rFonts w:ascii="Arial" w:eastAsia="Calibri" w:hAnsi="Arial" w:cs="Arial"/>
                <w:sz w:val="20"/>
                <w:szCs w:val="20"/>
                <w:lang w:val="es-CO"/>
              </w:rPr>
              <w:t>Se incluye la recolección de Enfoques diferenciales e interseccionalidad en cumplimiento de las normas vigentes</w:t>
            </w:r>
          </w:p>
          <w:p w14:paraId="1105E97F" w14:textId="7EC52648" w:rsidR="00C359AB" w:rsidRPr="00C87DEA" w:rsidRDefault="00C359AB" w:rsidP="150AEF04">
            <w:pPr>
              <w:widowControl/>
              <w:numPr>
                <w:ilvl w:val="0"/>
                <w:numId w:val="1"/>
              </w:numPr>
              <w:autoSpaceDE/>
              <w:autoSpaceDN/>
              <w:spacing w:after="200" w:line="259" w:lineRule="auto"/>
              <w:jc w:val="both"/>
              <w:rPr>
                <w:rFonts w:ascii="Arial" w:eastAsia="Calibri" w:hAnsi="Arial" w:cs="Arial"/>
                <w:sz w:val="20"/>
                <w:szCs w:val="20"/>
              </w:rPr>
            </w:pPr>
            <w:r w:rsidRPr="150AEF04">
              <w:rPr>
                <w:rFonts w:ascii="Arial" w:eastAsia="Calibri" w:hAnsi="Arial" w:cs="Arial"/>
                <w:sz w:val="20"/>
                <w:szCs w:val="20"/>
              </w:rPr>
              <w:t xml:space="preserve">Asimismo, </w:t>
            </w:r>
            <w:r w:rsidR="004A2ACA" w:rsidRPr="150AEF04">
              <w:rPr>
                <w:rFonts w:ascii="Arial" w:eastAsia="Calibri" w:hAnsi="Arial" w:cs="Arial"/>
                <w:sz w:val="20"/>
                <w:szCs w:val="20"/>
              </w:rPr>
              <w:t xml:space="preserve">, se realiza la modificación del nombre del documento y </w:t>
            </w:r>
            <w:r w:rsidRPr="150AEF04">
              <w:rPr>
                <w:rFonts w:ascii="Arial" w:eastAsia="Calibri" w:hAnsi="Arial" w:cs="Arial"/>
                <w:sz w:val="20"/>
                <w:szCs w:val="20"/>
              </w:rPr>
              <w:t>se realiza el ajuste en el instructivo de diligenciamiento con el fin de dar las orientaciones necesarias a los analistas de riesgo para su correcta gestión.</w:t>
            </w:r>
          </w:p>
          <w:p w14:paraId="6455885B" w14:textId="2ADB70B9" w:rsidR="00C359AB" w:rsidRPr="000A3D2D" w:rsidRDefault="00C359AB" w:rsidP="00C359AB">
            <w:pPr>
              <w:pStyle w:val="Prrafodelista"/>
              <w:numPr>
                <w:ilvl w:val="0"/>
                <w:numId w:val="1"/>
              </w:numPr>
              <w:spacing w:after="200" w:line="240" w:lineRule="auto"/>
              <w:contextualSpacing w:val="0"/>
              <w:jc w:val="both"/>
              <w:rPr>
                <w:rFonts w:ascii="Arial" w:eastAsia="Calibri" w:hAnsi="Arial" w:cs="Arial"/>
                <w:sz w:val="20"/>
                <w:szCs w:val="20"/>
              </w:rPr>
            </w:pPr>
            <w:r w:rsidRPr="00C87DEA">
              <w:rPr>
                <w:rFonts w:ascii="Arial" w:hAnsi="Arial" w:cs="Arial"/>
                <w:sz w:val="20"/>
                <w:szCs w:val="20"/>
              </w:rPr>
              <w:t>Para la actualización se tuvo en cuenta el documento GCE-MA-02 Manual de Identidad Visual-UNP haciendo correcto uso de la imagen institucional.</w:t>
            </w:r>
          </w:p>
        </w:tc>
        <w:tc>
          <w:tcPr>
            <w:tcW w:w="1560" w:type="dxa"/>
            <w:vAlign w:val="center"/>
          </w:tcPr>
          <w:p w14:paraId="405CFF6C" w14:textId="06B66260" w:rsidR="00747E91" w:rsidRDefault="002B3323" w:rsidP="00747E91">
            <w:pPr>
              <w:jc w:val="center"/>
              <w:rPr>
                <w:rFonts w:ascii="Arial" w:eastAsia="Calibri" w:hAnsi="Arial" w:cs="Arial"/>
                <w:color w:val="000000"/>
                <w:sz w:val="20"/>
                <w:szCs w:val="20"/>
                <w:lang w:val="es-CO"/>
              </w:rPr>
            </w:pPr>
            <w:r>
              <w:rPr>
                <w:rFonts w:ascii="Arial" w:eastAsia="Calibri" w:hAnsi="Arial" w:cs="Arial"/>
                <w:color w:val="000000"/>
                <w:sz w:val="20"/>
                <w:szCs w:val="20"/>
                <w:lang w:val="es-CO"/>
              </w:rPr>
              <w:t>18/03</w:t>
            </w:r>
            <w:r w:rsidR="00747E91">
              <w:rPr>
                <w:rFonts w:ascii="Arial" w:eastAsia="Calibri" w:hAnsi="Arial" w:cs="Arial"/>
                <w:color w:val="000000"/>
                <w:sz w:val="20"/>
                <w:szCs w:val="20"/>
                <w:lang w:val="es-CO"/>
              </w:rPr>
              <w:t>/</w:t>
            </w:r>
            <w:r>
              <w:rPr>
                <w:rFonts w:ascii="Arial" w:eastAsia="Calibri" w:hAnsi="Arial" w:cs="Arial"/>
                <w:color w:val="000000"/>
                <w:sz w:val="20"/>
                <w:szCs w:val="20"/>
                <w:lang w:val="es-CO"/>
              </w:rPr>
              <w:t>2026</w:t>
            </w:r>
          </w:p>
        </w:tc>
        <w:tc>
          <w:tcPr>
            <w:tcW w:w="1417" w:type="dxa"/>
            <w:vAlign w:val="center"/>
          </w:tcPr>
          <w:p w14:paraId="4ABFAF72" w14:textId="550FF962" w:rsidR="00747E91" w:rsidRDefault="00747E91" w:rsidP="00747E91">
            <w:pPr>
              <w:jc w:val="center"/>
              <w:rPr>
                <w:rFonts w:ascii="Arial" w:eastAsia="Calibri" w:hAnsi="Arial" w:cs="Arial"/>
                <w:color w:val="000000"/>
                <w:sz w:val="20"/>
                <w:szCs w:val="20"/>
                <w:lang w:val="es-CO"/>
              </w:rPr>
            </w:pPr>
            <w:r>
              <w:rPr>
                <w:rFonts w:ascii="Arial" w:eastAsia="Calibri" w:hAnsi="Arial" w:cs="Arial"/>
                <w:color w:val="000000"/>
                <w:sz w:val="20"/>
                <w:szCs w:val="20"/>
                <w:lang w:val="es-CO"/>
              </w:rPr>
              <w:t>03</w:t>
            </w:r>
          </w:p>
        </w:tc>
      </w:tr>
    </w:tbl>
    <w:p w14:paraId="0FDA8F33" w14:textId="77777777" w:rsidR="00AA2DF6" w:rsidRDefault="00AA2DF6" w:rsidP="006D45DD"/>
    <w:p w14:paraId="3315CA32" w14:textId="77777777" w:rsidR="005C0C77" w:rsidRDefault="005C0C77" w:rsidP="006D45DD"/>
    <w:p w14:paraId="5E4B8F35" w14:textId="77777777" w:rsidR="005C0C77" w:rsidRDefault="005C0C77" w:rsidP="006D45DD"/>
    <w:p w14:paraId="0C4A1D83" w14:textId="77777777" w:rsidR="005C0C77" w:rsidRDefault="005C0C77" w:rsidP="006D45DD"/>
    <w:tbl>
      <w:tblPr>
        <w:tblStyle w:val="Tablaconcuadrcula"/>
        <w:tblW w:w="10774" w:type="dxa"/>
        <w:tblInd w:w="-998" w:type="dxa"/>
        <w:tblLook w:val="04A0" w:firstRow="1" w:lastRow="0" w:firstColumn="1" w:lastColumn="0" w:noHBand="0" w:noVBand="1"/>
      </w:tblPr>
      <w:tblGrid>
        <w:gridCol w:w="2269"/>
        <w:gridCol w:w="13"/>
        <w:gridCol w:w="8492"/>
      </w:tblGrid>
      <w:tr w:rsidR="00747E91" w14:paraId="77071E3C" w14:textId="77777777" w:rsidTr="00910686">
        <w:trPr>
          <w:trHeight w:val="340"/>
        </w:trPr>
        <w:tc>
          <w:tcPr>
            <w:tcW w:w="10774" w:type="dxa"/>
            <w:gridSpan w:val="3"/>
            <w:shd w:val="clear" w:color="auto" w:fill="747474"/>
            <w:vAlign w:val="center"/>
          </w:tcPr>
          <w:p w14:paraId="00F2A095" w14:textId="1672D448" w:rsidR="00747E91" w:rsidRDefault="00747E91" w:rsidP="00747E91">
            <w:pPr>
              <w:jc w:val="center"/>
            </w:pPr>
            <w:r w:rsidRPr="00910686">
              <w:rPr>
                <w:rFonts w:ascii="Arial" w:eastAsia="Calibri" w:hAnsi="Arial" w:cs="Arial"/>
                <w:b/>
                <w:color w:val="FFFFFF" w:themeColor="background1"/>
                <w:sz w:val="20"/>
                <w:szCs w:val="20"/>
              </w:rPr>
              <w:t>INSTRUCCIONES DE DILIGENCIAMIENTO</w:t>
            </w:r>
          </w:p>
        </w:tc>
      </w:tr>
      <w:tr w:rsidR="00747E91" w14:paraId="0E7D7C3D" w14:textId="77777777" w:rsidTr="00342582">
        <w:trPr>
          <w:trHeight w:val="340"/>
        </w:trPr>
        <w:tc>
          <w:tcPr>
            <w:tcW w:w="10774" w:type="dxa"/>
            <w:gridSpan w:val="3"/>
            <w:shd w:val="clear" w:color="auto" w:fill="D9D9D9" w:themeFill="background1" w:themeFillShade="D9"/>
            <w:vAlign w:val="center"/>
          </w:tcPr>
          <w:p w14:paraId="4DF36BDA" w14:textId="7FD16B95" w:rsidR="00747E91" w:rsidRDefault="00747E91" w:rsidP="00747E91">
            <w:pPr>
              <w:jc w:val="center"/>
            </w:pPr>
            <w:r w:rsidRPr="00466FAC">
              <w:rPr>
                <w:rFonts w:ascii="Arial" w:hAnsi="Arial" w:cs="Arial"/>
                <w:b/>
                <w:bCs/>
                <w:sz w:val="20"/>
                <w:szCs w:val="20"/>
              </w:rPr>
              <w:lastRenderedPageBreak/>
              <w:t xml:space="preserve">I. INFORMACIÓN GENERAL DE LA </w:t>
            </w:r>
            <w:r>
              <w:rPr>
                <w:rFonts w:ascii="Arial" w:hAnsi="Arial" w:cs="Arial"/>
                <w:b/>
                <w:bCs/>
                <w:sz w:val="20"/>
                <w:szCs w:val="20"/>
              </w:rPr>
              <w:t>ORDEN DE TRABAJO</w:t>
            </w:r>
          </w:p>
        </w:tc>
      </w:tr>
      <w:tr w:rsidR="00747E91" w14:paraId="1D7B6946" w14:textId="77777777" w:rsidTr="000066EB">
        <w:trPr>
          <w:trHeight w:val="340"/>
        </w:trPr>
        <w:tc>
          <w:tcPr>
            <w:tcW w:w="2269" w:type="dxa"/>
            <w:vAlign w:val="center"/>
          </w:tcPr>
          <w:p w14:paraId="7F13F52A" w14:textId="70D42D3F" w:rsidR="00747E91" w:rsidRPr="000066EB" w:rsidRDefault="00747E91" w:rsidP="00466FAC">
            <w:pPr>
              <w:rPr>
                <w:rFonts w:ascii="Arial" w:hAnsi="Arial" w:cs="Arial"/>
                <w:sz w:val="20"/>
                <w:szCs w:val="20"/>
              </w:rPr>
            </w:pPr>
            <w:r w:rsidRPr="000066EB">
              <w:rPr>
                <w:rFonts w:ascii="Arial" w:hAnsi="Arial" w:cs="Arial"/>
                <w:sz w:val="20"/>
                <w:szCs w:val="20"/>
              </w:rPr>
              <w:t>Asignación de la Orden de Trabajo</w:t>
            </w:r>
          </w:p>
        </w:tc>
        <w:tc>
          <w:tcPr>
            <w:tcW w:w="8505" w:type="dxa"/>
            <w:gridSpan w:val="2"/>
            <w:vAlign w:val="center"/>
          </w:tcPr>
          <w:p w14:paraId="3BB157A0" w14:textId="510EE7C7" w:rsidR="00747E91" w:rsidRPr="000066EB" w:rsidRDefault="000066EB" w:rsidP="00342582">
            <w:pPr>
              <w:jc w:val="both"/>
              <w:rPr>
                <w:rFonts w:ascii="Arial" w:hAnsi="Arial" w:cs="Arial"/>
                <w:sz w:val="20"/>
                <w:szCs w:val="20"/>
              </w:rPr>
            </w:pPr>
            <w:r w:rsidRPr="000066EB">
              <w:rPr>
                <w:rFonts w:ascii="Arial" w:hAnsi="Arial" w:cs="Arial"/>
                <w:sz w:val="20"/>
                <w:szCs w:val="20"/>
              </w:rPr>
              <w:t>Se refiere a la actividad de asignar una</w:t>
            </w:r>
            <w:r>
              <w:rPr>
                <w:rFonts w:ascii="Arial" w:hAnsi="Arial" w:cs="Arial"/>
                <w:sz w:val="20"/>
                <w:szCs w:val="20"/>
              </w:rPr>
              <w:t xml:space="preserve"> orden de trabajo - </w:t>
            </w:r>
            <w:r w:rsidRPr="000066EB">
              <w:rPr>
                <w:rFonts w:ascii="Arial" w:hAnsi="Arial" w:cs="Arial"/>
                <w:sz w:val="20"/>
                <w:szCs w:val="20"/>
              </w:rPr>
              <w:t>OT al analista de riesgo a cargo del Equipo de Asignaciones y Solicitudes de información - EASI</w:t>
            </w:r>
          </w:p>
        </w:tc>
      </w:tr>
      <w:tr w:rsidR="00747E91" w14:paraId="67348F03" w14:textId="77777777" w:rsidTr="000066EB">
        <w:trPr>
          <w:trHeight w:val="340"/>
        </w:trPr>
        <w:tc>
          <w:tcPr>
            <w:tcW w:w="2269" w:type="dxa"/>
            <w:vAlign w:val="center"/>
          </w:tcPr>
          <w:p w14:paraId="2282553C" w14:textId="4D39E93F" w:rsidR="00747E91" w:rsidRPr="000066EB" w:rsidRDefault="00465B70" w:rsidP="00466FAC">
            <w:pPr>
              <w:rPr>
                <w:rFonts w:ascii="Arial" w:hAnsi="Arial" w:cs="Arial"/>
                <w:sz w:val="20"/>
                <w:szCs w:val="20"/>
              </w:rPr>
            </w:pPr>
            <w:r w:rsidRPr="000066EB">
              <w:rPr>
                <w:rFonts w:ascii="Arial" w:hAnsi="Arial" w:cs="Arial"/>
                <w:sz w:val="20"/>
                <w:szCs w:val="20"/>
              </w:rPr>
              <w:t>Fecha</w:t>
            </w:r>
          </w:p>
        </w:tc>
        <w:tc>
          <w:tcPr>
            <w:tcW w:w="8505" w:type="dxa"/>
            <w:gridSpan w:val="2"/>
            <w:vAlign w:val="center"/>
          </w:tcPr>
          <w:p w14:paraId="7D0C981D" w14:textId="1EC4832D" w:rsidR="00747E91" w:rsidRPr="000066EB" w:rsidRDefault="000066EB" w:rsidP="00342582">
            <w:pPr>
              <w:jc w:val="both"/>
              <w:rPr>
                <w:rFonts w:ascii="Arial" w:hAnsi="Arial" w:cs="Arial"/>
                <w:sz w:val="20"/>
                <w:szCs w:val="20"/>
              </w:rPr>
            </w:pPr>
            <w:r w:rsidRPr="000066EB">
              <w:rPr>
                <w:rFonts w:ascii="Arial" w:hAnsi="Arial" w:cs="Arial"/>
                <w:sz w:val="20"/>
                <w:szCs w:val="20"/>
              </w:rPr>
              <w:t xml:space="preserve">Relacionar la fecha en que se asigna la </w:t>
            </w:r>
            <w:r>
              <w:rPr>
                <w:rFonts w:ascii="Arial" w:hAnsi="Arial" w:cs="Arial"/>
                <w:sz w:val="20"/>
                <w:szCs w:val="20"/>
              </w:rPr>
              <w:t xml:space="preserve">OT </w:t>
            </w:r>
            <w:r w:rsidRPr="000066EB">
              <w:rPr>
                <w:rFonts w:ascii="Arial" w:hAnsi="Arial" w:cs="Arial"/>
                <w:sz w:val="20"/>
                <w:szCs w:val="20"/>
              </w:rPr>
              <w:t>en formato numérico (DD/ MM/AAAA)</w:t>
            </w:r>
          </w:p>
        </w:tc>
      </w:tr>
      <w:tr w:rsidR="00747E91" w14:paraId="473382A1" w14:textId="77777777" w:rsidTr="000066EB">
        <w:trPr>
          <w:trHeight w:val="340"/>
        </w:trPr>
        <w:tc>
          <w:tcPr>
            <w:tcW w:w="2269" w:type="dxa"/>
            <w:vAlign w:val="center"/>
          </w:tcPr>
          <w:p w14:paraId="665F574E" w14:textId="7D71D757" w:rsidR="00747E91" w:rsidRPr="000066EB" w:rsidRDefault="00465B70" w:rsidP="00466FAC">
            <w:pPr>
              <w:rPr>
                <w:rFonts w:ascii="Arial" w:hAnsi="Arial" w:cs="Arial"/>
                <w:sz w:val="20"/>
                <w:szCs w:val="20"/>
              </w:rPr>
            </w:pPr>
            <w:r w:rsidRPr="000066EB">
              <w:rPr>
                <w:rFonts w:ascii="Arial" w:hAnsi="Arial" w:cs="Arial"/>
                <w:sz w:val="20"/>
                <w:szCs w:val="20"/>
              </w:rPr>
              <w:t xml:space="preserve">Remisión a Calidad </w:t>
            </w:r>
          </w:p>
        </w:tc>
        <w:tc>
          <w:tcPr>
            <w:tcW w:w="8505" w:type="dxa"/>
            <w:gridSpan w:val="2"/>
            <w:vAlign w:val="center"/>
          </w:tcPr>
          <w:p w14:paraId="72A536C8" w14:textId="2FF714B2" w:rsidR="00747E91" w:rsidRPr="000066EB" w:rsidRDefault="000066EB" w:rsidP="00342582">
            <w:pPr>
              <w:jc w:val="both"/>
              <w:rPr>
                <w:rFonts w:ascii="Arial" w:hAnsi="Arial" w:cs="Arial"/>
                <w:sz w:val="20"/>
                <w:szCs w:val="20"/>
              </w:rPr>
            </w:pPr>
            <w:r w:rsidRPr="000066EB">
              <w:rPr>
                <w:rFonts w:ascii="Arial" w:hAnsi="Arial" w:cs="Arial"/>
                <w:sz w:val="20"/>
                <w:szCs w:val="20"/>
              </w:rPr>
              <w:t>Se refiere al envío</w:t>
            </w:r>
            <w:r w:rsidR="00D739A1">
              <w:rPr>
                <w:rFonts w:ascii="Arial" w:hAnsi="Arial" w:cs="Arial"/>
                <w:sz w:val="20"/>
                <w:szCs w:val="20"/>
              </w:rPr>
              <w:t xml:space="preserve"> mediante </w:t>
            </w:r>
            <w:r w:rsidRPr="000066EB">
              <w:rPr>
                <w:rFonts w:ascii="Arial" w:hAnsi="Arial" w:cs="Arial"/>
                <w:sz w:val="20"/>
                <w:szCs w:val="20"/>
              </w:rPr>
              <w:t xml:space="preserve">de correo electrónico de la Orden de trabajo por parte del analista al responsable de calidad </w:t>
            </w:r>
          </w:p>
        </w:tc>
      </w:tr>
      <w:tr w:rsidR="000066EB" w14:paraId="2328E10B" w14:textId="77777777" w:rsidTr="000066EB">
        <w:trPr>
          <w:trHeight w:val="340"/>
        </w:trPr>
        <w:tc>
          <w:tcPr>
            <w:tcW w:w="2269" w:type="dxa"/>
            <w:vAlign w:val="center"/>
          </w:tcPr>
          <w:p w14:paraId="1E272A97" w14:textId="3F5C9C0D" w:rsidR="000066EB" w:rsidRPr="000066EB" w:rsidRDefault="000066EB" w:rsidP="000066EB">
            <w:pPr>
              <w:rPr>
                <w:rFonts w:ascii="Arial" w:hAnsi="Arial" w:cs="Arial"/>
                <w:sz w:val="20"/>
                <w:szCs w:val="20"/>
              </w:rPr>
            </w:pPr>
            <w:r w:rsidRPr="000066EB">
              <w:rPr>
                <w:rFonts w:ascii="Arial" w:hAnsi="Arial" w:cs="Arial"/>
                <w:sz w:val="20"/>
                <w:szCs w:val="20"/>
              </w:rPr>
              <w:t xml:space="preserve">Fecha </w:t>
            </w:r>
          </w:p>
        </w:tc>
        <w:tc>
          <w:tcPr>
            <w:tcW w:w="8505" w:type="dxa"/>
            <w:gridSpan w:val="2"/>
            <w:vAlign w:val="center"/>
          </w:tcPr>
          <w:p w14:paraId="5F999D00" w14:textId="06D38A0A" w:rsidR="000066EB" w:rsidRPr="000066EB" w:rsidRDefault="000066EB" w:rsidP="00342582">
            <w:pPr>
              <w:jc w:val="both"/>
              <w:rPr>
                <w:rFonts w:ascii="Arial" w:hAnsi="Arial" w:cs="Arial"/>
                <w:sz w:val="20"/>
                <w:szCs w:val="20"/>
              </w:rPr>
            </w:pPr>
            <w:r w:rsidRPr="000066EB">
              <w:rPr>
                <w:rFonts w:ascii="Arial" w:hAnsi="Arial" w:cs="Arial"/>
                <w:sz w:val="20"/>
                <w:szCs w:val="20"/>
              </w:rPr>
              <w:t xml:space="preserve">Relacionar la fecha </w:t>
            </w:r>
            <w:r w:rsidR="00CB2ED6">
              <w:rPr>
                <w:rFonts w:ascii="Arial" w:hAnsi="Arial" w:cs="Arial"/>
                <w:sz w:val="20"/>
                <w:szCs w:val="20"/>
              </w:rPr>
              <w:t xml:space="preserve">establecida en días hábiles </w:t>
            </w:r>
            <w:r w:rsidRPr="000066EB">
              <w:rPr>
                <w:rFonts w:ascii="Arial" w:hAnsi="Arial" w:cs="Arial"/>
                <w:sz w:val="20"/>
                <w:szCs w:val="20"/>
              </w:rPr>
              <w:t>en que se remite la OT al responsable de calidad en formato numérico (DD/ MM/AAAA)</w:t>
            </w:r>
          </w:p>
        </w:tc>
      </w:tr>
      <w:tr w:rsidR="000066EB" w14:paraId="7C7A8322" w14:textId="77777777" w:rsidTr="000066EB">
        <w:trPr>
          <w:trHeight w:val="340"/>
        </w:trPr>
        <w:tc>
          <w:tcPr>
            <w:tcW w:w="2269" w:type="dxa"/>
            <w:vAlign w:val="center"/>
          </w:tcPr>
          <w:p w14:paraId="4336D19B" w14:textId="34B64CAE" w:rsidR="000066EB" w:rsidRPr="000066EB" w:rsidRDefault="000066EB" w:rsidP="000066EB">
            <w:pPr>
              <w:rPr>
                <w:rFonts w:ascii="Arial" w:hAnsi="Arial" w:cs="Arial"/>
                <w:sz w:val="20"/>
                <w:szCs w:val="20"/>
              </w:rPr>
            </w:pPr>
            <w:r w:rsidRPr="000066EB">
              <w:rPr>
                <w:rFonts w:ascii="Arial" w:hAnsi="Arial" w:cs="Arial"/>
                <w:sz w:val="20"/>
                <w:szCs w:val="20"/>
              </w:rPr>
              <w:t>N° de OT</w:t>
            </w:r>
          </w:p>
        </w:tc>
        <w:tc>
          <w:tcPr>
            <w:tcW w:w="8505" w:type="dxa"/>
            <w:gridSpan w:val="2"/>
            <w:vAlign w:val="center"/>
          </w:tcPr>
          <w:p w14:paraId="2913ED12" w14:textId="54010C1B" w:rsidR="000066EB" w:rsidRPr="000066EB" w:rsidRDefault="000066EB" w:rsidP="00342582">
            <w:pPr>
              <w:jc w:val="both"/>
              <w:rPr>
                <w:rFonts w:ascii="Arial" w:hAnsi="Arial" w:cs="Arial"/>
                <w:sz w:val="20"/>
                <w:szCs w:val="20"/>
              </w:rPr>
            </w:pPr>
            <w:r w:rsidRPr="000066EB">
              <w:rPr>
                <w:rFonts w:ascii="Arial" w:hAnsi="Arial" w:cs="Arial"/>
                <w:sz w:val="20"/>
                <w:szCs w:val="20"/>
              </w:rPr>
              <w:t>Relacionar el número de la orden de trabajo asignada</w:t>
            </w:r>
          </w:p>
        </w:tc>
      </w:tr>
      <w:tr w:rsidR="00CB2ED6" w14:paraId="36043098" w14:textId="77777777" w:rsidTr="00CD765C">
        <w:trPr>
          <w:trHeight w:val="340"/>
        </w:trPr>
        <w:tc>
          <w:tcPr>
            <w:tcW w:w="2269" w:type="dxa"/>
            <w:vMerge w:val="restart"/>
            <w:vAlign w:val="center"/>
          </w:tcPr>
          <w:p w14:paraId="234118B9" w14:textId="476C473C" w:rsidR="00CB2ED6" w:rsidRPr="000066EB" w:rsidRDefault="00CB2ED6" w:rsidP="00CB2ED6">
            <w:pPr>
              <w:rPr>
                <w:rFonts w:ascii="Arial" w:hAnsi="Arial" w:cs="Arial"/>
                <w:sz w:val="20"/>
                <w:szCs w:val="20"/>
              </w:rPr>
            </w:pPr>
            <w:r w:rsidRPr="000066EB">
              <w:rPr>
                <w:rFonts w:ascii="Arial" w:hAnsi="Arial" w:cs="Arial"/>
                <w:sz w:val="20"/>
                <w:szCs w:val="20"/>
              </w:rPr>
              <w:t>Tipo de Evaluación de Riesgo</w:t>
            </w:r>
          </w:p>
          <w:p w14:paraId="79A29733" w14:textId="68C1A47E" w:rsidR="00CB2ED6" w:rsidRPr="000066EB" w:rsidRDefault="00CB2ED6" w:rsidP="00CB2ED6">
            <w:pPr>
              <w:rPr>
                <w:rFonts w:ascii="Arial" w:hAnsi="Arial" w:cs="Arial"/>
                <w:sz w:val="20"/>
                <w:szCs w:val="20"/>
              </w:rPr>
            </w:pPr>
          </w:p>
        </w:tc>
        <w:tc>
          <w:tcPr>
            <w:tcW w:w="8505" w:type="dxa"/>
            <w:gridSpan w:val="2"/>
          </w:tcPr>
          <w:p w14:paraId="6D8F8592" w14:textId="4EAF0470" w:rsidR="00CB2ED6" w:rsidRPr="000066EB" w:rsidRDefault="00CB2ED6" w:rsidP="00CB2ED6">
            <w:pPr>
              <w:jc w:val="both"/>
              <w:rPr>
                <w:rFonts w:ascii="Arial" w:hAnsi="Arial" w:cs="Arial"/>
                <w:sz w:val="20"/>
                <w:szCs w:val="20"/>
              </w:rPr>
            </w:pPr>
            <w:r w:rsidRPr="00A82EA5">
              <w:rPr>
                <w:rFonts w:ascii="Arial" w:eastAsia="Times New Roman" w:hAnsi="Arial" w:cs="Arial"/>
                <w:sz w:val="20"/>
                <w:szCs w:val="20"/>
                <w:lang w:eastAsia="es-CO"/>
              </w:rPr>
              <w:t>* Marque con una X según corresponda</w:t>
            </w:r>
          </w:p>
        </w:tc>
      </w:tr>
      <w:tr w:rsidR="00CB2ED6" w14:paraId="6C4EE69B" w14:textId="77777777" w:rsidTr="00CD765C">
        <w:trPr>
          <w:trHeight w:val="567"/>
        </w:trPr>
        <w:tc>
          <w:tcPr>
            <w:tcW w:w="2269" w:type="dxa"/>
            <w:vMerge/>
            <w:vAlign w:val="center"/>
          </w:tcPr>
          <w:p w14:paraId="1DB49ACA" w14:textId="5A5F9CDF" w:rsidR="00CB2ED6" w:rsidRPr="00342582" w:rsidRDefault="00CB2ED6" w:rsidP="00CB2ED6">
            <w:pPr>
              <w:rPr>
                <w:rFonts w:ascii="Arial" w:hAnsi="Arial" w:cs="Arial"/>
                <w:sz w:val="20"/>
                <w:szCs w:val="20"/>
              </w:rPr>
            </w:pPr>
          </w:p>
        </w:tc>
        <w:tc>
          <w:tcPr>
            <w:tcW w:w="8505" w:type="dxa"/>
            <w:gridSpan w:val="2"/>
          </w:tcPr>
          <w:p w14:paraId="34A3004A" w14:textId="4283FA27" w:rsidR="00CB2ED6" w:rsidRPr="00342582" w:rsidRDefault="00CB2ED6" w:rsidP="00CB2ED6">
            <w:pPr>
              <w:jc w:val="both"/>
              <w:rPr>
                <w:rFonts w:ascii="Arial" w:hAnsi="Arial" w:cs="Arial"/>
                <w:sz w:val="20"/>
                <w:szCs w:val="20"/>
              </w:rPr>
            </w:pPr>
            <w:r w:rsidRPr="00A82EA5">
              <w:rPr>
                <w:rFonts w:ascii="Arial" w:eastAsia="Times New Roman" w:hAnsi="Arial" w:cs="Arial"/>
                <w:b/>
                <w:bCs/>
                <w:sz w:val="20"/>
                <w:szCs w:val="20"/>
                <w:lang w:eastAsia="es-CO"/>
              </w:rPr>
              <w:t xml:space="preserve">Evaluación de riesgo por primera vez: </w:t>
            </w:r>
            <w:r w:rsidRPr="00A82EA5">
              <w:rPr>
                <w:rFonts w:ascii="Arial" w:eastAsia="Times New Roman" w:hAnsi="Arial" w:cs="Arial"/>
                <w:sz w:val="20"/>
                <w:szCs w:val="20"/>
                <w:lang w:eastAsia="es-CO"/>
              </w:rPr>
              <w:t>Cuando se realiza el análisis de riesgo por primera vez</w:t>
            </w:r>
            <w:r w:rsidR="00E84002">
              <w:rPr>
                <w:rFonts w:ascii="Arial" w:eastAsia="Times New Roman" w:hAnsi="Arial" w:cs="Arial"/>
                <w:sz w:val="20"/>
                <w:szCs w:val="20"/>
                <w:lang w:eastAsia="es-CO"/>
              </w:rPr>
              <w:t>.</w:t>
            </w:r>
            <w:r w:rsidRPr="00A82EA5">
              <w:rPr>
                <w:rFonts w:ascii="Arial" w:eastAsia="Times New Roman" w:hAnsi="Arial" w:cs="Arial"/>
                <w:sz w:val="20"/>
                <w:szCs w:val="20"/>
                <w:lang w:eastAsia="es-CO"/>
              </w:rPr>
              <w:t xml:space="preserve"> </w:t>
            </w:r>
          </w:p>
        </w:tc>
      </w:tr>
      <w:tr w:rsidR="00CB2ED6" w14:paraId="0755B430" w14:textId="77777777" w:rsidTr="00CD765C">
        <w:trPr>
          <w:trHeight w:val="1948"/>
        </w:trPr>
        <w:tc>
          <w:tcPr>
            <w:tcW w:w="2269" w:type="dxa"/>
            <w:vMerge/>
            <w:vAlign w:val="center"/>
          </w:tcPr>
          <w:p w14:paraId="77080BB5" w14:textId="5BC92DFE" w:rsidR="00CB2ED6" w:rsidRPr="00342582" w:rsidRDefault="00CB2ED6" w:rsidP="00CB2ED6">
            <w:pPr>
              <w:rPr>
                <w:rFonts w:ascii="Arial" w:hAnsi="Arial" w:cs="Arial"/>
                <w:sz w:val="20"/>
                <w:szCs w:val="20"/>
              </w:rPr>
            </w:pPr>
          </w:p>
        </w:tc>
        <w:tc>
          <w:tcPr>
            <w:tcW w:w="8505" w:type="dxa"/>
            <w:gridSpan w:val="2"/>
            <w:vAlign w:val="center"/>
          </w:tcPr>
          <w:p w14:paraId="0AB61BD0" w14:textId="29EBA381" w:rsidR="00CB2ED6" w:rsidRPr="00342582" w:rsidRDefault="00CB2ED6" w:rsidP="00CB2ED6">
            <w:pPr>
              <w:jc w:val="both"/>
              <w:rPr>
                <w:rFonts w:ascii="Arial" w:hAnsi="Arial" w:cs="Arial"/>
                <w:sz w:val="20"/>
                <w:szCs w:val="20"/>
              </w:rPr>
            </w:pPr>
            <w:r w:rsidRPr="00A82EA5">
              <w:rPr>
                <w:rFonts w:ascii="Arial" w:eastAsia="Times New Roman" w:hAnsi="Arial" w:cs="Arial"/>
                <w:b/>
                <w:bCs/>
                <w:sz w:val="20"/>
                <w:szCs w:val="20"/>
                <w:lang w:eastAsia="es-CO"/>
              </w:rPr>
              <w:t xml:space="preserve">Reevaluación de nivel del riesgo por hechos sobrevinientes: </w:t>
            </w:r>
            <w:r w:rsidRPr="00A82EA5">
              <w:rPr>
                <w:rFonts w:ascii="Arial" w:eastAsia="Times New Roman" w:hAnsi="Arial" w:cs="Arial"/>
                <w:sz w:val="20"/>
                <w:szCs w:val="20"/>
                <w:lang w:eastAsia="es-CO"/>
              </w:rPr>
              <w:t>Proceso mediante el cual se realiza un análisis de los diferentes factores de riesgo (amenaza, riesgo especifico y vulnerabilidad) dentro de la temporalidad de una evaluación con resultado extraordinario o extremo, cuando en un intervalo de este tiempo se informa de la ocurrencia de un hecho sobreviniente que debe ser valorado, el cual puede ser a iniciativa del propio protegido, la Unidad Nacional de Protección (UNP), y/o cualquier autoridad que reporte el hecho. Como resultado de la revaluación por hechos sobrevinientes se puede concluir, que la determinación respecto al nivel de riesgo varia o no se genera modificación a la determinación inicial.</w:t>
            </w:r>
          </w:p>
        </w:tc>
      </w:tr>
      <w:tr w:rsidR="00CB2ED6" w14:paraId="261F17D5" w14:textId="77777777" w:rsidTr="00CD765C">
        <w:trPr>
          <w:trHeight w:val="2006"/>
        </w:trPr>
        <w:tc>
          <w:tcPr>
            <w:tcW w:w="2269" w:type="dxa"/>
            <w:vMerge/>
            <w:vAlign w:val="center"/>
          </w:tcPr>
          <w:p w14:paraId="22542C3E" w14:textId="18556369" w:rsidR="00CB2ED6" w:rsidRPr="00342582" w:rsidRDefault="00CB2ED6" w:rsidP="00CB2ED6">
            <w:pPr>
              <w:rPr>
                <w:rFonts w:ascii="Arial" w:hAnsi="Arial" w:cs="Arial"/>
                <w:sz w:val="20"/>
                <w:szCs w:val="20"/>
              </w:rPr>
            </w:pPr>
          </w:p>
        </w:tc>
        <w:tc>
          <w:tcPr>
            <w:tcW w:w="8505" w:type="dxa"/>
            <w:gridSpan w:val="2"/>
            <w:vAlign w:val="center"/>
          </w:tcPr>
          <w:p w14:paraId="12321367" w14:textId="07CCC67E" w:rsidR="00CB2ED6" w:rsidRPr="00342582" w:rsidRDefault="00CB2ED6" w:rsidP="00CB2ED6">
            <w:pPr>
              <w:jc w:val="both"/>
              <w:rPr>
                <w:rFonts w:ascii="Arial" w:hAnsi="Arial" w:cs="Arial"/>
                <w:sz w:val="20"/>
                <w:szCs w:val="20"/>
              </w:rPr>
            </w:pPr>
            <w:r w:rsidRPr="00A82EA5">
              <w:rPr>
                <w:rFonts w:ascii="Arial" w:eastAsia="Times New Roman" w:hAnsi="Arial" w:cs="Arial"/>
                <w:b/>
                <w:bCs/>
                <w:sz w:val="20"/>
                <w:szCs w:val="20"/>
                <w:lang w:eastAsia="es-CO"/>
              </w:rPr>
              <w:t>Reevaluación de nivel del riesgo por temporalidad:</w:t>
            </w:r>
            <w:r w:rsidRPr="00A82EA5">
              <w:rPr>
                <w:rFonts w:ascii="Arial" w:eastAsia="Times New Roman" w:hAnsi="Arial" w:cs="Arial"/>
                <w:sz w:val="20"/>
                <w:szCs w:val="20"/>
                <w:lang w:eastAsia="es-CO"/>
              </w:rPr>
              <w:t xml:space="preserve"> Proceso mediante el cual se realiza un análisis de los diferentes factores de riesgo (amenaza, riesgo especifico y vulnerabilidad) al culminar la vigencia de un año de la evaluación de riesgo anterior extraordinario o extremo de la población objeto, que cuenta con medidas por parte del Programa de Protección Especializada de Seguridad y Protección, con el fin de valorar si el riesgo ya clasificado disminuye, se mantiene o se incrementa conforme al desarrollo que haya tenido la amenaza ya valorada o ante nuevos hechos, y cambios que se hayan registrado con el ejercicio del cargo, actividad, condición, u otra situación; que para los presentes efectos puedan generar como resultado un riesgo ordinario, extraordinario o extremo.</w:t>
            </w:r>
          </w:p>
        </w:tc>
      </w:tr>
      <w:tr w:rsidR="00CB2ED6" w14:paraId="1D33941F" w14:textId="77777777" w:rsidTr="00342582">
        <w:trPr>
          <w:trHeight w:val="340"/>
        </w:trPr>
        <w:tc>
          <w:tcPr>
            <w:tcW w:w="10774" w:type="dxa"/>
            <w:gridSpan w:val="3"/>
            <w:shd w:val="clear" w:color="auto" w:fill="D9D9D9" w:themeFill="background1" w:themeFillShade="D9"/>
            <w:vAlign w:val="center"/>
          </w:tcPr>
          <w:p w14:paraId="28D56294" w14:textId="0AA57FCA" w:rsidR="00CB2ED6" w:rsidRPr="00342582" w:rsidRDefault="00CB2ED6" w:rsidP="00CB2ED6">
            <w:pPr>
              <w:jc w:val="center"/>
              <w:rPr>
                <w:rFonts w:ascii="Arial" w:hAnsi="Arial" w:cs="Arial"/>
                <w:sz w:val="20"/>
                <w:szCs w:val="20"/>
              </w:rPr>
            </w:pPr>
            <w:r w:rsidRPr="004420C6">
              <w:rPr>
                <w:rFonts w:ascii="Arial" w:hAnsi="Arial" w:cs="Arial"/>
                <w:sz w:val="20"/>
                <w:szCs w:val="20"/>
              </w:rPr>
              <w:t xml:space="preserve">II. </w:t>
            </w:r>
            <w:r w:rsidRPr="00342582">
              <w:rPr>
                <w:rFonts w:ascii="Arial" w:hAnsi="Arial" w:cs="Arial"/>
                <w:b/>
                <w:bCs/>
                <w:sz w:val="20"/>
                <w:szCs w:val="20"/>
                <w:shd w:val="clear" w:color="auto" w:fill="D9D9D9" w:themeFill="background1" w:themeFillShade="D9"/>
              </w:rPr>
              <w:t>DATOS PERSONALES</w:t>
            </w:r>
            <w:r w:rsidRPr="00DC03AF">
              <w:rPr>
                <w:rFonts w:ascii="Arial" w:hAnsi="Arial" w:cs="Arial"/>
                <w:b/>
                <w:bCs/>
                <w:sz w:val="20"/>
                <w:szCs w:val="20"/>
              </w:rPr>
              <w:t xml:space="preserve"> DEL EVALUADO (A) - BENEFICIARIO (A)</w:t>
            </w:r>
          </w:p>
        </w:tc>
      </w:tr>
      <w:tr w:rsidR="00CB2ED6" w14:paraId="38EB88AA" w14:textId="265FB20A" w:rsidTr="002104D7">
        <w:trPr>
          <w:trHeight w:val="340"/>
        </w:trPr>
        <w:tc>
          <w:tcPr>
            <w:tcW w:w="2269" w:type="dxa"/>
            <w:shd w:val="clear" w:color="auto" w:fill="FFFFFF" w:themeFill="background1"/>
            <w:vAlign w:val="center"/>
          </w:tcPr>
          <w:p w14:paraId="67BC2BDC" w14:textId="08D48A6B" w:rsidR="00CB2ED6" w:rsidRPr="004420C6" w:rsidRDefault="00CB2ED6" w:rsidP="00CB2ED6">
            <w:pPr>
              <w:rPr>
                <w:rFonts w:ascii="Arial" w:hAnsi="Arial" w:cs="Arial"/>
                <w:sz w:val="20"/>
                <w:szCs w:val="20"/>
              </w:rPr>
            </w:pPr>
            <w:r w:rsidRPr="009C45E5">
              <w:rPr>
                <w:rFonts w:ascii="Arial" w:hAnsi="Arial" w:cs="Arial"/>
                <w:sz w:val="20"/>
                <w:szCs w:val="20"/>
              </w:rPr>
              <w:t>Cédula de Ciudadanía</w:t>
            </w:r>
          </w:p>
        </w:tc>
        <w:tc>
          <w:tcPr>
            <w:tcW w:w="8505" w:type="dxa"/>
            <w:gridSpan w:val="2"/>
            <w:shd w:val="clear" w:color="auto" w:fill="FFFFFF" w:themeFill="background1"/>
            <w:vAlign w:val="center"/>
          </w:tcPr>
          <w:p w14:paraId="5A1FDA8B" w14:textId="77777777" w:rsidR="00CB2ED6" w:rsidRPr="007C61ED" w:rsidRDefault="00CB2ED6" w:rsidP="00CB2ED6">
            <w:pPr>
              <w:jc w:val="both"/>
              <w:rPr>
                <w:rFonts w:ascii="Arial" w:hAnsi="Arial" w:cs="Arial"/>
                <w:sz w:val="20"/>
                <w:szCs w:val="20"/>
              </w:rPr>
            </w:pPr>
            <w:r w:rsidRPr="007C61ED">
              <w:rPr>
                <w:rFonts w:ascii="Arial" w:hAnsi="Arial" w:cs="Arial"/>
                <w:sz w:val="20"/>
                <w:szCs w:val="20"/>
              </w:rPr>
              <w:t>Corresponde al Documento de identificación que acredita la identidad de los ciudadanos colombianos mayores de 18 años.</w:t>
            </w:r>
          </w:p>
          <w:p w14:paraId="403DF1CA" w14:textId="130FDA7F" w:rsidR="00CB2ED6" w:rsidRPr="007C61ED" w:rsidRDefault="00CB2ED6" w:rsidP="00CB2ED6">
            <w:pPr>
              <w:jc w:val="both"/>
              <w:rPr>
                <w:rFonts w:ascii="Arial" w:hAnsi="Arial" w:cs="Arial"/>
                <w:sz w:val="20"/>
                <w:szCs w:val="20"/>
              </w:rPr>
            </w:pPr>
            <w:r w:rsidRPr="007C61ED">
              <w:rPr>
                <w:rFonts w:ascii="Arial" w:hAnsi="Arial" w:cs="Arial"/>
                <w:b/>
                <w:bCs/>
                <w:sz w:val="20"/>
                <w:szCs w:val="20"/>
              </w:rPr>
              <w:t>* Marque con una X según corresponda.</w:t>
            </w:r>
          </w:p>
        </w:tc>
      </w:tr>
      <w:tr w:rsidR="00CB2ED6" w14:paraId="13AFB818" w14:textId="0860FEF8" w:rsidTr="002104D7">
        <w:trPr>
          <w:trHeight w:val="340"/>
        </w:trPr>
        <w:tc>
          <w:tcPr>
            <w:tcW w:w="2269" w:type="dxa"/>
            <w:shd w:val="clear" w:color="auto" w:fill="FFFFFF" w:themeFill="background1"/>
            <w:vAlign w:val="center"/>
          </w:tcPr>
          <w:p w14:paraId="332B001A" w14:textId="44BE5DDE" w:rsidR="00CB2ED6" w:rsidRPr="004420C6" w:rsidRDefault="00CB2ED6" w:rsidP="00CB2ED6">
            <w:pPr>
              <w:rPr>
                <w:rFonts w:ascii="Arial" w:hAnsi="Arial" w:cs="Arial"/>
                <w:sz w:val="20"/>
                <w:szCs w:val="20"/>
              </w:rPr>
            </w:pPr>
            <w:r w:rsidRPr="009C45E5">
              <w:rPr>
                <w:rFonts w:ascii="Arial" w:hAnsi="Arial" w:cs="Arial"/>
                <w:sz w:val="20"/>
                <w:szCs w:val="20"/>
              </w:rPr>
              <w:t>Otro</w:t>
            </w:r>
          </w:p>
        </w:tc>
        <w:tc>
          <w:tcPr>
            <w:tcW w:w="8505" w:type="dxa"/>
            <w:gridSpan w:val="2"/>
            <w:shd w:val="clear" w:color="auto" w:fill="FFFFFF" w:themeFill="background1"/>
            <w:vAlign w:val="center"/>
          </w:tcPr>
          <w:p w14:paraId="310DD0CB" w14:textId="09E88E0C" w:rsidR="00CB2ED6" w:rsidRPr="007C61ED" w:rsidRDefault="00CB2ED6" w:rsidP="00CB2ED6">
            <w:pPr>
              <w:jc w:val="both"/>
              <w:rPr>
                <w:rFonts w:ascii="Arial" w:hAnsi="Arial" w:cs="Arial"/>
                <w:sz w:val="20"/>
                <w:szCs w:val="20"/>
              </w:rPr>
            </w:pPr>
            <w:r w:rsidRPr="007C61ED">
              <w:rPr>
                <w:rFonts w:ascii="Arial" w:hAnsi="Arial" w:cs="Arial"/>
                <w:sz w:val="20"/>
                <w:szCs w:val="20"/>
              </w:rPr>
              <w:t>Corresponde a Documentos que identifiquen al solicitante como</w:t>
            </w:r>
            <w:r w:rsidR="00732F4B">
              <w:rPr>
                <w:rFonts w:ascii="Arial" w:hAnsi="Arial" w:cs="Arial"/>
                <w:sz w:val="20"/>
                <w:szCs w:val="20"/>
              </w:rPr>
              <w:t xml:space="preserve"> </w:t>
            </w:r>
            <w:r w:rsidRPr="007C61ED">
              <w:rPr>
                <w:rFonts w:ascii="Arial" w:hAnsi="Arial" w:cs="Arial"/>
                <w:sz w:val="20"/>
                <w:szCs w:val="20"/>
              </w:rPr>
              <w:t>Cédula de extranjería, permiso especial de permanencia</w:t>
            </w:r>
            <w:r w:rsidR="00732F4B">
              <w:rPr>
                <w:rFonts w:ascii="Arial" w:hAnsi="Arial" w:cs="Arial"/>
                <w:sz w:val="20"/>
                <w:szCs w:val="20"/>
              </w:rPr>
              <w:t>, pasaporte.</w:t>
            </w:r>
          </w:p>
          <w:p w14:paraId="0C2233C2" w14:textId="7A0FD535" w:rsidR="00CB2ED6" w:rsidRPr="007C61ED" w:rsidRDefault="00CB2ED6" w:rsidP="00CB2ED6">
            <w:pPr>
              <w:jc w:val="both"/>
              <w:rPr>
                <w:rFonts w:ascii="Arial" w:hAnsi="Arial" w:cs="Arial"/>
                <w:b/>
                <w:bCs/>
                <w:sz w:val="20"/>
                <w:szCs w:val="20"/>
              </w:rPr>
            </w:pPr>
            <w:r w:rsidRPr="007C61ED">
              <w:rPr>
                <w:rFonts w:ascii="Arial" w:hAnsi="Arial" w:cs="Arial"/>
                <w:b/>
                <w:bCs/>
                <w:sz w:val="20"/>
                <w:szCs w:val="20"/>
              </w:rPr>
              <w:t>* Marque con una X según corresponda.</w:t>
            </w:r>
          </w:p>
        </w:tc>
      </w:tr>
      <w:tr w:rsidR="00CB2ED6" w14:paraId="5E99EC8F" w14:textId="527C3CB7" w:rsidTr="007C61ED">
        <w:trPr>
          <w:trHeight w:val="501"/>
        </w:trPr>
        <w:tc>
          <w:tcPr>
            <w:tcW w:w="2269" w:type="dxa"/>
            <w:shd w:val="clear" w:color="auto" w:fill="FFFFFF" w:themeFill="background1"/>
            <w:vAlign w:val="center"/>
          </w:tcPr>
          <w:p w14:paraId="5519ECB0" w14:textId="58625A84" w:rsidR="00CB2ED6" w:rsidRPr="004420C6" w:rsidRDefault="00CB2ED6" w:rsidP="00CB2ED6">
            <w:pPr>
              <w:rPr>
                <w:rFonts w:ascii="Arial" w:hAnsi="Arial" w:cs="Arial"/>
                <w:sz w:val="20"/>
                <w:szCs w:val="20"/>
              </w:rPr>
            </w:pPr>
            <w:r w:rsidRPr="003C2F6C">
              <w:rPr>
                <w:rFonts w:ascii="Arial" w:hAnsi="Arial" w:cs="Arial"/>
                <w:sz w:val="20"/>
                <w:szCs w:val="20"/>
              </w:rPr>
              <w:t>¿Cuál?</w:t>
            </w:r>
          </w:p>
        </w:tc>
        <w:tc>
          <w:tcPr>
            <w:tcW w:w="8505" w:type="dxa"/>
            <w:gridSpan w:val="2"/>
            <w:shd w:val="clear" w:color="auto" w:fill="FFFFFF" w:themeFill="background1"/>
            <w:vAlign w:val="center"/>
          </w:tcPr>
          <w:p w14:paraId="0332086F" w14:textId="63AB002F" w:rsidR="00CB2ED6" w:rsidRPr="004420C6" w:rsidRDefault="00CB2ED6" w:rsidP="00CB2ED6">
            <w:pPr>
              <w:jc w:val="both"/>
              <w:rPr>
                <w:rFonts w:ascii="Arial" w:hAnsi="Arial" w:cs="Arial"/>
                <w:sz w:val="20"/>
                <w:szCs w:val="20"/>
              </w:rPr>
            </w:pPr>
            <w:r w:rsidRPr="007C61ED">
              <w:rPr>
                <w:rFonts w:ascii="Arial" w:hAnsi="Arial" w:cs="Arial"/>
                <w:sz w:val="20"/>
                <w:szCs w:val="20"/>
              </w:rPr>
              <w:t>Especificar el tipo de documento del solicitante</w:t>
            </w:r>
          </w:p>
        </w:tc>
      </w:tr>
      <w:tr w:rsidR="00CB2ED6" w14:paraId="0DCE9092" w14:textId="5E04F761" w:rsidTr="007C61ED">
        <w:trPr>
          <w:trHeight w:val="794"/>
        </w:trPr>
        <w:tc>
          <w:tcPr>
            <w:tcW w:w="2269" w:type="dxa"/>
            <w:shd w:val="clear" w:color="auto" w:fill="FFFFFF" w:themeFill="background1"/>
            <w:vAlign w:val="center"/>
          </w:tcPr>
          <w:p w14:paraId="521514DF" w14:textId="2E44AA5F" w:rsidR="00CB2ED6" w:rsidRPr="004420C6" w:rsidRDefault="00CB2ED6" w:rsidP="00CB2ED6">
            <w:pPr>
              <w:rPr>
                <w:rFonts w:ascii="Arial" w:hAnsi="Arial" w:cs="Arial"/>
                <w:sz w:val="20"/>
                <w:szCs w:val="20"/>
              </w:rPr>
            </w:pPr>
            <w:r>
              <w:rPr>
                <w:rFonts w:ascii="Arial" w:hAnsi="Arial" w:cs="Arial"/>
                <w:sz w:val="20"/>
                <w:szCs w:val="20"/>
              </w:rPr>
              <w:t xml:space="preserve">Número de Identificación  </w:t>
            </w:r>
          </w:p>
        </w:tc>
        <w:tc>
          <w:tcPr>
            <w:tcW w:w="8505" w:type="dxa"/>
            <w:gridSpan w:val="2"/>
            <w:shd w:val="clear" w:color="auto" w:fill="FFFFFF" w:themeFill="background1"/>
            <w:vAlign w:val="center"/>
          </w:tcPr>
          <w:p w14:paraId="7F931F0C" w14:textId="2D90B938" w:rsidR="00CB2ED6" w:rsidRPr="007C61ED" w:rsidRDefault="00CB2ED6" w:rsidP="00CB2ED6">
            <w:pPr>
              <w:jc w:val="both"/>
              <w:rPr>
                <w:rFonts w:ascii="Arial" w:hAnsi="Arial" w:cs="Arial"/>
                <w:sz w:val="20"/>
                <w:szCs w:val="20"/>
              </w:rPr>
            </w:pPr>
            <w:r w:rsidRPr="007C61ED">
              <w:rPr>
                <w:rFonts w:ascii="Arial" w:hAnsi="Arial" w:cs="Arial"/>
                <w:sz w:val="20"/>
                <w:szCs w:val="20"/>
              </w:rPr>
              <w:t xml:space="preserve">Diligencie el número de identificación de la persona evaluada o beneficiaria del Programa Especializado de Seguridad y Protección </w:t>
            </w:r>
          </w:p>
        </w:tc>
      </w:tr>
      <w:tr w:rsidR="00CB2ED6" w14:paraId="10A0F977" w14:textId="3DE4FF0C" w:rsidTr="007C61ED">
        <w:trPr>
          <w:trHeight w:val="595"/>
        </w:trPr>
        <w:tc>
          <w:tcPr>
            <w:tcW w:w="2269" w:type="dxa"/>
            <w:shd w:val="clear" w:color="auto" w:fill="FFFFFF" w:themeFill="background1"/>
            <w:vAlign w:val="center"/>
          </w:tcPr>
          <w:p w14:paraId="7A00ED6A" w14:textId="238E5248" w:rsidR="00CB2ED6" w:rsidRPr="004420C6" w:rsidRDefault="00CB2ED6" w:rsidP="00CB2ED6">
            <w:pPr>
              <w:rPr>
                <w:rFonts w:ascii="Arial" w:hAnsi="Arial" w:cs="Arial"/>
                <w:sz w:val="20"/>
                <w:szCs w:val="20"/>
              </w:rPr>
            </w:pPr>
            <w:r w:rsidRPr="00283401">
              <w:rPr>
                <w:rFonts w:ascii="Arial" w:hAnsi="Arial" w:cs="Arial"/>
                <w:sz w:val="20"/>
                <w:szCs w:val="20"/>
              </w:rPr>
              <w:t>Primer</w:t>
            </w:r>
            <w:r>
              <w:rPr>
                <w:rFonts w:ascii="Arial" w:hAnsi="Arial" w:cs="Arial"/>
                <w:sz w:val="20"/>
                <w:szCs w:val="20"/>
              </w:rPr>
              <w:t xml:space="preserve"> </w:t>
            </w:r>
            <w:r w:rsidRPr="00283401">
              <w:rPr>
                <w:rFonts w:ascii="Arial" w:hAnsi="Arial" w:cs="Arial"/>
                <w:sz w:val="20"/>
                <w:szCs w:val="20"/>
              </w:rPr>
              <w:t>Nombre</w:t>
            </w:r>
          </w:p>
        </w:tc>
        <w:tc>
          <w:tcPr>
            <w:tcW w:w="8505" w:type="dxa"/>
            <w:gridSpan w:val="2"/>
            <w:shd w:val="clear" w:color="auto" w:fill="FFFFFF" w:themeFill="background1"/>
            <w:vAlign w:val="center"/>
          </w:tcPr>
          <w:p w14:paraId="15194408" w14:textId="2304B2F6" w:rsidR="00CB2ED6" w:rsidRPr="004420C6" w:rsidRDefault="00CB2ED6" w:rsidP="00CB2ED6">
            <w:pPr>
              <w:jc w:val="both"/>
              <w:rPr>
                <w:rFonts w:ascii="Arial" w:hAnsi="Arial" w:cs="Arial"/>
                <w:sz w:val="20"/>
                <w:szCs w:val="20"/>
              </w:rPr>
            </w:pPr>
            <w:r w:rsidRPr="007C61ED">
              <w:rPr>
                <w:rFonts w:ascii="Arial" w:hAnsi="Arial" w:cs="Arial"/>
                <w:sz w:val="20"/>
                <w:szCs w:val="20"/>
              </w:rPr>
              <w:t>Diligencie el primer nombre que identifica al solicitante. Este debe estar acorde al documento de identidad</w:t>
            </w:r>
            <w:r w:rsidR="00732F4B">
              <w:rPr>
                <w:rFonts w:ascii="Arial" w:hAnsi="Arial" w:cs="Arial"/>
                <w:sz w:val="20"/>
                <w:szCs w:val="20"/>
              </w:rPr>
              <w:t>.</w:t>
            </w:r>
          </w:p>
        </w:tc>
      </w:tr>
      <w:tr w:rsidR="00CB2ED6" w14:paraId="2C9C03ED" w14:textId="038680C3" w:rsidTr="007C61ED">
        <w:trPr>
          <w:trHeight w:val="595"/>
        </w:trPr>
        <w:tc>
          <w:tcPr>
            <w:tcW w:w="2269" w:type="dxa"/>
            <w:shd w:val="clear" w:color="auto" w:fill="FFFFFF" w:themeFill="background1"/>
            <w:vAlign w:val="center"/>
          </w:tcPr>
          <w:p w14:paraId="0A8F0ABF" w14:textId="1F328D99" w:rsidR="00CB2ED6" w:rsidRPr="004420C6" w:rsidRDefault="00CB2ED6" w:rsidP="00CB2ED6">
            <w:pPr>
              <w:widowControl/>
              <w:autoSpaceDE/>
              <w:autoSpaceDN/>
              <w:rPr>
                <w:rFonts w:ascii="Arial" w:hAnsi="Arial" w:cs="Arial"/>
                <w:sz w:val="20"/>
                <w:szCs w:val="20"/>
              </w:rPr>
            </w:pPr>
            <w:r w:rsidRPr="00FE5641">
              <w:rPr>
                <w:rFonts w:ascii="Arial" w:hAnsi="Arial" w:cs="Arial"/>
                <w:sz w:val="20"/>
                <w:szCs w:val="20"/>
              </w:rPr>
              <w:lastRenderedPageBreak/>
              <w:t>Segundo</w:t>
            </w:r>
            <w:r>
              <w:rPr>
                <w:rFonts w:ascii="Arial" w:hAnsi="Arial" w:cs="Arial"/>
                <w:sz w:val="20"/>
                <w:szCs w:val="20"/>
              </w:rPr>
              <w:t xml:space="preserve"> </w:t>
            </w:r>
            <w:r w:rsidRPr="00FE5641">
              <w:rPr>
                <w:rFonts w:ascii="Arial" w:hAnsi="Arial" w:cs="Arial"/>
                <w:sz w:val="20"/>
                <w:szCs w:val="20"/>
              </w:rPr>
              <w:t>Nombre</w:t>
            </w:r>
          </w:p>
        </w:tc>
        <w:tc>
          <w:tcPr>
            <w:tcW w:w="8505" w:type="dxa"/>
            <w:gridSpan w:val="2"/>
            <w:shd w:val="clear" w:color="auto" w:fill="FFFFFF" w:themeFill="background1"/>
            <w:vAlign w:val="center"/>
          </w:tcPr>
          <w:p w14:paraId="5A065C5B" w14:textId="68718ABB" w:rsidR="00CB2ED6" w:rsidRPr="004420C6" w:rsidRDefault="00CB2ED6" w:rsidP="00CB2ED6">
            <w:pPr>
              <w:jc w:val="both"/>
              <w:rPr>
                <w:rFonts w:ascii="Arial" w:hAnsi="Arial" w:cs="Arial"/>
                <w:sz w:val="20"/>
                <w:szCs w:val="20"/>
              </w:rPr>
            </w:pPr>
            <w:r w:rsidRPr="007C61ED">
              <w:rPr>
                <w:rFonts w:ascii="Arial" w:hAnsi="Arial" w:cs="Arial"/>
                <w:sz w:val="20"/>
                <w:szCs w:val="20"/>
              </w:rPr>
              <w:t>Diligencie el segundo nombre que identifica al solicitante. Este debe estar acorde al documento de identidad.</w:t>
            </w:r>
          </w:p>
        </w:tc>
      </w:tr>
      <w:tr w:rsidR="00CB2ED6" w14:paraId="173B1B6B" w14:textId="1B792DE8" w:rsidTr="007C61ED">
        <w:trPr>
          <w:trHeight w:val="595"/>
        </w:trPr>
        <w:tc>
          <w:tcPr>
            <w:tcW w:w="2269" w:type="dxa"/>
            <w:shd w:val="clear" w:color="auto" w:fill="FFFFFF" w:themeFill="background1"/>
            <w:vAlign w:val="center"/>
          </w:tcPr>
          <w:p w14:paraId="784F59F6" w14:textId="45CCD651" w:rsidR="00CB2ED6" w:rsidRPr="004420C6" w:rsidRDefault="00CB2ED6" w:rsidP="00CB2ED6">
            <w:pPr>
              <w:widowControl/>
              <w:autoSpaceDE/>
              <w:autoSpaceDN/>
              <w:rPr>
                <w:rFonts w:ascii="Arial" w:hAnsi="Arial" w:cs="Arial"/>
                <w:sz w:val="20"/>
                <w:szCs w:val="20"/>
              </w:rPr>
            </w:pPr>
            <w:r>
              <w:rPr>
                <w:rFonts w:ascii="Arial" w:hAnsi="Arial" w:cs="Arial"/>
                <w:sz w:val="20"/>
                <w:szCs w:val="20"/>
              </w:rPr>
              <w:t>Primer Apellido</w:t>
            </w:r>
          </w:p>
        </w:tc>
        <w:tc>
          <w:tcPr>
            <w:tcW w:w="8505" w:type="dxa"/>
            <w:gridSpan w:val="2"/>
            <w:shd w:val="clear" w:color="auto" w:fill="FFFFFF" w:themeFill="background1"/>
            <w:vAlign w:val="center"/>
          </w:tcPr>
          <w:p w14:paraId="12E2E9F0" w14:textId="780AF263" w:rsidR="00CB2ED6" w:rsidRPr="004420C6" w:rsidRDefault="00CB2ED6" w:rsidP="00CB2ED6">
            <w:pPr>
              <w:jc w:val="both"/>
              <w:rPr>
                <w:rFonts w:ascii="Arial" w:hAnsi="Arial" w:cs="Arial"/>
                <w:sz w:val="20"/>
                <w:szCs w:val="20"/>
              </w:rPr>
            </w:pPr>
            <w:r w:rsidRPr="007C61ED">
              <w:rPr>
                <w:rFonts w:ascii="Arial" w:hAnsi="Arial" w:cs="Arial"/>
                <w:sz w:val="20"/>
                <w:szCs w:val="20"/>
              </w:rPr>
              <w:t>Diligencie el primer apellido que identifica al solicitante. Este debe estar acorde al documento de identidad.</w:t>
            </w:r>
          </w:p>
        </w:tc>
      </w:tr>
      <w:tr w:rsidR="00CB2ED6" w14:paraId="419AFB09" w14:textId="5F23D324" w:rsidTr="007C61ED">
        <w:trPr>
          <w:trHeight w:val="595"/>
        </w:trPr>
        <w:tc>
          <w:tcPr>
            <w:tcW w:w="2269" w:type="dxa"/>
            <w:shd w:val="clear" w:color="auto" w:fill="FFFFFF" w:themeFill="background1"/>
            <w:vAlign w:val="center"/>
          </w:tcPr>
          <w:p w14:paraId="5197A4D2" w14:textId="5C9619D6" w:rsidR="00CB2ED6" w:rsidRPr="004420C6" w:rsidRDefault="00CB2ED6" w:rsidP="00CB2ED6">
            <w:pPr>
              <w:rPr>
                <w:rFonts w:ascii="Arial" w:hAnsi="Arial" w:cs="Arial"/>
                <w:sz w:val="20"/>
                <w:szCs w:val="20"/>
              </w:rPr>
            </w:pPr>
            <w:r w:rsidRPr="00FE5641">
              <w:rPr>
                <w:rFonts w:ascii="Arial" w:hAnsi="Arial" w:cs="Arial"/>
                <w:sz w:val="20"/>
                <w:szCs w:val="20"/>
              </w:rPr>
              <w:t>Segundo</w:t>
            </w:r>
            <w:r>
              <w:rPr>
                <w:rFonts w:ascii="Arial" w:hAnsi="Arial" w:cs="Arial"/>
                <w:sz w:val="20"/>
                <w:szCs w:val="20"/>
              </w:rPr>
              <w:t xml:space="preserve"> </w:t>
            </w:r>
            <w:r w:rsidRPr="00FE5641">
              <w:rPr>
                <w:rFonts w:ascii="Arial" w:hAnsi="Arial" w:cs="Arial"/>
                <w:sz w:val="20"/>
                <w:szCs w:val="20"/>
              </w:rPr>
              <w:t>Apellido</w:t>
            </w:r>
          </w:p>
        </w:tc>
        <w:tc>
          <w:tcPr>
            <w:tcW w:w="8505" w:type="dxa"/>
            <w:gridSpan w:val="2"/>
            <w:shd w:val="clear" w:color="auto" w:fill="FFFFFF" w:themeFill="background1"/>
            <w:vAlign w:val="center"/>
          </w:tcPr>
          <w:p w14:paraId="7C67E278" w14:textId="3F619549" w:rsidR="00CB2ED6" w:rsidRPr="004420C6" w:rsidRDefault="00CB2ED6" w:rsidP="00CB2ED6">
            <w:pPr>
              <w:jc w:val="both"/>
              <w:rPr>
                <w:rFonts w:ascii="Arial" w:hAnsi="Arial" w:cs="Arial"/>
                <w:sz w:val="20"/>
                <w:szCs w:val="20"/>
              </w:rPr>
            </w:pPr>
            <w:r w:rsidRPr="007C61ED">
              <w:rPr>
                <w:rFonts w:ascii="Arial" w:hAnsi="Arial" w:cs="Arial"/>
                <w:sz w:val="20"/>
                <w:szCs w:val="20"/>
              </w:rPr>
              <w:t>Diligencie el segundo apellido que identifica al solicitante. Este debe estar acorde al documento de identidad.</w:t>
            </w:r>
          </w:p>
        </w:tc>
      </w:tr>
      <w:tr w:rsidR="00CB2ED6" w14:paraId="2DD10BC3" w14:textId="77777777" w:rsidTr="002104D7">
        <w:trPr>
          <w:trHeight w:val="500"/>
        </w:trPr>
        <w:tc>
          <w:tcPr>
            <w:tcW w:w="2269" w:type="dxa"/>
            <w:shd w:val="clear" w:color="auto" w:fill="FFFFFF" w:themeFill="background1"/>
            <w:vAlign w:val="center"/>
          </w:tcPr>
          <w:p w14:paraId="256E1E39" w14:textId="5EBB5D9A" w:rsidR="00CB2ED6" w:rsidRPr="00FE5641" w:rsidRDefault="00CB2ED6" w:rsidP="00CB2ED6">
            <w:pPr>
              <w:rPr>
                <w:rFonts w:ascii="Arial" w:hAnsi="Arial" w:cs="Arial"/>
                <w:sz w:val="20"/>
                <w:szCs w:val="20"/>
              </w:rPr>
            </w:pPr>
            <w:r>
              <w:rPr>
                <w:rFonts w:ascii="Arial" w:hAnsi="Arial" w:cs="Arial"/>
                <w:sz w:val="20"/>
                <w:szCs w:val="20"/>
              </w:rPr>
              <w:t>Enfoque Diferencial e Interseccionalidad</w:t>
            </w:r>
          </w:p>
        </w:tc>
        <w:tc>
          <w:tcPr>
            <w:tcW w:w="8505" w:type="dxa"/>
            <w:gridSpan w:val="2"/>
            <w:shd w:val="clear" w:color="auto" w:fill="FFFFFF" w:themeFill="background1"/>
            <w:vAlign w:val="center"/>
          </w:tcPr>
          <w:p w14:paraId="25C88EE5" w14:textId="53F72DFF" w:rsidR="00CB2ED6" w:rsidRDefault="00CB2ED6" w:rsidP="00CB2ED6">
            <w:pPr>
              <w:jc w:val="both"/>
              <w:rPr>
                <w:rFonts w:ascii="Arial" w:hAnsi="Arial" w:cs="Arial"/>
                <w:sz w:val="20"/>
                <w:szCs w:val="20"/>
              </w:rPr>
            </w:pPr>
            <w:r>
              <w:rPr>
                <w:rFonts w:ascii="Arial" w:hAnsi="Arial" w:cs="Arial"/>
                <w:sz w:val="20"/>
                <w:szCs w:val="20"/>
              </w:rPr>
              <w:t>E</w:t>
            </w:r>
            <w:r w:rsidRPr="002104D7">
              <w:rPr>
                <w:rFonts w:ascii="Arial" w:hAnsi="Arial" w:cs="Arial"/>
                <w:sz w:val="20"/>
                <w:szCs w:val="20"/>
              </w:rPr>
              <w:t>ntendidos como la consideración de las características particulares de la persona evaluada (edad, género, pertenencia étnica, orientación sexual, discapacidad, condición socioeconómica, entre otras) y el reconocimiento de que estas no actúan de manera aislada, sino que se entrecruzan y potencian entre sí, generando vulnerabilidades específicas y acumulativas frente a las amenazas; debe identificar cómo la combinación de factores incrementa la exposición y gravedad del riesgo.</w:t>
            </w:r>
            <w:r>
              <w:rPr>
                <w:rFonts w:ascii="Arial" w:hAnsi="Arial" w:cs="Arial"/>
                <w:sz w:val="20"/>
                <w:szCs w:val="20"/>
              </w:rPr>
              <w:t xml:space="preserve"> </w:t>
            </w:r>
          </w:p>
          <w:p w14:paraId="0C8A399E" w14:textId="3030CA0D" w:rsidR="00CB2ED6" w:rsidRPr="002104D7" w:rsidRDefault="00CB2ED6" w:rsidP="00CB2ED6">
            <w:pPr>
              <w:pStyle w:val="Prrafodelista"/>
              <w:numPr>
                <w:ilvl w:val="0"/>
                <w:numId w:val="2"/>
              </w:numPr>
              <w:jc w:val="both"/>
              <w:rPr>
                <w:rFonts w:ascii="Arial" w:hAnsi="Arial" w:cs="Arial"/>
                <w:sz w:val="20"/>
                <w:szCs w:val="20"/>
              </w:rPr>
            </w:pPr>
            <w:r w:rsidRPr="002104D7">
              <w:rPr>
                <w:rFonts w:ascii="Arial" w:hAnsi="Arial" w:cs="Arial"/>
                <w:b/>
                <w:bCs/>
                <w:sz w:val="20"/>
                <w:szCs w:val="20"/>
              </w:rPr>
              <w:t>Relacione los enfoques correspondientes</w:t>
            </w:r>
          </w:p>
        </w:tc>
      </w:tr>
      <w:tr w:rsidR="00CB2ED6" w14:paraId="1A202721" w14:textId="77777777" w:rsidTr="007D23CA">
        <w:trPr>
          <w:trHeight w:val="340"/>
        </w:trPr>
        <w:tc>
          <w:tcPr>
            <w:tcW w:w="10774" w:type="dxa"/>
            <w:gridSpan w:val="3"/>
            <w:shd w:val="clear" w:color="auto" w:fill="D9D9D9" w:themeFill="background1" w:themeFillShade="D9"/>
            <w:vAlign w:val="center"/>
          </w:tcPr>
          <w:p w14:paraId="30CBEBC1" w14:textId="10255C82" w:rsidR="00CB2ED6" w:rsidRPr="00910686" w:rsidRDefault="00CB2ED6" w:rsidP="00CB2ED6">
            <w:pPr>
              <w:jc w:val="center"/>
              <w:rPr>
                <w:rFonts w:ascii="Arial" w:hAnsi="Arial" w:cs="Arial"/>
                <w:b/>
                <w:bCs/>
                <w:sz w:val="20"/>
                <w:szCs w:val="20"/>
              </w:rPr>
            </w:pPr>
            <w:r w:rsidRPr="00910686">
              <w:rPr>
                <w:rFonts w:ascii="Arial" w:hAnsi="Arial" w:cs="Arial"/>
                <w:b/>
                <w:bCs/>
                <w:sz w:val="20"/>
                <w:szCs w:val="20"/>
              </w:rPr>
              <w:t>III.  GRUPO POBLACIONAL - DECRETO 299 DE 2017</w:t>
            </w:r>
          </w:p>
        </w:tc>
      </w:tr>
      <w:tr w:rsidR="00CB2ED6" w14:paraId="59790E42" w14:textId="77777777" w:rsidTr="002104D7">
        <w:trPr>
          <w:trHeight w:val="500"/>
        </w:trPr>
        <w:tc>
          <w:tcPr>
            <w:tcW w:w="2269" w:type="dxa"/>
            <w:vMerge w:val="restart"/>
            <w:shd w:val="clear" w:color="auto" w:fill="FFFFFF" w:themeFill="background1"/>
            <w:vAlign w:val="center"/>
          </w:tcPr>
          <w:p w14:paraId="22CFA9D5" w14:textId="231E9BFB" w:rsidR="00CB2ED6" w:rsidRDefault="00CB2ED6" w:rsidP="00CB2ED6">
            <w:pPr>
              <w:rPr>
                <w:rFonts w:ascii="Arial" w:hAnsi="Arial" w:cs="Arial"/>
                <w:sz w:val="20"/>
                <w:szCs w:val="20"/>
              </w:rPr>
            </w:pPr>
            <w:r w:rsidRPr="007C61ED">
              <w:rPr>
                <w:rFonts w:ascii="Arial" w:eastAsia="Times New Roman" w:hAnsi="Arial" w:cs="Arial"/>
                <w:b/>
                <w:bCs/>
                <w:color w:val="000000"/>
                <w:sz w:val="20"/>
                <w:szCs w:val="20"/>
                <w:lang w:val="es-CO" w:eastAsia="es-CO"/>
              </w:rPr>
              <w:t>Integrantes el nuevo Movimiento o Partido Político que surja del tránsito de las Farc-Ep a la actividad político legal.</w:t>
            </w:r>
            <w:r w:rsidRPr="007C61ED">
              <w:rPr>
                <w:rFonts w:ascii="Arial" w:eastAsia="Times New Roman" w:hAnsi="Arial" w:cs="Arial"/>
                <w:b/>
                <w:bCs/>
                <w:color w:val="000000"/>
                <w:sz w:val="20"/>
                <w:szCs w:val="20"/>
                <w:lang w:val="es-CO" w:eastAsia="es-CO"/>
              </w:rPr>
              <w:br/>
            </w:r>
            <w:r w:rsidRPr="007C61ED">
              <w:rPr>
                <w:rFonts w:ascii="Arial" w:eastAsia="Times New Roman" w:hAnsi="Arial" w:cs="Arial"/>
                <w:b/>
                <w:bCs/>
                <w:color w:val="000000"/>
                <w:sz w:val="20"/>
                <w:szCs w:val="20"/>
                <w:lang w:val="es-CO" w:eastAsia="es-CO"/>
              </w:rPr>
              <w:br/>
              <w:t xml:space="preserve">* Marque con una X según corresponda.  </w:t>
            </w:r>
          </w:p>
        </w:tc>
        <w:tc>
          <w:tcPr>
            <w:tcW w:w="8505" w:type="dxa"/>
            <w:gridSpan w:val="2"/>
            <w:shd w:val="clear" w:color="auto" w:fill="FFFFFF" w:themeFill="background1"/>
            <w:vAlign w:val="center"/>
          </w:tcPr>
          <w:p w14:paraId="13B31D55" w14:textId="17444EE6" w:rsidR="00CB2ED6" w:rsidRDefault="00CB2ED6" w:rsidP="00CB2ED6">
            <w:pPr>
              <w:jc w:val="both"/>
              <w:rPr>
                <w:rFonts w:ascii="Arial" w:hAnsi="Arial" w:cs="Arial"/>
                <w:sz w:val="20"/>
                <w:szCs w:val="20"/>
              </w:rPr>
            </w:pPr>
            <w:r w:rsidRPr="007C61ED">
              <w:rPr>
                <w:rFonts w:ascii="Arial" w:eastAsia="Times New Roman" w:hAnsi="Arial" w:cs="Arial"/>
                <w:color w:val="000000"/>
                <w:sz w:val="20"/>
                <w:szCs w:val="20"/>
                <w:lang w:val="es-CO" w:eastAsia="es-CO"/>
              </w:rPr>
              <w:t>Dirigentes Políticos: Representante del partido político que surja de</w:t>
            </w:r>
            <w:r w:rsidR="00732F4B">
              <w:rPr>
                <w:rFonts w:ascii="Arial" w:eastAsia="Times New Roman" w:hAnsi="Arial" w:cs="Arial"/>
                <w:color w:val="000000"/>
                <w:sz w:val="20"/>
                <w:szCs w:val="20"/>
                <w:lang w:val="es-CO" w:eastAsia="es-CO"/>
              </w:rPr>
              <w:t>l</w:t>
            </w:r>
            <w:r w:rsidRPr="007C61ED">
              <w:rPr>
                <w:rFonts w:ascii="Arial" w:eastAsia="Times New Roman" w:hAnsi="Arial" w:cs="Arial"/>
                <w:color w:val="000000"/>
                <w:sz w:val="20"/>
                <w:szCs w:val="20"/>
                <w:lang w:val="es-CO" w:eastAsia="es-CO"/>
              </w:rPr>
              <w:t xml:space="preserve"> tránsito de las estructuras de las antiguas FARC-EP a la vida civil elegido por medio de voto popular.</w:t>
            </w:r>
            <w:r w:rsidRPr="007C61ED">
              <w:rPr>
                <w:rFonts w:ascii="Arial" w:eastAsia="Times New Roman" w:hAnsi="Arial" w:cs="Arial"/>
                <w:color w:val="000000"/>
                <w:sz w:val="20"/>
                <w:szCs w:val="20"/>
                <w:lang w:val="es-CO" w:eastAsia="es-CO"/>
              </w:rPr>
              <w:br/>
            </w:r>
            <w:r w:rsidRPr="007C61ED">
              <w:rPr>
                <w:rFonts w:ascii="Arial" w:eastAsia="Times New Roman" w:hAnsi="Arial" w:cs="Arial"/>
                <w:b/>
                <w:bCs/>
                <w:color w:val="000000"/>
                <w:sz w:val="20"/>
                <w:szCs w:val="20"/>
                <w:lang w:val="es-CO" w:eastAsia="es-CO"/>
              </w:rPr>
              <w:t>* Marque con una X según corresponda.</w:t>
            </w:r>
          </w:p>
        </w:tc>
      </w:tr>
      <w:tr w:rsidR="00CB2ED6" w14:paraId="6DAEEF2E" w14:textId="77777777" w:rsidTr="002104D7">
        <w:trPr>
          <w:trHeight w:val="500"/>
        </w:trPr>
        <w:tc>
          <w:tcPr>
            <w:tcW w:w="2269" w:type="dxa"/>
            <w:vMerge/>
            <w:shd w:val="clear" w:color="auto" w:fill="FFFFFF" w:themeFill="background1"/>
            <w:vAlign w:val="center"/>
          </w:tcPr>
          <w:p w14:paraId="3A6DAA3F" w14:textId="77777777" w:rsidR="00CB2ED6" w:rsidRDefault="00CB2ED6" w:rsidP="00CB2ED6">
            <w:pPr>
              <w:rPr>
                <w:rFonts w:ascii="Arial" w:hAnsi="Arial" w:cs="Arial"/>
                <w:sz w:val="20"/>
                <w:szCs w:val="20"/>
              </w:rPr>
            </w:pPr>
          </w:p>
        </w:tc>
        <w:tc>
          <w:tcPr>
            <w:tcW w:w="8505" w:type="dxa"/>
            <w:gridSpan w:val="2"/>
            <w:shd w:val="clear" w:color="auto" w:fill="FFFFFF" w:themeFill="background1"/>
            <w:vAlign w:val="center"/>
          </w:tcPr>
          <w:p w14:paraId="7AB48999" w14:textId="77777777" w:rsidR="00A6646D" w:rsidRDefault="00CB2ED6" w:rsidP="00CB2ED6">
            <w:pPr>
              <w:jc w:val="both"/>
              <w:rPr>
                <w:rFonts w:ascii="Arial" w:eastAsia="Times New Roman" w:hAnsi="Arial" w:cs="Arial"/>
                <w:color w:val="000000"/>
                <w:sz w:val="20"/>
                <w:szCs w:val="20"/>
                <w:lang w:val="es-CO" w:eastAsia="es-CO"/>
              </w:rPr>
            </w:pPr>
            <w:r w:rsidRPr="007C61ED">
              <w:rPr>
                <w:rFonts w:ascii="Arial" w:eastAsia="Times New Roman" w:hAnsi="Arial" w:cs="Arial"/>
                <w:color w:val="000000"/>
                <w:sz w:val="20"/>
                <w:szCs w:val="20"/>
                <w:lang w:val="es-CO" w:eastAsia="es-CO"/>
              </w:rPr>
              <w:t>Activistas Políticos: Persona que participa en las campañas, iniciativas, propaganda y proselitismo del partido político que surja de</w:t>
            </w:r>
            <w:r w:rsidR="00732F4B">
              <w:rPr>
                <w:rFonts w:ascii="Arial" w:eastAsia="Times New Roman" w:hAnsi="Arial" w:cs="Arial"/>
                <w:color w:val="000000"/>
                <w:sz w:val="20"/>
                <w:szCs w:val="20"/>
                <w:lang w:val="es-CO" w:eastAsia="es-CO"/>
              </w:rPr>
              <w:t>l</w:t>
            </w:r>
            <w:r w:rsidRPr="007C61ED">
              <w:rPr>
                <w:rFonts w:ascii="Arial" w:eastAsia="Times New Roman" w:hAnsi="Arial" w:cs="Arial"/>
                <w:color w:val="000000"/>
                <w:sz w:val="20"/>
                <w:szCs w:val="20"/>
                <w:lang w:val="es-CO" w:eastAsia="es-CO"/>
              </w:rPr>
              <w:t xml:space="preserve"> tránsito de las estructuras de las antiguas FARC-EP a la vida civil.</w:t>
            </w:r>
          </w:p>
          <w:p w14:paraId="1C290B9B" w14:textId="72246E9E" w:rsidR="00CB2ED6" w:rsidRDefault="00CB2ED6" w:rsidP="00CB2ED6">
            <w:pPr>
              <w:jc w:val="both"/>
              <w:rPr>
                <w:rFonts w:ascii="Arial" w:hAnsi="Arial" w:cs="Arial"/>
                <w:sz w:val="20"/>
                <w:szCs w:val="20"/>
              </w:rPr>
            </w:pPr>
            <w:r w:rsidRPr="007C61ED">
              <w:rPr>
                <w:rFonts w:ascii="Arial" w:eastAsia="Times New Roman" w:hAnsi="Arial" w:cs="Arial"/>
                <w:color w:val="000000"/>
                <w:sz w:val="20"/>
                <w:szCs w:val="20"/>
                <w:lang w:val="es-CO" w:eastAsia="es-CO"/>
              </w:rPr>
              <w:br/>
            </w:r>
            <w:r w:rsidRPr="007C61ED">
              <w:rPr>
                <w:rFonts w:ascii="Arial" w:eastAsia="Times New Roman" w:hAnsi="Arial" w:cs="Arial"/>
                <w:b/>
                <w:bCs/>
                <w:color w:val="000000"/>
                <w:sz w:val="20"/>
                <w:szCs w:val="20"/>
                <w:lang w:val="es-CO" w:eastAsia="es-CO"/>
              </w:rPr>
              <w:t>* Marque con una X según corresponda.</w:t>
            </w:r>
          </w:p>
        </w:tc>
      </w:tr>
      <w:tr w:rsidR="00CB2ED6" w14:paraId="07C68D4D" w14:textId="77777777" w:rsidTr="002104D7">
        <w:trPr>
          <w:trHeight w:val="500"/>
        </w:trPr>
        <w:tc>
          <w:tcPr>
            <w:tcW w:w="2269" w:type="dxa"/>
            <w:vMerge/>
            <w:shd w:val="clear" w:color="auto" w:fill="FFFFFF" w:themeFill="background1"/>
            <w:vAlign w:val="center"/>
          </w:tcPr>
          <w:p w14:paraId="7A859AF2" w14:textId="77777777" w:rsidR="00CB2ED6" w:rsidRDefault="00CB2ED6" w:rsidP="00CB2ED6">
            <w:pPr>
              <w:rPr>
                <w:rFonts w:ascii="Arial" w:hAnsi="Arial" w:cs="Arial"/>
                <w:sz w:val="20"/>
                <w:szCs w:val="20"/>
              </w:rPr>
            </w:pPr>
          </w:p>
        </w:tc>
        <w:tc>
          <w:tcPr>
            <w:tcW w:w="8505" w:type="dxa"/>
            <w:gridSpan w:val="2"/>
            <w:shd w:val="clear" w:color="auto" w:fill="FFFFFF" w:themeFill="background1"/>
            <w:vAlign w:val="center"/>
          </w:tcPr>
          <w:p w14:paraId="729636F0" w14:textId="35D1CD6E" w:rsidR="00CB2ED6" w:rsidRDefault="00CB2ED6" w:rsidP="00CB2ED6">
            <w:pPr>
              <w:jc w:val="both"/>
              <w:rPr>
                <w:rFonts w:ascii="Arial" w:hAnsi="Arial" w:cs="Arial"/>
                <w:sz w:val="20"/>
                <w:szCs w:val="20"/>
              </w:rPr>
            </w:pPr>
            <w:r w:rsidRPr="007C61ED">
              <w:rPr>
                <w:rFonts w:ascii="Arial" w:eastAsia="Times New Roman" w:hAnsi="Arial" w:cs="Arial"/>
                <w:color w:val="000000"/>
                <w:sz w:val="20"/>
                <w:szCs w:val="20"/>
                <w:lang w:val="es-CO" w:eastAsia="es-CO"/>
              </w:rPr>
              <w:t>Militante Partido Político: Persona que cuente con certificación vigente expedida por el partido político que surja de</w:t>
            </w:r>
            <w:r w:rsidR="00732F4B">
              <w:rPr>
                <w:rFonts w:ascii="Arial" w:eastAsia="Times New Roman" w:hAnsi="Arial" w:cs="Arial"/>
                <w:color w:val="000000"/>
                <w:sz w:val="20"/>
                <w:szCs w:val="20"/>
                <w:lang w:val="es-CO" w:eastAsia="es-CO"/>
              </w:rPr>
              <w:t>l</w:t>
            </w:r>
            <w:r w:rsidRPr="007C61ED">
              <w:rPr>
                <w:rFonts w:ascii="Arial" w:eastAsia="Times New Roman" w:hAnsi="Arial" w:cs="Arial"/>
                <w:color w:val="000000"/>
                <w:sz w:val="20"/>
                <w:szCs w:val="20"/>
                <w:lang w:val="es-CO" w:eastAsia="es-CO"/>
              </w:rPr>
              <w:t xml:space="preserve"> tránsito de las estructuras de las antiguas FARC-EP.</w:t>
            </w:r>
            <w:r w:rsidRPr="007C61ED">
              <w:rPr>
                <w:rFonts w:ascii="Arial" w:eastAsia="Times New Roman" w:hAnsi="Arial" w:cs="Arial"/>
                <w:color w:val="000000"/>
                <w:sz w:val="20"/>
                <w:szCs w:val="20"/>
                <w:lang w:val="es-CO" w:eastAsia="es-CO"/>
              </w:rPr>
              <w:br/>
            </w:r>
            <w:r w:rsidRPr="007C61ED">
              <w:rPr>
                <w:rFonts w:ascii="Arial" w:eastAsia="Times New Roman" w:hAnsi="Arial" w:cs="Arial"/>
                <w:b/>
                <w:bCs/>
                <w:color w:val="000000"/>
                <w:sz w:val="20"/>
                <w:szCs w:val="20"/>
                <w:lang w:val="es-CO" w:eastAsia="es-CO"/>
              </w:rPr>
              <w:t>* Marque con una X según corresponda</w:t>
            </w:r>
            <w:r w:rsidRPr="007C61ED">
              <w:rPr>
                <w:rFonts w:ascii="Arial" w:eastAsia="Times New Roman" w:hAnsi="Arial" w:cs="Arial"/>
                <w:color w:val="000000"/>
                <w:sz w:val="20"/>
                <w:szCs w:val="20"/>
                <w:lang w:val="es-CO" w:eastAsia="es-CO"/>
              </w:rPr>
              <w:t>.</w:t>
            </w:r>
          </w:p>
        </w:tc>
      </w:tr>
      <w:tr w:rsidR="00CB2ED6" w14:paraId="7D44DA8B" w14:textId="77777777" w:rsidTr="002104D7">
        <w:trPr>
          <w:trHeight w:val="500"/>
        </w:trPr>
        <w:tc>
          <w:tcPr>
            <w:tcW w:w="2269" w:type="dxa"/>
            <w:vMerge w:val="restart"/>
            <w:shd w:val="clear" w:color="auto" w:fill="FFFFFF" w:themeFill="background1"/>
            <w:vAlign w:val="center"/>
          </w:tcPr>
          <w:p w14:paraId="67277D0A" w14:textId="240C4427" w:rsidR="00CB2ED6" w:rsidRDefault="00CB2ED6" w:rsidP="00CB2ED6">
            <w:pPr>
              <w:rPr>
                <w:rFonts w:ascii="Arial" w:hAnsi="Arial" w:cs="Arial"/>
                <w:sz w:val="20"/>
                <w:szCs w:val="20"/>
              </w:rPr>
            </w:pPr>
            <w:r w:rsidRPr="007C61ED">
              <w:rPr>
                <w:rFonts w:ascii="Arial" w:eastAsia="Times New Roman" w:hAnsi="Arial" w:cs="Arial"/>
                <w:b/>
                <w:bCs/>
                <w:color w:val="000000"/>
                <w:sz w:val="20"/>
                <w:szCs w:val="20"/>
                <w:lang w:val="es-CO" w:eastAsia="es-CO"/>
              </w:rPr>
              <w:t>Antiguos integrantes de las Farc-Ep que se reincorporen a la vida civil.</w:t>
            </w:r>
            <w:r w:rsidRPr="007C61ED">
              <w:rPr>
                <w:rFonts w:ascii="Arial" w:eastAsia="Times New Roman" w:hAnsi="Arial" w:cs="Arial"/>
                <w:b/>
                <w:bCs/>
                <w:color w:val="000000"/>
                <w:sz w:val="20"/>
                <w:szCs w:val="20"/>
                <w:lang w:val="es-CO" w:eastAsia="es-CO"/>
              </w:rPr>
              <w:br/>
            </w:r>
            <w:r w:rsidRPr="007C61ED">
              <w:rPr>
                <w:rFonts w:ascii="Arial" w:eastAsia="Times New Roman" w:hAnsi="Arial" w:cs="Arial"/>
                <w:b/>
                <w:bCs/>
                <w:color w:val="000000"/>
                <w:sz w:val="20"/>
                <w:szCs w:val="20"/>
                <w:lang w:val="es-CO" w:eastAsia="es-CO"/>
              </w:rPr>
              <w:br/>
              <w:t>* Marque con una X según corresponda.</w:t>
            </w:r>
          </w:p>
        </w:tc>
        <w:tc>
          <w:tcPr>
            <w:tcW w:w="8505" w:type="dxa"/>
            <w:gridSpan w:val="2"/>
            <w:shd w:val="clear" w:color="auto" w:fill="FFFFFF" w:themeFill="background1"/>
            <w:vAlign w:val="center"/>
          </w:tcPr>
          <w:p w14:paraId="70F4E011" w14:textId="5F37EDA6" w:rsidR="00CB2ED6" w:rsidRDefault="00CB2ED6" w:rsidP="00CB2ED6">
            <w:pPr>
              <w:jc w:val="both"/>
              <w:rPr>
                <w:rFonts w:ascii="Arial" w:hAnsi="Arial" w:cs="Arial"/>
                <w:sz w:val="20"/>
                <w:szCs w:val="20"/>
              </w:rPr>
            </w:pPr>
            <w:r w:rsidRPr="007C61ED">
              <w:rPr>
                <w:rFonts w:ascii="Arial" w:eastAsia="Times New Roman" w:hAnsi="Arial" w:cs="Arial"/>
                <w:color w:val="000000"/>
                <w:sz w:val="20"/>
                <w:szCs w:val="20"/>
                <w:lang w:val="es-CO" w:eastAsia="es-CO"/>
              </w:rPr>
              <w:t>Amnistiados de las FARC-EP por el Proceso de Paz: Mecanismo de extinción de la acción penal, disciplinaria, administrativa y fiscal, con el fin de otorgar seguridad jurídica a los ex integrantes de las FARC-EP tras la firma del Acuerdo Final de Paz con el Gobierno Nacional.</w:t>
            </w:r>
            <w:r w:rsidRPr="007C61ED">
              <w:rPr>
                <w:rFonts w:ascii="Arial" w:eastAsia="Times New Roman" w:hAnsi="Arial" w:cs="Arial"/>
                <w:color w:val="000000"/>
                <w:sz w:val="20"/>
                <w:szCs w:val="20"/>
                <w:lang w:val="es-CO" w:eastAsia="es-CO"/>
              </w:rPr>
              <w:br/>
            </w:r>
            <w:r w:rsidRPr="007C61ED">
              <w:rPr>
                <w:rFonts w:ascii="Arial" w:eastAsia="Times New Roman" w:hAnsi="Arial" w:cs="Arial"/>
                <w:b/>
                <w:bCs/>
                <w:color w:val="000000"/>
                <w:sz w:val="20"/>
                <w:szCs w:val="20"/>
                <w:lang w:val="es-CO" w:eastAsia="es-CO"/>
              </w:rPr>
              <w:t>* Marque con una X según corresponda.</w:t>
            </w:r>
          </w:p>
        </w:tc>
      </w:tr>
      <w:tr w:rsidR="00CB2ED6" w14:paraId="5E7B5AFF" w14:textId="77777777" w:rsidTr="002104D7">
        <w:trPr>
          <w:trHeight w:val="500"/>
        </w:trPr>
        <w:tc>
          <w:tcPr>
            <w:tcW w:w="2269" w:type="dxa"/>
            <w:vMerge/>
            <w:shd w:val="clear" w:color="auto" w:fill="FFFFFF" w:themeFill="background1"/>
            <w:vAlign w:val="center"/>
          </w:tcPr>
          <w:p w14:paraId="5580F5C3" w14:textId="77777777" w:rsidR="00CB2ED6" w:rsidRDefault="00CB2ED6" w:rsidP="00CB2ED6">
            <w:pPr>
              <w:rPr>
                <w:rFonts w:ascii="Arial" w:hAnsi="Arial" w:cs="Arial"/>
                <w:sz w:val="20"/>
                <w:szCs w:val="20"/>
              </w:rPr>
            </w:pPr>
          </w:p>
        </w:tc>
        <w:tc>
          <w:tcPr>
            <w:tcW w:w="8505" w:type="dxa"/>
            <w:gridSpan w:val="2"/>
            <w:shd w:val="clear" w:color="auto" w:fill="FFFFFF" w:themeFill="background1"/>
            <w:vAlign w:val="center"/>
          </w:tcPr>
          <w:p w14:paraId="5A9FB4FB" w14:textId="77777777" w:rsidR="00A6646D" w:rsidRDefault="00CB2ED6" w:rsidP="00CB2ED6">
            <w:pPr>
              <w:jc w:val="both"/>
              <w:rPr>
                <w:rFonts w:ascii="Arial" w:eastAsia="Times New Roman" w:hAnsi="Arial" w:cs="Arial"/>
                <w:color w:val="000000"/>
                <w:sz w:val="20"/>
                <w:szCs w:val="20"/>
                <w:lang w:val="es-CO" w:eastAsia="es-CO"/>
              </w:rPr>
            </w:pPr>
            <w:r w:rsidRPr="007C61ED">
              <w:rPr>
                <w:rFonts w:ascii="Arial" w:eastAsia="Times New Roman" w:hAnsi="Arial" w:cs="Arial"/>
                <w:color w:val="000000"/>
                <w:sz w:val="20"/>
                <w:szCs w:val="20"/>
                <w:lang w:val="es-CO" w:eastAsia="es-CO"/>
              </w:rPr>
              <w:t>Indultados de las FARC -</w:t>
            </w:r>
            <w:r>
              <w:rPr>
                <w:rFonts w:ascii="Arial" w:eastAsia="Times New Roman" w:hAnsi="Arial" w:cs="Arial"/>
                <w:color w:val="000000"/>
                <w:sz w:val="20"/>
                <w:szCs w:val="20"/>
                <w:lang w:val="es-CO" w:eastAsia="es-CO"/>
              </w:rPr>
              <w:t xml:space="preserve"> </w:t>
            </w:r>
            <w:r w:rsidRPr="007C61ED">
              <w:rPr>
                <w:rFonts w:ascii="Arial" w:eastAsia="Times New Roman" w:hAnsi="Arial" w:cs="Arial"/>
                <w:color w:val="000000"/>
                <w:sz w:val="20"/>
                <w:szCs w:val="20"/>
                <w:lang w:val="es-CO" w:eastAsia="es-CO"/>
              </w:rPr>
              <w:t>EP por el Proceso de Paz: Beneficio que le perdonan la pena impuesta por un delito a ex integrantes de las FARC-EP tras la firma del Acuerdo Final de Paz con el Gobierno Nacional.</w:t>
            </w:r>
          </w:p>
          <w:p w14:paraId="4F613000" w14:textId="014BF918" w:rsidR="00CB2ED6" w:rsidRDefault="00CB2ED6" w:rsidP="00CB2ED6">
            <w:pPr>
              <w:jc w:val="both"/>
              <w:rPr>
                <w:rFonts w:ascii="Arial" w:hAnsi="Arial" w:cs="Arial"/>
                <w:sz w:val="20"/>
                <w:szCs w:val="20"/>
              </w:rPr>
            </w:pPr>
            <w:r w:rsidRPr="007C61ED">
              <w:rPr>
                <w:rFonts w:ascii="Arial" w:eastAsia="Times New Roman" w:hAnsi="Arial" w:cs="Arial"/>
                <w:color w:val="000000"/>
                <w:sz w:val="20"/>
                <w:szCs w:val="20"/>
                <w:lang w:val="es-CO" w:eastAsia="es-CO"/>
              </w:rPr>
              <w:br/>
            </w:r>
            <w:r w:rsidRPr="007C61ED">
              <w:rPr>
                <w:rFonts w:ascii="Arial" w:eastAsia="Times New Roman" w:hAnsi="Arial" w:cs="Arial"/>
                <w:b/>
                <w:bCs/>
                <w:color w:val="000000"/>
                <w:sz w:val="20"/>
                <w:szCs w:val="20"/>
                <w:lang w:val="es-CO" w:eastAsia="es-CO"/>
              </w:rPr>
              <w:t>* Marque con una X según corresponda.</w:t>
            </w:r>
          </w:p>
        </w:tc>
      </w:tr>
      <w:tr w:rsidR="00CB2ED6" w14:paraId="6A57EE7E" w14:textId="77777777" w:rsidTr="002104D7">
        <w:trPr>
          <w:trHeight w:val="500"/>
        </w:trPr>
        <w:tc>
          <w:tcPr>
            <w:tcW w:w="2269" w:type="dxa"/>
            <w:vMerge w:val="restart"/>
            <w:shd w:val="clear" w:color="auto" w:fill="FFFFFF" w:themeFill="background1"/>
            <w:vAlign w:val="center"/>
          </w:tcPr>
          <w:p w14:paraId="63BE633B" w14:textId="3B0CF7B7" w:rsidR="00CB2ED6" w:rsidRDefault="00CB2ED6" w:rsidP="00CB2ED6">
            <w:pPr>
              <w:rPr>
                <w:rFonts w:ascii="Arial" w:hAnsi="Arial" w:cs="Arial"/>
                <w:sz w:val="20"/>
                <w:szCs w:val="20"/>
              </w:rPr>
            </w:pPr>
            <w:r w:rsidRPr="007C61ED">
              <w:rPr>
                <w:rFonts w:ascii="Arial" w:eastAsia="Times New Roman" w:hAnsi="Arial" w:cs="Arial"/>
                <w:b/>
                <w:bCs/>
                <w:color w:val="000000"/>
                <w:sz w:val="20"/>
                <w:szCs w:val="20"/>
                <w:lang w:val="es-CO" w:eastAsia="es-CO"/>
              </w:rPr>
              <w:t>Familias de todos los anteriores de acuerdo con el</w:t>
            </w:r>
            <w:r w:rsidRPr="007C61ED">
              <w:rPr>
                <w:rFonts w:ascii="Arial" w:eastAsia="Times New Roman" w:hAnsi="Arial" w:cs="Arial"/>
                <w:b/>
                <w:bCs/>
                <w:color w:val="000000"/>
                <w:sz w:val="20"/>
                <w:szCs w:val="20"/>
                <w:lang w:val="es-CO" w:eastAsia="es-CO"/>
              </w:rPr>
              <w:br/>
              <w:t xml:space="preserve"> nivel de riesgo.</w:t>
            </w:r>
            <w:r w:rsidRPr="007C61ED">
              <w:rPr>
                <w:rFonts w:ascii="Arial" w:eastAsia="Times New Roman" w:hAnsi="Arial" w:cs="Arial"/>
                <w:b/>
                <w:bCs/>
                <w:color w:val="000000"/>
                <w:sz w:val="20"/>
                <w:szCs w:val="20"/>
                <w:lang w:val="es-CO" w:eastAsia="es-CO"/>
              </w:rPr>
              <w:br/>
            </w:r>
            <w:r w:rsidRPr="007C61ED">
              <w:rPr>
                <w:rFonts w:ascii="Arial" w:eastAsia="Times New Roman" w:hAnsi="Arial" w:cs="Arial"/>
                <w:b/>
                <w:bCs/>
                <w:color w:val="000000"/>
                <w:sz w:val="20"/>
                <w:szCs w:val="20"/>
                <w:lang w:val="es-CO" w:eastAsia="es-CO"/>
              </w:rPr>
              <w:br/>
              <w:t>* Marque con una X según corresponda.</w:t>
            </w:r>
          </w:p>
        </w:tc>
        <w:tc>
          <w:tcPr>
            <w:tcW w:w="8505" w:type="dxa"/>
            <w:gridSpan w:val="2"/>
            <w:shd w:val="clear" w:color="auto" w:fill="FFFFFF" w:themeFill="background1"/>
            <w:vAlign w:val="center"/>
          </w:tcPr>
          <w:p w14:paraId="565DC66B" w14:textId="77777777" w:rsidR="00A6646D" w:rsidRDefault="00F21B3F" w:rsidP="00CB2ED6">
            <w:pPr>
              <w:jc w:val="both"/>
              <w:rPr>
                <w:rFonts w:ascii="Arial" w:eastAsia="Times New Roman" w:hAnsi="Arial" w:cs="Arial"/>
                <w:color w:val="000000"/>
                <w:sz w:val="20"/>
                <w:szCs w:val="20"/>
                <w:lang w:val="es-CO" w:eastAsia="es-CO"/>
              </w:rPr>
            </w:pPr>
            <w:r w:rsidRPr="007C61ED">
              <w:rPr>
                <w:rFonts w:ascii="Arial" w:eastAsia="Times New Roman" w:hAnsi="Arial" w:cs="Arial"/>
                <w:color w:val="000000"/>
                <w:sz w:val="20"/>
                <w:szCs w:val="20"/>
                <w:lang w:val="es-CO" w:eastAsia="es-CO"/>
              </w:rPr>
              <w:t>Cónyuge</w:t>
            </w:r>
            <w:r w:rsidR="00CB2ED6" w:rsidRPr="007C61ED">
              <w:rPr>
                <w:rFonts w:ascii="Arial" w:eastAsia="Times New Roman" w:hAnsi="Arial" w:cs="Arial"/>
                <w:color w:val="000000"/>
                <w:sz w:val="20"/>
                <w:szCs w:val="20"/>
                <w:lang w:val="es-CO" w:eastAsia="es-CO"/>
              </w:rPr>
              <w:t xml:space="preserve"> o compañero (a) permanente: persona que está casada con un solicitante o compañero permanente que tiene una relación de pareja con solicitante.</w:t>
            </w:r>
          </w:p>
          <w:p w14:paraId="19F1BFCE" w14:textId="3BEEE1EB" w:rsidR="00CB2ED6" w:rsidRDefault="00CB2ED6" w:rsidP="00CB2ED6">
            <w:pPr>
              <w:jc w:val="both"/>
              <w:rPr>
                <w:rFonts w:ascii="Arial" w:hAnsi="Arial" w:cs="Arial"/>
                <w:sz w:val="20"/>
                <w:szCs w:val="20"/>
              </w:rPr>
            </w:pPr>
            <w:r w:rsidRPr="007C61ED">
              <w:rPr>
                <w:rFonts w:ascii="Arial" w:eastAsia="Times New Roman" w:hAnsi="Arial" w:cs="Arial"/>
                <w:color w:val="000000"/>
                <w:sz w:val="20"/>
                <w:szCs w:val="20"/>
                <w:lang w:val="es-CO" w:eastAsia="es-CO"/>
              </w:rPr>
              <w:br/>
            </w:r>
            <w:r w:rsidRPr="007C61ED">
              <w:rPr>
                <w:rFonts w:ascii="Arial" w:eastAsia="Times New Roman" w:hAnsi="Arial" w:cs="Arial"/>
                <w:b/>
                <w:bCs/>
                <w:color w:val="000000"/>
                <w:sz w:val="20"/>
                <w:szCs w:val="20"/>
                <w:lang w:val="es-CO" w:eastAsia="es-CO"/>
              </w:rPr>
              <w:t>* Marque con una X según corresponda.</w:t>
            </w:r>
          </w:p>
        </w:tc>
      </w:tr>
      <w:tr w:rsidR="00CB2ED6" w14:paraId="665B03B5" w14:textId="77777777" w:rsidTr="002104D7">
        <w:trPr>
          <w:trHeight w:val="500"/>
        </w:trPr>
        <w:tc>
          <w:tcPr>
            <w:tcW w:w="2269" w:type="dxa"/>
            <w:vMerge/>
            <w:shd w:val="clear" w:color="auto" w:fill="FFFFFF" w:themeFill="background1"/>
            <w:vAlign w:val="center"/>
          </w:tcPr>
          <w:p w14:paraId="4A653B81" w14:textId="77777777" w:rsidR="00CB2ED6" w:rsidRDefault="00CB2ED6" w:rsidP="00CB2ED6">
            <w:pPr>
              <w:rPr>
                <w:rFonts w:ascii="Arial" w:hAnsi="Arial" w:cs="Arial"/>
                <w:sz w:val="20"/>
                <w:szCs w:val="20"/>
              </w:rPr>
            </w:pPr>
          </w:p>
        </w:tc>
        <w:tc>
          <w:tcPr>
            <w:tcW w:w="8505" w:type="dxa"/>
            <w:gridSpan w:val="2"/>
            <w:shd w:val="clear" w:color="auto" w:fill="FFFFFF" w:themeFill="background1"/>
            <w:vAlign w:val="center"/>
          </w:tcPr>
          <w:p w14:paraId="02684EA6" w14:textId="77777777" w:rsidR="00A6646D" w:rsidRDefault="00CB2ED6" w:rsidP="00CB2ED6">
            <w:pPr>
              <w:jc w:val="both"/>
              <w:rPr>
                <w:rFonts w:ascii="Arial" w:eastAsia="Times New Roman" w:hAnsi="Arial" w:cs="Arial"/>
                <w:color w:val="000000"/>
                <w:sz w:val="20"/>
                <w:szCs w:val="20"/>
                <w:lang w:val="es-CO" w:eastAsia="es-CO"/>
              </w:rPr>
            </w:pPr>
            <w:r w:rsidRPr="007C61ED">
              <w:rPr>
                <w:rFonts w:ascii="Arial" w:eastAsia="Times New Roman" w:hAnsi="Arial" w:cs="Arial"/>
                <w:color w:val="000000"/>
                <w:sz w:val="20"/>
                <w:szCs w:val="20"/>
                <w:lang w:val="es-CO" w:eastAsia="es-CO"/>
              </w:rPr>
              <w:t>Hijo (a): Descendiente biológico o adoptivo del solicitante.</w:t>
            </w:r>
          </w:p>
          <w:p w14:paraId="28A894A3" w14:textId="6691CCBD" w:rsidR="00CB2ED6" w:rsidRDefault="00CB2ED6" w:rsidP="00CB2ED6">
            <w:pPr>
              <w:jc w:val="both"/>
              <w:rPr>
                <w:rFonts w:ascii="Arial" w:hAnsi="Arial" w:cs="Arial"/>
                <w:sz w:val="20"/>
                <w:szCs w:val="20"/>
              </w:rPr>
            </w:pPr>
            <w:r w:rsidRPr="007C61ED">
              <w:rPr>
                <w:rFonts w:ascii="Arial" w:eastAsia="Times New Roman" w:hAnsi="Arial" w:cs="Arial"/>
                <w:color w:val="000000"/>
                <w:sz w:val="20"/>
                <w:szCs w:val="20"/>
                <w:lang w:val="es-CO" w:eastAsia="es-CO"/>
              </w:rPr>
              <w:br/>
            </w:r>
            <w:r w:rsidRPr="007C61ED">
              <w:rPr>
                <w:rFonts w:ascii="Arial" w:eastAsia="Times New Roman" w:hAnsi="Arial" w:cs="Arial"/>
                <w:b/>
                <w:bCs/>
                <w:color w:val="000000"/>
                <w:sz w:val="20"/>
                <w:szCs w:val="20"/>
                <w:lang w:val="es-CO" w:eastAsia="es-CO"/>
              </w:rPr>
              <w:t>* Marque con una X según corresponda.</w:t>
            </w:r>
          </w:p>
        </w:tc>
      </w:tr>
      <w:tr w:rsidR="00CB2ED6" w14:paraId="6C09CD58" w14:textId="77777777" w:rsidTr="002104D7">
        <w:trPr>
          <w:trHeight w:val="500"/>
        </w:trPr>
        <w:tc>
          <w:tcPr>
            <w:tcW w:w="2269" w:type="dxa"/>
            <w:vMerge/>
            <w:shd w:val="clear" w:color="auto" w:fill="FFFFFF" w:themeFill="background1"/>
            <w:vAlign w:val="center"/>
          </w:tcPr>
          <w:p w14:paraId="014884F8" w14:textId="77777777" w:rsidR="00CB2ED6" w:rsidRDefault="00CB2ED6" w:rsidP="00CB2ED6">
            <w:pPr>
              <w:rPr>
                <w:rFonts w:ascii="Arial" w:hAnsi="Arial" w:cs="Arial"/>
                <w:sz w:val="20"/>
                <w:szCs w:val="20"/>
              </w:rPr>
            </w:pPr>
          </w:p>
        </w:tc>
        <w:tc>
          <w:tcPr>
            <w:tcW w:w="8505" w:type="dxa"/>
            <w:gridSpan w:val="2"/>
            <w:shd w:val="clear" w:color="auto" w:fill="FFFFFF" w:themeFill="background1"/>
            <w:vAlign w:val="center"/>
          </w:tcPr>
          <w:p w14:paraId="2149E46A" w14:textId="77777777" w:rsidR="00A6646D" w:rsidRDefault="00CB2ED6" w:rsidP="00CB2ED6">
            <w:pPr>
              <w:jc w:val="both"/>
              <w:rPr>
                <w:rFonts w:ascii="Arial" w:eastAsia="Times New Roman" w:hAnsi="Arial" w:cs="Arial"/>
                <w:color w:val="000000"/>
                <w:sz w:val="20"/>
                <w:szCs w:val="20"/>
                <w:lang w:val="es-CO" w:eastAsia="es-CO"/>
              </w:rPr>
            </w:pPr>
            <w:r w:rsidRPr="007C61ED">
              <w:rPr>
                <w:rFonts w:ascii="Arial" w:eastAsia="Times New Roman" w:hAnsi="Arial" w:cs="Arial"/>
                <w:color w:val="000000"/>
                <w:sz w:val="20"/>
                <w:szCs w:val="20"/>
                <w:lang w:val="es-CO" w:eastAsia="es-CO"/>
              </w:rPr>
              <w:t>Padre o Madre: Progenitor o progenitora del solicitante.</w:t>
            </w:r>
          </w:p>
          <w:p w14:paraId="5621DC35" w14:textId="769DDD90" w:rsidR="00CB2ED6" w:rsidRDefault="00CB2ED6" w:rsidP="00CB2ED6">
            <w:pPr>
              <w:jc w:val="both"/>
              <w:rPr>
                <w:rFonts w:ascii="Arial" w:hAnsi="Arial" w:cs="Arial"/>
                <w:sz w:val="20"/>
                <w:szCs w:val="20"/>
              </w:rPr>
            </w:pPr>
            <w:r w:rsidRPr="007C61ED">
              <w:rPr>
                <w:rFonts w:ascii="Arial" w:eastAsia="Times New Roman" w:hAnsi="Arial" w:cs="Arial"/>
                <w:color w:val="000000"/>
                <w:sz w:val="20"/>
                <w:szCs w:val="20"/>
                <w:lang w:val="es-CO" w:eastAsia="es-CO"/>
              </w:rPr>
              <w:br/>
            </w:r>
            <w:r w:rsidRPr="007C61ED">
              <w:rPr>
                <w:rFonts w:ascii="Arial" w:eastAsia="Times New Roman" w:hAnsi="Arial" w:cs="Arial"/>
                <w:b/>
                <w:bCs/>
                <w:color w:val="000000"/>
                <w:sz w:val="20"/>
                <w:szCs w:val="20"/>
                <w:lang w:val="es-CO" w:eastAsia="es-CO"/>
              </w:rPr>
              <w:t xml:space="preserve">* Marque con una X según corresponda. </w:t>
            </w:r>
          </w:p>
        </w:tc>
      </w:tr>
      <w:tr w:rsidR="00CB2ED6" w14:paraId="4DCEE490" w14:textId="77777777" w:rsidTr="002104D7">
        <w:trPr>
          <w:trHeight w:val="500"/>
        </w:trPr>
        <w:tc>
          <w:tcPr>
            <w:tcW w:w="2269" w:type="dxa"/>
            <w:vMerge/>
            <w:shd w:val="clear" w:color="auto" w:fill="FFFFFF" w:themeFill="background1"/>
            <w:vAlign w:val="center"/>
          </w:tcPr>
          <w:p w14:paraId="4F17AA72" w14:textId="77777777" w:rsidR="00CB2ED6" w:rsidRDefault="00CB2ED6" w:rsidP="00CB2ED6">
            <w:pPr>
              <w:rPr>
                <w:rFonts w:ascii="Arial" w:hAnsi="Arial" w:cs="Arial"/>
                <w:sz w:val="20"/>
                <w:szCs w:val="20"/>
              </w:rPr>
            </w:pPr>
          </w:p>
        </w:tc>
        <w:tc>
          <w:tcPr>
            <w:tcW w:w="8505" w:type="dxa"/>
            <w:gridSpan w:val="2"/>
            <w:shd w:val="clear" w:color="auto" w:fill="FFFFFF" w:themeFill="background1"/>
            <w:vAlign w:val="center"/>
          </w:tcPr>
          <w:p w14:paraId="7F9A73C0" w14:textId="77777777" w:rsidR="00A6646D" w:rsidRDefault="00CB2ED6" w:rsidP="00A6646D">
            <w:pPr>
              <w:jc w:val="both"/>
              <w:rPr>
                <w:rFonts w:ascii="Arial" w:eastAsia="Times New Roman" w:hAnsi="Arial" w:cs="Arial"/>
                <w:color w:val="000000"/>
                <w:sz w:val="20"/>
                <w:szCs w:val="20"/>
                <w:lang w:val="es-CO" w:eastAsia="es-CO"/>
              </w:rPr>
            </w:pPr>
            <w:r w:rsidRPr="007C61ED">
              <w:rPr>
                <w:rFonts w:ascii="Arial" w:eastAsia="Times New Roman" w:hAnsi="Arial" w:cs="Arial"/>
                <w:color w:val="000000"/>
                <w:sz w:val="20"/>
                <w:szCs w:val="20"/>
                <w:lang w:val="es-CO" w:eastAsia="es-CO"/>
              </w:rPr>
              <w:t xml:space="preserve">Otros: Familia extendida y que hace parte del </w:t>
            </w:r>
            <w:r w:rsidR="00F21B3F">
              <w:rPr>
                <w:rFonts w:ascii="Arial" w:eastAsia="Times New Roman" w:hAnsi="Arial" w:cs="Arial"/>
                <w:color w:val="000000"/>
                <w:sz w:val="20"/>
                <w:szCs w:val="20"/>
                <w:lang w:val="es-CO" w:eastAsia="es-CO"/>
              </w:rPr>
              <w:t>grupo</w:t>
            </w:r>
            <w:r w:rsidR="00F21B3F" w:rsidRPr="007C61ED">
              <w:rPr>
                <w:rFonts w:ascii="Arial" w:eastAsia="Times New Roman" w:hAnsi="Arial" w:cs="Arial"/>
                <w:color w:val="000000"/>
                <w:sz w:val="20"/>
                <w:szCs w:val="20"/>
                <w:lang w:val="es-CO" w:eastAsia="es-CO"/>
              </w:rPr>
              <w:t xml:space="preserve"> </w:t>
            </w:r>
            <w:r w:rsidRPr="007C61ED">
              <w:rPr>
                <w:rFonts w:ascii="Arial" w:eastAsia="Times New Roman" w:hAnsi="Arial" w:cs="Arial"/>
                <w:color w:val="000000"/>
                <w:sz w:val="20"/>
                <w:szCs w:val="20"/>
                <w:lang w:val="es-CO" w:eastAsia="es-CO"/>
              </w:rPr>
              <w:t xml:space="preserve">familiar del evaluado como sobrinos (as), primos (as), cuñados (as) entre otros. </w:t>
            </w:r>
          </w:p>
          <w:p w14:paraId="59F2AC75" w14:textId="2ACC6DBB" w:rsidR="00CB2ED6" w:rsidRDefault="00CB2ED6" w:rsidP="00A6646D">
            <w:pPr>
              <w:jc w:val="both"/>
              <w:rPr>
                <w:rFonts w:ascii="Arial" w:hAnsi="Arial" w:cs="Arial"/>
                <w:sz w:val="20"/>
                <w:szCs w:val="20"/>
              </w:rPr>
            </w:pPr>
            <w:r w:rsidRPr="007C61ED">
              <w:rPr>
                <w:rFonts w:ascii="Arial" w:eastAsia="Times New Roman" w:hAnsi="Arial" w:cs="Arial"/>
                <w:color w:val="000000"/>
                <w:sz w:val="20"/>
                <w:szCs w:val="20"/>
                <w:lang w:val="es-CO" w:eastAsia="es-CO"/>
              </w:rPr>
              <w:br/>
            </w:r>
            <w:r w:rsidRPr="007C61ED">
              <w:rPr>
                <w:rFonts w:ascii="Arial" w:eastAsia="Times New Roman" w:hAnsi="Arial" w:cs="Arial"/>
                <w:b/>
                <w:bCs/>
                <w:color w:val="000000"/>
                <w:sz w:val="20"/>
                <w:szCs w:val="20"/>
                <w:lang w:val="es-CO" w:eastAsia="es-CO"/>
              </w:rPr>
              <w:t>* Marque con una X según corresponda.</w:t>
            </w:r>
          </w:p>
        </w:tc>
      </w:tr>
      <w:tr w:rsidR="00CB2ED6" w14:paraId="787B3FA2" w14:textId="77777777" w:rsidTr="007D23CA">
        <w:trPr>
          <w:trHeight w:val="340"/>
        </w:trPr>
        <w:tc>
          <w:tcPr>
            <w:tcW w:w="10774" w:type="dxa"/>
            <w:gridSpan w:val="3"/>
            <w:shd w:val="clear" w:color="auto" w:fill="D9D9D9" w:themeFill="background1" w:themeFillShade="D9"/>
            <w:vAlign w:val="center"/>
          </w:tcPr>
          <w:p w14:paraId="4F512EBF" w14:textId="5DF53996" w:rsidR="00CB2ED6" w:rsidRPr="007D23CA" w:rsidRDefault="00CB2ED6" w:rsidP="00CB2ED6">
            <w:pPr>
              <w:jc w:val="center"/>
              <w:rPr>
                <w:rFonts w:ascii="Arial" w:eastAsia="Times New Roman" w:hAnsi="Arial" w:cs="Arial"/>
                <w:b/>
                <w:bCs/>
                <w:sz w:val="20"/>
                <w:szCs w:val="20"/>
                <w:lang w:val="es-CO" w:eastAsia="es-CO"/>
              </w:rPr>
            </w:pPr>
            <w:r>
              <w:rPr>
                <w:rFonts w:ascii="Arial" w:hAnsi="Arial" w:cs="Arial"/>
                <w:b/>
                <w:bCs/>
                <w:sz w:val="20"/>
                <w:szCs w:val="20"/>
              </w:rPr>
              <w:t>I</w:t>
            </w:r>
            <w:r w:rsidRPr="00AE395D">
              <w:rPr>
                <w:rFonts w:ascii="Arial" w:hAnsi="Arial" w:cs="Arial"/>
                <w:b/>
                <w:bCs/>
                <w:sz w:val="20"/>
                <w:szCs w:val="20"/>
              </w:rPr>
              <w:t xml:space="preserve">V. </w:t>
            </w:r>
            <w:r>
              <w:rPr>
                <w:rFonts w:ascii="Arial" w:hAnsi="Arial" w:cs="Arial"/>
                <w:b/>
                <w:bCs/>
                <w:sz w:val="20"/>
                <w:szCs w:val="20"/>
              </w:rPr>
              <w:t>EVALUACIONES DE RIESGO ANTERIORES Y/O TRÁMITES DE EMERGENCIA</w:t>
            </w:r>
          </w:p>
        </w:tc>
      </w:tr>
      <w:tr w:rsidR="00CB2ED6" w14:paraId="2524D2B6" w14:textId="77777777" w:rsidTr="00E9262A">
        <w:trPr>
          <w:trHeight w:val="340"/>
        </w:trPr>
        <w:tc>
          <w:tcPr>
            <w:tcW w:w="10774" w:type="dxa"/>
            <w:gridSpan w:val="3"/>
            <w:shd w:val="clear" w:color="auto" w:fill="FFFFFF" w:themeFill="background1"/>
            <w:vAlign w:val="center"/>
          </w:tcPr>
          <w:p w14:paraId="255E4B88" w14:textId="77777777" w:rsidR="00CB2ED6" w:rsidRDefault="00CB2ED6" w:rsidP="00E9262A">
            <w:pPr>
              <w:jc w:val="both"/>
              <w:rPr>
                <w:rFonts w:ascii="Arial" w:hAnsi="Arial" w:cs="Arial"/>
                <w:sz w:val="20"/>
                <w:szCs w:val="20"/>
                <w:shd w:val="clear" w:color="auto" w:fill="FFFFFF" w:themeFill="background1"/>
              </w:rPr>
            </w:pPr>
            <w:r>
              <w:rPr>
                <w:rFonts w:ascii="Arial" w:eastAsia="Times New Roman" w:hAnsi="Arial" w:cs="Arial"/>
                <w:sz w:val="20"/>
                <w:szCs w:val="20"/>
                <w:lang w:eastAsia="es-CO"/>
              </w:rPr>
              <w:t xml:space="preserve">Relacione las </w:t>
            </w:r>
            <w:r w:rsidRPr="00F40B55">
              <w:rPr>
                <w:rFonts w:ascii="Arial" w:eastAsia="Times New Roman" w:hAnsi="Arial" w:cs="Arial"/>
                <w:sz w:val="20"/>
                <w:szCs w:val="20"/>
                <w:lang w:eastAsia="es-CO"/>
              </w:rPr>
              <w:t xml:space="preserve">evaluaciones de riesgo previas y/o trámites de emergencia realizados con anterioridad respecto de la </w:t>
            </w:r>
            <w:r w:rsidRPr="00E9262A">
              <w:rPr>
                <w:rFonts w:ascii="Arial" w:eastAsia="Times New Roman" w:hAnsi="Arial" w:cs="Arial"/>
                <w:sz w:val="20"/>
                <w:szCs w:val="20"/>
                <w:shd w:val="clear" w:color="auto" w:fill="FFFFFF" w:themeFill="background1"/>
                <w:lang w:eastAsia="es-CO"/>
              </w:rPr>
              <w:t xml:space="preserve">persona, que se encuentren en el consolidado de Excel del GRAERR, con el fin de establecer antecedentes, medidas adoptadas y su relación con el caso actual, </w:t>
            </w:r>
            <w:r w:rsidRPr="00E9262A">
              <w:rPr>
                <w:rFonts w:ascii="Arial" w:hAnsi="Arial" w:cs="Arial"/>
                <w:sz w:val="20"/>
                <w:szCs w:val="20"/>
                <w:shd w:val="clear" w:color="auto" w:fill="FFFFFF" w:themeFill="background1"/>
              </w:rPr>
              <w:t>debe de incluir el número de la orden de trabaj</w:t>
            </w:r>
            <w:r w:rsidR="00F21B3F">
              <w:rPr>
                <w:rFonts w:ascii="Arial" w:hAnsi="Arial" w:cs="Arial"/>
                <w:sz w:val="20"/>
                <w:szCs w:val="20"/>
                <w:shd w:val="clear" w:color="auto" w:fill="FFFFFF" w:themeFill="background1"/>
              </w:rPr>
              <w:t>o,</w:t>
            </w:r>
            <w:r w:rsidRPr="00E9262A">
              <w:rPr>
                <w:rFonts w:ascii="Arial" w:hAnsi="Arial" w:cs="Arial"/>
                <w:sz w:val="20"/>
                <w:szCs w:val="20"/>
                <w:shd w:val="clear" w:color="auto" w:fill="FFFFFF" w:themeFill="background1"/>
              </w:rPr>
              <w:t xml:space="preserve"> el resultado del nivel de riesgo</w:t>
            </w:r>
            <w:r w:rsidR="00F21B3F">
              <w:rPr>
                <w:rFonts w:ascii="Arial" w:hAnsi="Arial" w:cs="Arial"/>
                <w:sz w:val="20"/>
                <w:szCs w:val="20"/>
                <w:shd w:val="clear" w:color="auto" w:fill="FFFFFF" w:themeFill="background1"/>
              </w:rPr>
              <w:t xml:space="preserve"> y un resumen breve de los hechos evaluados anteriormente dando cumplimiento a los criterios de razonabilidad en tiempo, modo y lugar. </w:t>
            </w:r>
          </w:p>
          <w:p w14:paraId="24B093DA" w14:textId="33037D4D" w:rsidR="00A6646D" w:rsidRPr="007D23CA" w:rsidRDefault="00A6646D" w:rsidP="00E9262A">
            <w:pPr>
              <w:jc w:val="both"/>
              <w:rPr>
                <w:rFonts w:ascii="Arial" w:eastAsia="Times New Roman" w:hAnsi="Arial" w:cs="Arial"/>
                <w:b/>
                <w:bCs/>
                <w:sz w:val="20"/>
                <w:szCs w:val="20"/>
                <w:lang w:val="es-CO" w:eastAsia="es-CO"/>
              </w:rPr>
            </w:pPr>
          </w:p>
        </w:tc>
      </w:tr>
      <w:tr w:rsidR="00CB2ED6" w14:paraId="6D325425" w14:textId="77777777" w:rsidTr="007D23CA">
        <w:trPr>
          <w:trHeight w:val="340"/>
        </w:trPr>
        <w:tc>
          <w:tcPr>
            <w:tcW w:w="10774" w:type="dxa"/>
            <w:gridSpan w:val="3"/>
            <w:shd w:val="clear" w:color="auto" w:fill="D9D9D9" w:themeFill="background1" w:themeFillShade="D9"/>
            <w:vAlign w:val="center"/>
          </w:tcPr>
          <w:p w14:paraId="03E46CE6" w14:textId="6A918654" w:rsidR="00CB2ED6" w:rsidRDefault="00CB2ED6" w:rsidP="00CB2ED6">
            <w:pPr>
              <w:jc w:val="center"/>
              <w:rPr>
                <w:rFonts w:ascii="Arial" w:hAnsi="Arial" w:cs="Arial"/>
                <w:sz w:val="20"/>
                <w:szCs w:val="20"/>
              </w:rPr>
            </w:pPr>
            <w:r w:rsidRPr="00910686">
              <w:rPr>
                <w:rFonts w:ascii="Arial" w:hAnsi="Arial" w:cs="Arial"/>
                <w:b/>
                <w:bCs/>
                <w:sz w:val="20"/>
                <w:szCs w:val="20"/>
              </w:rPr>
              <w:t>V. ANÁLISIS Y RESUMEN DE LOS HECHOS</w:t>
            </w:r>
          </w:p>
        </w:tc>
      </w:tr>
      <w:tr w:rsidR="00CB2ED6" w14:paraId="5E0E8F73" w14:textId="77777777" w:rsidTr="007D23CA">
        <w:trPr>
          <w:trHeight w:val="500"/>
        </w:trPr>
        <w:tc>
          <w:tcPr>
            <w:tcW w:w="10774" w:type="dxa"/>
            <w:gridSpan w:val="3"/>
            <w:shd w:val="clear" w:color="auto" w:fill="FFFFFF" w:themeFill="background1"/>
            <w:vAlign w:val="center"/>
          </w:tcPr>
          <w:p w14:paraId="545A3028" w14:textId="77777777" w:rsidR="00CB2ED6" w:rsidRDefault="00CB2ED6" w:rsidP="00CB2ED6">
            <w:pPr>
              <w:jc w:val="both"/>
              <w:rPr>
                <w:ins w:id="1" w:author="Maria Angelina Rojas Gonzalez" w:date="2026-02-17T11:35:00Z"/>
                <w:rFonts w:ascii="Arial" w:eastAsia="Times New Roman" w:hAnsi="Arial" w:cs="Arial"/>
                <w:sz w:val="20"/>
                <w:szCs w:val="20"/>
                <w:lang w:eastAsia="es-CO"/>
              </w:rPr>
            </w:pPr>
            <w:r w:rsidRPr="007D23CA">
              <w:rPr>
                <w:rFonts w:ascii="Arial" w:eastAsia="Times New Roman" w:hAnsi="Arial" w:cs="Arial"/>
                <w:sz w:val="20"/>
                <w:szCs w:val="20"/>
                <w:lang w:val="es-CO" w:eastAsia="es-CO"/>
              </w:rPr>
              <w:t xml:space="preserve">Describa las situaciones </w:t>
            </w:r>
            <w:r>
              <w:rPr>
                <w:rFonts w:ascii="Arial" w:eastAsia="Times New Roman" w:hAnsi="Arial" w:cs="Arial"/>
                <w:sz w:val="20"/>
                <w:szCs w:val="20"/>
                <w:lang w:val="es-CO" w:eastAsia="es-CO"/>
              </w:rPr>
              <w:t>que presenta la persona evaluada o beneficiaria del Programa Especializado de Seguridad y Protección, de manera</w:t>
            </w:r>
            <w:r w:rsidRPr="007D23CA">
              <w:rPr>
                <w:rFonts w:ascii="Arial" w:eastAsia="Times New Roman" w:hAnsi="Arial" w:cs="Arial"/>
                <w:sz w:val="20"/>
                <w:szCs w:val="20"/>
                <w:lang w:eastAsia="es-CO"/>
              </w:rPr>
              <w:t xml:space="preserve"> clara, objetiva y cronológica de los hechos relevantes del caso, a partir de la información recopilada, evidencias disponibles y antecedentes documentales, identificando las circunstancias, actores involucrados y elementos que permitan comprender el contexto general de la situación analizada.</w:t>
            </w:r>
          </w:p>
          <w:p w14:paraId="260AC336" w14:textId="77777777" w:rsidR="00E9262A" w:rsidRDefault="00E9262A" w:rsidP="00CB2ED6">
            <w:pPr>
              <w:jc w:val="both"/>
              <w:rPr>
                <w:rFonts w:ascii="Arial" w:eastAsia="Times New Roman" w:hAnsi="Arial" w:cs="Arial"/>
                <w:sz w:val="20"/>
                <w:szCs w:val="20"/>
                <w:lang w:eastAsia="es-CO"/>
              </w:rPr>
            </w:pPr>
          </w:p>
          <w:p w14:paraId="2AEFA70C" w14:textId="2BF128E2" w:rsidR="00CB2ED6" w:rsidRDefault="00CB2ED6" w:rsidP="00CB2ED6">
            <w:pPr>
              <w:suppressAutoHyphens/>
              <w:ind w:right="105"/>
              <w:jc w:val="both"/>
              <w:textAlignment w:val="baseline"/>
              <w:rPr>
                <w:ins w:id="2" w:author="Maria Angelina Rojas Gonzalez" w:date="2026-02-17T11:35:00Z"/>
                <w:rFonts w:ascii="Arial" w:hAnsi="Arial" w:cs="Arial"/>
                <w:sz w:val="20"/>
                <w:szCs w:val="20"/>
              </w:rPr>
            </w:pPr>
            <w:r>
              <w:rPr>
                <w:rFonts w:ascii="Arial" w:hAnsi="Arial" w:cs="Arial"/>
                <w:sz w:val="20"/>
                <w:szCs w:val="20"/>
              </w:rPr>
              <w:t xml:space="preserve">A través de la </w:t>
            </w:r>
            <w:r w:rsidRPr="004C6FE6">
              <w:rPr>
                <w:rFonts w:ascii="Arial" w:hAnsi="Arial" w:cs="Arial"/>
                <w:sz w:val="20"/>
                <w:szCs w:val="20"/>
              </w:rPr>
              <w:t>información recolectada en campo para el desarrollo del estudio de nivel de</w:t>
            </w:r>
            <w:r>
              <w:rPr>
                <w:rFonts w:ascii="Arial" w:hAnsi="Arial" w:cs="Arial"/>
                <w:sz w:val="20"/>
                <w:szCs w:val="20"/>
              </w:rPr>
              <w:t xml:space="preserve"> </w:t>
            </w:r>
            <w:r w:rsidRPr="004C6FE6">
              <w:rPr>
                <w:rFonts w:ascii="Arial" w:hAnsi="Arial" w:cs="Arial"/>
                <w:sz w:val="20"/>
                <w:szCs w:val="20"/>
              </w:rPr>
              <w:t>riesgo individual. Estos deben ajustarse de acuerdo con lo integrado en este campo:</w:t>
            </w:r>
          </w:p>
          <w:p w14:paraId="108D0A9F" w14:textId="77777777" w:rsidR="00E9262A" w:rsidRPr="004C6FE6" w:rsidRDefault="00E9262A" w:rsidP="00CB2ED6">
            <w:pPr>
              <w:suppressAutoHyphens/>
              <w:ind w:right="105"/>
              <w:jc w:val="both"/>
              <w:textAlignment w:val="baseline"/>
              <w:rPr>
                <w:rFonts w:ascii="Arial" w:hAnsi="Arial" w:cs="Arial"/>
                <w:sz w:val="20"/>
                <w:szCs w:val="20"/>
              </w:rPr>
            </w:pPr>
          </w:p>
          <w:p w14:paraId="6BBCC7A2" w14:textId="6AE2E2E0" w:rsidR="00CB2ED6" w:rsidRPr="004C6FE6" w:rsidRDefault="00CB2ED6" w:rsidP="00CB2ED6">
            <w:pPr>
              <w:pStyle w:val="TableParagraph"/>
              <w:tabs>
                <w:tab w:val="left" w:pos="792"/>
              </w:tabs>
              <w:spacing w:line="276" w:lineRule="auto"/>
              <w:ind w:right="70"/>
              <w:jc w:val="both"/>
              <w:rPr>
                <w:rFonts w:ascii="Arial" w:hAnsi="Arial" w:cs="Arial"/>
                <w:sz w:val="20"/>
                <w:szCs w:val="20"/>
              </w:rPr>
            </w:pPr>
            <w:r w:rsidRPr="004C6FE6">
              <w:rPr>
                <w:rFonts w:ascii="Arial" w:hAnsi="Arial" w:cs="Arial"/>
                <w:sz w:val="20"/>
                <w:szCs w:val="20"/>
              </w:rPr>
              <w:t xml:space="preserve">1. </w:t>
            </w:r>
            <w:r w:rsidRPr="004C6FE6">
              <w:rPr>
                <w:rFonts w:ascii="Arial" w:hAnsi="Arial" w:cs="Arial"/>
                <w:b/>
                <w:bCs/>
                <w:sz w:val="20"/>
                <w:szCs w:val="20"/>
              </w:rPr>
              <w:t>Tipo de estudio:</w:t>
            </w:r>
            <w:r w:rsidRPr="004C6FE6">
              <w:rPr>
                <w:rFonts w:ascii="Arial" w:hAnsi="Arial" w:cs="Arial"/>
                <w:sz w:val="20"/>
                <w:szCs w:val="20"/>
              </w:rPr>
              <w:t xml:space="preserve"> Indicar el medio, tiempo y lugar de la solicitud del estudio de nivel de riesgo.</w:t>
            </w:r>
          </w:p>
          <w:p w14:paraId="444386AA" w14:textId="37A031D2" w:rsidR="00CB2ED6" w:rsidRPr="004C6FE6" w:rsidRDefault="00F21B3F" w:rsidP="00CB2ED6">
            <w:pPr>
              <w:pStyle w:val="TableParagraph"/>
              <w:tabs>
                <w:tab w:val="left" w:pos="792"/>
              </w:tabs>
              <w:spacing w:line="276" w:lineRule="auto"/>
              <w:ind w:right="70"/>
              <w:jc w:val="both"/>
              <w:rPr>
                <w:rFonts w:ascii="Arial" w:hAnsi="Arial" w:cs="Arial"/>
                <w:sz w:val="20"/>
                <w:szCs w:val="20"/>
              </w:rPr>
            </w:pPr>
            <w:r>
              <w:rPr>
                <w:rFonts w:ascii="Arial" w:hAnsi="Arial" w:cs="Arial"/>
                <w:sz w:val="20"/>
                <w:szCs w:val="20"/>
              </w:rPr>
              <w:t>2</w:t>
            </w:r>
            <w:r w:rsidR="00CB2ED6" w:rsidRPr="004C6FE6">
              <w:rPr>
                <w:rFonts w:ascii="Arial" w:hAnsi="Arial" w:cs="Arial"/>
                <w:sz w:val="20"/>
                <w:szCs w:val="20"/>
              </w:rPr>
              <w:t xml:space="preserve">. </w:t>
            </w:r>
            <w:r w:rsidR="00CB2ED6" w:rsidRPr="004C6FE6">
              <w:rPr>
                <w:rFonts w:ascii="Arial" w:hAnsi="Arial" w:cs="Arial"/>
                <w:b/>
                <w:bCs/>
                <w:sz w:val="20"/>
                <w:szCs w:val="20"/>
              </w:rPr>
              <w:t>Perfil:</w:t>
            </w:r>
          </w:p>
          <w:p w14:paraId="6D92087D" w14:textId="37F6CABB" w:rsidR="00CB2ED6" w:rsidRPr="004C6FE6" w:rsidRDefault="00F21B3F" w:rsidP="00CB2ED6">
            <w:pPr>
              <w:pStyle w:val="TableParagraph"/>
              <w:tabs>
                <w:tab w:val="left" w:pos="792"/>
              </w:tabs>
              <w:spacing w:line="276" w:lineRule="auto"/>
              <w:ind w:left="720" w:right="70"/>
              <w:jc w:val="both"/>
              <w:rPr>
                <w:rFonts w:ascii="Arial" w:hAnsi="Arial" w:cs="Arial"/>
                <w:sz w:val="20"/>
                <w:szCs w:val="20"/>
              </w:rPr>
            </w:pPr>
            <w:r>
              <w:rPr>
                <w:rFonts w:ascii="Arial" w:hAnsi="Arial" w:cs="Arial"/>
                <w:sz w:val="20"/>
                <w:szCs w:val="20"/>
              </w:rPr>
              <w:t>2</w:t>
            </w:r>
            <w:r w:rsidR="00CB2ED6" w:rsidRPr="004C6FE6">
              <w:rPr>
                <w:rFonts w:ascii="Arial" w:hAnsi="Arial" w:cs="Arial"/>
                <w:sz w:val="20"/>
                <w:szCs w:val="20"/>
              </w:rPr>
              <w:t xml:space="preserve">.1. Reincorporados: Perfil en armas (año de ingreso, estructura, zona de operación, seudónimo, rol, lugar de dejación de armas y/o lugar de inicio de su proceso de reincorporación) y perfil actual. </w:t>
            </w:r>
          </w:p>
          <w:p w14:paraId="165C905C" w14:textId="64B2BF9B" w:rsidR="00CB2ED6" w:rsidRPr="004C6FE6" w:rsidRDefault="00F21B3F" w:rsidP="00CB2ED6">
            <w:pPr>
              <w:pStyle w:val="TableParagraph"/>
              <w:tabs>
                <w:tab w:val="left" w:pos="792"/>
              </w:tabs>
              <w:spacing w:line="276" w:lineRule="auto"/>
              <w:ind w:left="720" w:right="70"/>
              <w:jc w:val="both"/>
              <w:rPr>
                <w:rFonts w:ascii="Arial" w:hAnsi="Arial" w:cs="Arial"/>
                <w:sz w:val="20"/>
                <w:szCs w:val="20"/>
              </w:rPr>
            </w:pPr>
            <w:r>
              <w:rPr>
                <w:rFonts w:ascii="Arial" w:hAnsi="Arial" w:cs="Arial"/>
                <w:sz w:val="20"/>
                <w:szCs w:val="20"/>
              </w:rPr>
              <w:t>2</w:t>
            </w:r>
            <w:r w:rsidR="00CB2ED6" w:rsidRPr="004C6FE6">
              <w:rPr>
                <w:rFonts w:ascii="Arial" w:hAnsi="Arial" w:cs="Arial"/>
                <w:sz w:val="20"/>
                <w:szCs w:val="20"/>
              </w:rPr>
              <w:t xml:space="preserve">.2. Integrantes del Partido Comunes: Rol y actividades partidarias, liderazgo, etc. </w:t>
            </w:r>
          </w:p>
          <w:p w14:paraId="781AD117" w14:textId="669DA69A" w:rsidR="00CB2ED6" w:rsidRDefault="00F21B3F" w:rsidP="00CB2ED6">
            <w:pPr>
              <w:pStyle w:val="TableParagraph"/>
              <w:tabs>
                <w:tab w:val="left" w:pos="792"/>
              </w:tabs>
              <w:spacing w:line="276" w:lineRule="auto"/>
              <w:ind w:left="720" w:right="70"/>
              <w:jc w:val="both"/>
              <w:rPr>
                <w:rFonts w:ascii="Arial" w:hAnsi="Arial" w:cs="Arial"/>
                <w:sz w:val="20"/>
                <w:szCs w:val="20"/>
              </w:rPr>
            </w:pPr>
            <w:r>
              <w:rPr>
                <w:rFonts w:ascii="Arial" w:hAnsi="Arial" w:cs="Arial"/>
                <w:sz w:val="20"/>
                <w:szCs w:val="20"/>
              </w:rPr>
              <w:t>2</w:t>
            </w:r>
            <w:r w:rsidR="00CB2ED6" w:rsidRPr="004C6FE6">
              <w:rPr>
                <w:rFonts w:ascii="Arial" w:hAnsi="Arial" w:cs="Arial"/>
                <w:sz w:val="20"/>
                <w:szCs w:val="20"/>
              </w:rPr>
              <w:t xml:space="preserve">.3 Familiares de los anteriores: tipo de relacionamiento familiar con </w:t>
            </w:r>
            <w:r w:rsidR="00CB2ED6" w:rsidRPr="00974631">
              <w:rPr>
                <w:rFonts w:ascii="Arial" w:hAnsi="Arial" w:cs="Arial"/>
                <w:sz w:val="20"/>
                <w:szCs w:val="20"/>
              </w:rPr>
              <w:t>el PPR y/o militante, actividades que realiza el evaluado</w:t>
            </w:r>
            <w:r>
              <w:rPr>
                <w:rFonts w:ascii="Arial" w:hAnsi="Arial" w:cs="Arial"/>
                <w:sz w:val="20"/>
                <w:szCs w:val="20"/>
              </w:rPr>
              <w:t>,</w:t>
            </w:r>
            <w:r w:rsidR="00CB2ED6" w:rsidRPr="00974631">
              <w:rPr>
                <w:rFonts w:ascii="Arial" w:hAnsi="Arial" w:cs="Arial"/>
                <w:sz w:val="20"/>
                <w:szCs w:val="20"/>
              </w:rPr>
              <w:t xml:space="preserve"> perfil del PPR y/o Militante y composición familiar.</w:t>
            </w:r>
          </w:p>
          <w:p w14:paraId="5CC5A291" w14:textId="4D61F383" w:rsidR="00CB2ED6" w:rsidRPr="00974631" w:rsidRDefault="00F21B3F" w:rsidP="00CB2ED6">
            <w:pPr>
              <w:pStyle w:val="TableParagraph"/>
              <w:tabs>
                <w:tab w:val="left" w:pos="792"/>
              </w:tabs>
              <w:spacing w:line="276" w:lineRule="auto"/>
              <w:ind w:right="70"/>
              <w:jc w:val="both"/>
              <w:rPr>
                <w:rFonts w:ascii="Arial" w:hAnsi="Arial" w:cs="Arial"/>
                <w:sz w:val="20"/>
                <w:szCs w:val="20"/>
              </w:rPr>
            </w:pPr>
            <w:r>
              <w:rPr>
                <w:rFonts w:ascii="Arial" w:hAnsi="Arial" w:cs="Arial"/>
                <w:sz w:val="20"/>
                <w:szCs w:val="20"/>
              </w:rPr>
              <w:t>3</w:t>
            </w:r>
            <w:r w:rsidR="00CB2ED6" w:rsidRPr="00974631">
              <w:rPr>
                <w:rFonts w:ascii="Arial" w:hAnsi="Arial" w:cs="Arial"/>
                <w:sz w:val="20"/>
                <w:szCs w:val="20"/>
              </w:rPr>
              <w:t xml:space="preserve">. </w:t>
            </w:r>
            <w:r w:rsidR="00CB2ED6" w:rsidRPr="00974631">
              <w:rPr>
                <w:rFonts w:ascii="Arial" w:hAnsi="Arial" w:cs="Arial"/>
                <w:b/>
                <w:bCs/>
                <w:sz w:val="20"/>
                <w:szCs w:val="20"/>
              </w:rPr>
              <w:t>Situaciones de riesgos y/o hechos sobrevivientes</w:t>
            </w:r>
            <w:r w:rsidR="00CB2ED6" w:rsidRPr="00974631">
              <w:rPr>
                <w:rFonts w:ascii="Arial" w:hAnsi="Arial" w:cs="Arial"/>
                <w:sz w:val="20"/>
                <w:szCs w:val="20"/>
              </w:rPr>
              <w:t>.</w:t>
            </w:r>
          </w:p>
          <w:p w14:paraId="24FA8200" w14:textId="7852A5F9" w:rsidR="00CB2ED6" w:rsidRPr="00974631" w:rsidRDefault="00F21B3F" w:rsidP="00CB2ED6">
            <w:pPr>
              <w:pStyle w:val="TableParagraph"/>
              <w:tabs>
                <w:tab w:val="left" w:pos="792"/>
              </w:tabs>
              <w:spacing w:line="276" w:lineRule="auto"/>
              <w:ind w:right="70"/>
              <w:jc w:val="both"/>
              <w:rPr>
                <w:rFonts w:ascii="Arial" w:hAnsi="Arial" w:cs="Arial"/>
                <w:sz w:val="20"/>
                <w:szCs w:val="20"/>
              </w:rPr>
            </w:pPr>
            <w:r>
              <w:rPr>
                <w:rFonts w:ascii="Arial" w:hAnsi="Arial" w:cs="Arial"/>
                <w:sz w:val="20"/>
                <w:szCs w:val="20"/>
              </w:rPr>
              <w:t>4</w:t>
            </w:r>
            <w:r w:rsidR="00CB2ED6" w:rsidRPr="00974631">
              <w:rPr>
                <w:rFonts w:ascii="Arial" w:hAnsi="Arial" w:cs="Arial"/>
                <w:sz w:val="20"/>
                <w:szCs w:val="20"/>
              </w:rPr>
              <w:t xml:space="preserve">. </w:t>
            </w:r>
            <w:r w:rsidR="00CB2ED6" w:rsidRPr="00974631">
              <w:rPr>
                <w:rFonts w:ascii="Arial" w:hAnsi="Arial" w:cs="Arial"/>
                <w:b/>
                <w:bCs/>
                <w:sz w:val="20"/>
                <w:szCs w:val="20"/>
              </w:rPr>
              <w:t>Fuentes de verificación</w:t>
            </w:r>
            <w:r w:rsidR="00CB2ED6" w:rsidRPr="00974631">
              <w:rPr>
                <w:rFonts w:ascii="Arial" w:hAnsi="Arial" w:cs="Arial"/>
                <w:sz w:val="20"/>
                <w:szCs w:val="20"/>
              </w:rPr>
              <w:t>.</w:t>
            </w:r>
          </w:p>
          <w:p w14:paraId="3959EE00" w14:textId="631B4F86" w:rsidR="00CB2ED6" w:rsidRPr="00974631" w:rsidRDefault="00F21B3F" w:rsidP="00CB2ED6">
            <w:pPr>
              <w:pStyle w:val="TableParagraph"/>
              <w:tabs>
                <w:tab w:val="left" w:pos="792"/>
              </w:tabs>
              <w:spacing w:line="276" w:lineRule="auto"/>
              <w:ind w:right="70"/>
              <w:jc w:val="both"/>
              <w:rPr>
                <w:rFonts w:ascii="Arial" w:hAnsi="Arial" w:cs="Arial"/>
                <w:sz w:val="20"/>
                <w:szCs w:val="20"/>
              </w:rPr>
            </w:pPr>
            <w:r>
              <w:rPr>
                <w:rFonts w:ascii="Arial" w:hAnsi="Arial" w:cs="Arial"/>
                <w:sz w:val="20"/>
                <w:szCs w:val="20"/>
              </w:rPr>
              <w:t>5</w:t>
            </w:r>
            <w:r w:rsidR="00CB2ED6" w:rsidRPr="00974631">
              <w:rPr>
                <w:rFonts w:ascii="Arial" w:hAnsi="Arial" w:cs="Arial"/>
                <w:sz w:val="20"/>
                <w:szCs w:val="20"/>
              </w:rPr>
              <w:t xml:space="preserve">. </w:t>
            </w:r>
            <w:r w:rsidR="00CB2ED6" w:rsidRPr="00974631">
              <w:rPr>
                <w:rFonts w:ascii="Arial" w:hAnsi="Arial" w:cs="Arial"/>
                <w:b/>
                <w:bCs/>
                <w:sz w:val="20"/>
                <w:szCs w:val="20"/>
              </w:rPr>
              <w:t>Enfoque diferencial y/o de género</w:t>
            </w:r>
            <w:r w:rsidR="00CB2ED6" w:rsidRPr="00974631">
              <w:rPr>
                <w:rFonts w:ascii="Arial" w:hAnsi="Arial" w:cs="Arial"/>
                <w:sz w:val="20"/>
                <w:szCs w:val="20"/>
              </w:rPr>
              <w:t>.</w:t>
            </w:r>
          </w:p>
          <w:p w14:paraId="3FC75B83" w14:textId="0497831B" w:rsidR="00CB2ED6" w:rsidRPr="002A3E68" w:rsidRDefault="00F21B3F" w:rsidP="00CB2ED6">
            <w:pPr>
              <w:pStyle w:val="TableParagraph"/>
              <w:tabs>
                <w:tab w:val="left" w:pos="792"/>
              </w:tabs>
              <w:spacing w:line="276" w:lineRule="auto"/>
              <w:ind w:right="70"/>
              <w:jc w:val="both"/>
              <w:rPr>
                <w:rFonts w:ascii="Arial" w:hAnsi="Arial" w:cs="Arial"/>
                <w:sz w:val="20"/>
                <w:szCs w:val="20"/>
              </w:rPr>
            </w:pPr>
            <w:r>
              <w:rPr>
                <w:rFonts w:ascii="Arial" w:hAnsi="Arial" w:cs="Arial"/>
                <w:sz w:val="20"/>
                <w:szCs w:val="20"/>
              </w:rPr>
              <w:t>6</w:t>
            </w:r>
            <w:r w:rsidR="00CB2ED6" w:rsidRPr="00974631">
              <w:rPr>
                <w:rFonts w:ascii="Arial" w:hAnsi="Arial" w:cs="Arial"/>
                <w:sz w:val="20"/>
                <w:szCs w:val="20"/>
              </w:rPr>
              <w:t xml:space="preserve">. </w:t>
            </w:r>
            <w:r w:rsidR="00CB2ED6" w:rsidRPr="00974631">
              <w:rPr>
                <w:rFonts w:ascii="Arial" w:hAnsi="Arial" w:cs="Arial"/>
                <w:b/>
                <w:bCs/>
                <w:sz w:val="20"/>
                <w:szCs w:val="20"/>
              </w:rPr>
              <w:t>Vulnerabilidades</w:t>
            </w:r>
          </w:p>
        </w:tc>
      </w:tr>
      <w:tr w:rsidR="00CB2ED6" w14:paraId="055C339A" w14:textId="77777777" w:rsidTr="007D23CA">
        <w:trPr>
          <w:trHeight w:val="340"/>
        </w:trPr>
        <w:tc>
          <w:tcPr>
            <w:tcW w:w="10774" w:type="dxa"/>
            <w:gridSpan w:val="3"/>
            <w:shd w:val="clear" w:color="auto" w:fill="D9D9D9" w:themeFill="background1" w:themeFillShade="D9"/>
            <w:vAlign w:val="center"/>
          </w:tcPr>
          <w:p w14:paraId="2B195199" w14:textId="1615D800" w:rsidR="00CB2ED6" w:rsidRPr="007D23CA" w:rsidRDefault="00CB2ED6" w:rsidP="00CB2ED6">
            <w:pPr>
              <w:jc w:val="center"/>
              <w:rPr>
                <w:rFonts w:ascii="Arial" w:eastAsia="Times New Roman" w:hAnsi="Arial" w:cs="Arial"/>
                <w:sz w:val="20"/>
                <w:szCs w:val="20"/>
                <w:lang w:val="es-CO" w:eastAsia="es-CO"/>
              </w:rPr>
            </w:pPr>
            <w:r w:rsidRPr="007D23CA">
              <w:rPr>
                <w:rFonts w:ascii="Arial" w:hAnsi="Arial" w:cs="Arial"/>
                <w:b/>
                <w:bCs/>
                <w:sz w:val="20"/>
                <w:szCs w:val="20"/>
              </w:rPr>
              <w:t>V</w:t>
            </w:r>
            <w:r>
              <w:rPr>
                <w:rFonts w:ascii="Arial" w:hAnsi="Arial" w:cs="Arial"/>
                <w:b/>
                <w:bCs/>
                <w:sz w:val="20"/>
                <w:szCs w:val="20"/>
              </w:rPr>
              <w:t>I</w:t>
            </w:r>
            <w:r w:rsidRPr="007D23CA">
              <w:rPr>
                <w:rFonts w:ascii="Arial" w:hAnsi="Arial" w:cs="Arial"/>
                <w:b/>
                <w:bCs/>
                <w:sz w:val="20"/>
                <w:szCs w:val="20"/>
              </w:rPr>
              <w:t>. CONTEXTO DE ORDEN PÚBLICO</w:t>
            </w:r>
          </w:p>
        </w:tc>
      </w:tr>
      <w:tr w:rsidR="00CB2ED6" w14:paraId="1AAB2F7B" w14:textId="77777777" w:rsidTr="002A3E68">
        <w:trPr>
          <w:trHeight w:val="1768"/>
        </w:trPr>
        <w:tc>
          <w:tcPr>
            <w:tcW w:w="10774" w:type="dxa"/>
            <w:gridSpan w:val="3"/>
            <w:shd w:val="clear" w:color="auto" w:fill="FFFFFF" w:themeFill="background1"/>
            <w:vAlign w:val="center"/>
          </w:tcPr>
          <w:p w14:paraId="32B968E1" w14:textId="583F8EFE" w:rsidR="00CB2ED6" w:rsidRDefault="00CB2ED6" w:rsidP="00CB2ED6">
            <w:pPr>
              <w:jc w:val="both"/>
              <w:rPr>
                <w:ins w:id="3" w:author="Maria Angelina Rojas Gonzalez" w:date="2026-02-17T11:32:00Z"/>
                <w:rFonts w:ascii="Arial" w:eastAsia="Times New Roman" w:hAnsi="Arial" w:cs="Arial"/>
                <w:sz w:val="20"/>
                <w:szCs w:val="20"/>
                <w:lang w:eastAsia="es-CO"/>
              </w:rPr>
            </w:pPr>
            <w:r>
              <w:rPr>
                <w:rFonts w:ascii="Arial" w:eastAsia="Times New Roman" w:hAnsi="Arial" w:cs="Arial"/>
                <w:sz w:val="20"/>
                <w:szCs w:val="20"/>
                <w:lang w:eastAsia="es-CO"/>
              </w:rPr>
              <w:t>Describa el</w:t>
            </w:r>
            <w:r w:rsidRPr="007D23CA">
              <w:rPr>
                <w:rFonts w:ascii="Arial" w:eastAsia="Times New Roman" w:hAnsi="Arial" w:cs="Arial"/>
                <w:sz w:val="20"/>
                <w:szCs w:val="20"/>
                <w:lang w:eastAsia="es-CO"/>
              </w:rPr>
              <w:t xml:space="preserve"> análisis del entorno de seguridad y orden público vigente en el territorio donde ocurren los hechos o donde se ejecuta la orden de trabajo, considerando las dinámicas sociales, conflictividades, presencia de actores armados o situaciones de alteración del orden público que puedan incidir en el caso objeto de análisis.</w:t>
            </w:r>
          </w:p>
          <w:p w14:paraId="4DC60CA2" w14:textId="77777777" w:rsidR="00E9262A" w:rsidRDefault="00E9262A" w:rsidP="00CB2ED6">
            <w:pPr>
              <w:jc w:val="both"/>
              <w:rPr>
                <w:rFonts w:ascii="Arial" w:eastAsia="Times New Roman" w:hAnsi="Arial" w:cs="Arial"/>
                <w:sz w:val="20"/>
                <w:szCs w:val="20"/>
                <w:lang w:eastAsia="es-CO"/>
              </w:rPr>
            </w:pPr>
          </w:p>
          <w:p w14:paraId="0D992A8C" w14:textId="77777777" w:rsidR="00CB2ED6" w:rsidRDefault="00CB2ED6" w:rsidP="00CB2ED6">
            <w:pPr>
              <w:jc w:val="both"/>
              <w:rPr>
                <w:rFonts w:ascii="Arial" w:hAnsi="Arial" w:cs="Arial"/>
                <w:sz w:val="20"/>
                <w:szCs w:val="20"/>
              </w:rPr>
            </w:pPr>
            <w:r>
              <w:rPr>
                <w:rFonts w:ascii="Arial" w:hAnsi="Arial" w:cs="Arial"/>
                <w:sz w:val="20"/>
                <w:szCs w:val="20"/>
              </w:rPr>
              <w:t>A partir de la</w:t>
            </w:r>
            <w:r w:rsidRPr="004C6FE6">
              <w:rPr>
                <w:rFonts w:ascii="Arial" w:hAnsi="Arial" w:cs="Arial"/>
                <w:sz w:val="20"/>
                <w:szCs w:val="20"/>
              </w:rPr>
              <w:t xml:space="preserve"> información consultada a través de a medios abiertos y/o especializados (Alertas Temprana, JEP, INDEPAZ, etc.), entrevistas a terceros o información suministrada por entidades del territorio donde se realiza la recolección de información para identificar factores de riesgos en contra del evaluado</w:t>
            </w:r>
            <w:r>
              <w:rPr>
                <w:rFonts w:ascii="Arial" w:hAnsi="Arial" w:cs="Arial"/>
                <w:sz w:val="20"/>
                <w:szCs w:val="20"/>
              </w:rPr>
              <w:t xml:space="preserve"> (a) o beneficiario (a) del Programa de Protección. </w:t>
            </w:r>
          </w:p>
          <w:p w14:paraId="24E0881F" w14:textId="77777777" w:rsidR="00437D85" w:rsidRDefault="00437D85" w:rsidP="00CB2ED6">
            <w:pPr>
              <w:jc w:val="both"/>
              <w:rPr>
                <w:rFonts w:ascii="Arial" w:hAnsi="Arial" w:cs="Arial"/>
                <w:sz w:val="20"/>
                <w:szCs w:val="20"/>
              </w:rPr>
            </w:pPr>
          </w:p>
          <w:p w14:paraId="37D0BAF3" w14:textId="77777777" w:rsidR="00437D85" w:rsidRDefault="00437D85" w:rsidP="00CB2ED6">
            <w:pPr>
              <w:jc w:val="both"/>
              <w:rPr>
                <w:rFonts w:ascii="Arial" w:hAnsi="Arial" w:cs="Arial"/>
                <w:sz w:val="20"/>
                <w:szCs w:val="20"/>
              </w:rPr>
            </w:pPr>
          </w:p>
          <w:p w14:paraId="197AE4E0" w14:textId="3A109DBA" w:rsidR="00910686" w:rsidRPr="007D23CA" w:rsidRDefault="00910686" w:rsidP="00CB2ED6">
            <w:pPr>
              <w:jc w:val="both"/>
              <w:rPr>
                <w:rFonts w:ascii="Arial" w:eastAsia="Times New Roman" w:hAnsi="Arial" w:cs="Arial"/>
                <w:sz w:val="20"/>
                <w:szCs w:val="20"/>
                <w:lang w:val="es-CO" w:eastAsia="es-CO"/>
              </w:rPr>
            </w:pPr>
          </w:p>
        </w:tc>
      </w:tr>
      <w:tr w:rsidR="00CB2ED6" w14:paraId="1EA3A519" w14:textId="77777777" w:rsidTr="00F40B55">
        <w:trPr>
          <w:trHeight w:val="340"/>
        </w:trPr>
        <w:tc>
          <w:tcPr>
            <w:tcW w:w="10774" w:type="dxa"/>
            <w:gridSpan w:val="3"/>
            <w:shd w:val="clear" w:color="auto" w:fill="D9D9D9" w:themeFill="background1" w:themeFillShade="D9"/>
            <w:vAlign w:val="center"/>
          </w:tcPr>
          <w:p w14:paraId="7B3AED04" w14:textId="7B501DF1" w:rsidR="00CB2ED6" w:rsidRPr="007D23CA" w:rsidRDefault="00CB2ED6" w:rsidP="00CB2ED6">
            <w:pPr>
              <w:jc w:val="center"/>
              <w:rPr>
                <w:rFonts w:ascii="Arial" w:eastAsia="Times New Roman" w:hAnsi="Arial" w:cs="Arial"/>
                <w:sz w:val="20"/>
                <w:szCs w:val="20"/>
                <w:lang w:val="es-CO" w:eastAsia="es-CO"/>
              </w:rPr>
            </w:pPr>
            <w:r w:rsidRPr="00AE395D">
              <w:rPr>
                <w:rFonts w:ascii="Arial" w:hAnsi="Arial" w:cs="Arial"/>
                <w:b/>
                <w:bCs/>
                <w:sz w:val="20"/>
                <w:szCs w:val="20"/>
              </w:rPr>
              <w:t>V</w:t>
            </w:r>
            <w:r>
              <w:rPr>
                <w:rFonts w:ascii="Arial" w:hAnsi="Arial" w:cs="Arial"/>
                <w:b/>
                <w:bCs/>
                <w:sz w:val="20"/>
                <w:szCs w:val="20"/>
              </w:rPr>
              <w:t>I</w:t>
            </w:r>
            <w:r w:rsidRPr="00AE395D">
              <w:rPr>
                <w:rFonts w:ascii="Arial" w:hAnsi="Arial" w:cs="Arial"/>
                <w:b/>
                <w:bCs/>
                <w:sz w:val="20"/>
                <w:szCs w:val="20"/>
              </w:rPr>
              <w:t>I. ALERTAS TEMPRANAS</w:t>
            </w:r>
          </w:p>
        </w:tc>
      </w:tr>
      <w:tr w:rsidR="00CB2ED6" w14:paraId="5AD6BC4F" w14:textId="77777777" w:rsidTr="002A3E68">
        <w:trPr>
          <w:trHeight w:val="1331"/>
        </w:trPr>
        <w:tc>
          <w:tcPr>
            <w:tcW w:w="10774" w:type="dxa"/>
            <w:gridSpan w:val="3"/>
            <w:shd w:val="clear" w:color="auto" w:fill="FFFFFF" w:themeFill="background1"/>
            <w:vAlign w:val="center"/>
          </w:tcPr>
          <w:p w14:paraId="578A5677" w14:textId="77777777" w:rsidR="00CB2ED6" w:rsidRDefault="00CB2ED6" w:rsidP="00CB2ED6">
            <w:pPr>
              <w:jc w:val="both"/>
              <w:rPr>
                <w:rFonts w:ascii="Arial" w:eastAsia="Times New Roman" w:hAnsi="Arial" w:cs="Arial"/>
                <w:sz w:val="20"/>
                <w:szCs w:val="20"/>
                <w:lang w:eastAsia="es-CO"/>
              </w:rPr>
            </w:pPr>
            <w:r>
              <w:rPr>
                <w:rFonts w:ascii="Arial" w:eastAsia="Times New Roman" w:hAnsi="Arial" w:cs="Arial"/>
                <w:sz w:val="20"/>
                <w:szCs w:val="20"/>
                <w:lang w:eastAsia="es-CO"/>
              </w:rPr>
              <w:lastRenderedPageBreak/>
              <w:t xml:space="preserve">Relacione información de las </w:t>
            </w:r>
            <w:r w:rsidRPr="00F40B55">
              <w:rPr>
                <w:rFonts w:ascii="Arial" w:eastAsia="Times New Roman" w:hAnsi="Arial" w:cs="Arial"/>
                <w:sz w:val="20"/>
                <w:szCs w:val="20"/>
                <w:lang w:eastAsia="es-CO"/>
              </w:rPr>
              <w:t>alertas tempranas vigentes o emitidas por entidades competentes</w:t>
            </w:r>
            <w:r>
              <w:rPr>
                <w:rFonts w:ascii="Arial" w:eastAsia="Times New Roman" w:hAnsi="Arial" w:cs="Arial"/>
                <w:sz w:val="20"/>
                <w:szCs w:val="20"/>
                <w:lang w:eastAsia="es-CO"/>
              </w:rPr>
              <w:t xml:space="preserve"> como la (</w:t>
            </w:r>
            <w:r w:rsidRPr="004C6FE6">
              <w:rPr>
                <w:rFonts w:ascii="Arial" w:hAnsi="Arial" w:cs="Arial"/>
                <w:sz w:val="20"/>
                <w:szCs w:val="20"/>
              </w:rPr>
              <w:t>Comisión Intersectorial de Alertas Tempranas y/o el sistema de alertas tempranas de la Defensoría del Pueblo</w:t>
            </w:r>
            <w:r>
              <w:rPr>
                <w:rFonts w:ascii="Arial" w:hAnsi="Arial" w:cs="Arial"/>
                <w:sz w:val="20"/>
                <w:szCs w:val="20"/>
              </w:rPr>
              <w:t>)</w:t>
            </w:r>
            <w:r w:rsidRPr="004C6FE6">
              <w:rPr>
                <w:rFonts w:ascii="Arial" w:hAnsi="Arial" w:cs="Arial"/>
                <w:sz w:val="20"/>
                <w:szCs w:val="20"/>
              </w:rPr>
              <w:t xml:space="preserve"> que permita dilucidar la Configuración del Riesgo a la población objeto del decreto 299 de 2017, conductas que viola o vulnera los DDHH de la población objeto y/o civil en el lugar de ubicación</w:t>
            </w:r>
            <w:r w:rsidRPr="00F40B55">
              <w:rPr>
                <w:rFonts w:ascii="Arial" w:eastAsia="Times New Roman" w:hAnsi="Arial" w:cs="Arial"/>
                <w:sz w:val="20"/>
                <w:szCs w:val="20"/>
                <w:lang w:eastAsia="es-CO"/>
              </w:rPr>
              <w:t>, relacionadas con riesgos para la población, el territorio o la institucionalidad, que tengan incidencia directa o indirecta en el caso objeto de análisis.</w:t>
            </w:r>
          </w:p>
          <w:p w14:paraId="07016044" w14:textId="53467402" w:rsidR="002B3323" w:rsidRPr="0025622E" w:rsidRDefault="002B3323" w:rsidP="00CB2ED6">
            <w:pPr>
              <w:jc w:val="both"/>
              <w:rPr>
                <w:rFonts w:ascii="Arial" w:eastAsia="Times New Roman" w:hAnsi="Arial" w:cs="Arial"/>
                <w:sz w:val="20"/>
                <w:szCs w:val="20"/>
                <w:lang w:eastAsia="es-CO"/>
              </w:rPr>
            </w:pPr>
          </w:p>
        </w:tc>
      </w:tr>
      <w:tr w:rsidR="00CB2ED6" w14:paraId="3FAA8A41" w14:textId="77777777" w:rsidTr="00F40B55">
        <w:trPr>
          <w:trHeight w:val="340"/>
        </w:trPr>
        <w:tc>
          <w:tcPr>
            <w:tcW w:w="10774" w:type="dxa"/>
            <w:gridSpan w:val="3"/>
            <w:shd w:val="clear" w:color="auto" w:fill="D9D9D9" w:themeFill="background1" w:themeFillShade="D9"/>
            <w:vAlign w:val="center"/>
          </w:tcPr>
          <w:p w14:paraId="2294C086" w14:textId="6B0E13B4" w:rsidR="00CB2ED6" w:rsidRPr="007D23CA" w:rsidRDefault="00CB2ED6" w:rsidP="00CB2ED6">
            <w:pPr>
              <w:jc w:val="center"/>
              <w:rPr>
                <w:rFonts w:ascii="Arial" w:eastAsia="Times New Roman" w:hAnsi="Arial" w:cs="Arial"/>
                <w:sz w:val="20"/>
                <w:szCs w:val="20"/>
                <w:lang w:val="es-CO" w:eastAsia="es-CO"/>
              </w:rPr>
            </w:pPr>
            <w:r w:rsidRPr="00AE395D">
              <w:rPr>
                <w:rFonts w:ascii="Arial" w:hAnsi="Arial" w:cs="Arial"/>
                <w:b/>
                <w:bCs/>
                <w:sz w:val="20"/>
                <w:szCs w:val="20"/>
              </w:rPr>
              <w:t>V</w:t>
            </w:r>
            <w:r>
              <w:rPr>
                <w:rFonts w:ascii="Arial" w:hAnsi="Arial" w:cs="Arial"/>
                <w:b/>
                <w:bCs/>
                <w:sz w:val="20"/>
                <w:szCs w:val="20"/>
              </w:rPr>
              <w:t>II</w:t>
            </w:r>
            <w:r w:rsidRPr="00AE395D">
              <w:rPr>
                <w:rFonts w:ascii="Arial" w:hAnsi="Arial" w:cs="Arial"/>
                <w:b/>
                <w:bCs/>
                <w:sz w:val="20"/>
                <w:szCs w:val="20"/>
              </w:rPr>
              <w:t xml:space="preserve">I. </w:t>
            </w:r>
            <w:r>
              <w:rPr>
                <w:rFonts w:ascii="Arial" w:hAnsi="Arial" w:cs="Arial"/>
                <w:b/>
                <w:bCs/>
                <w:sz w:val="20"/>
                <w:szCs w:val="20"/>
              </w:rPr>
              <w:t>MEDIDAS DE EMERGENCIA</w:t>
            </w:r>
          </w:p>
        </w:tc>
      </w:tr>
      <w:tr w:rsidR="00CB2ED6" w14:paraId="2883CD55" w14:textId="77777777" w:rsidTr="002A3E68">
        <w:trPr>
          <w:trHeight w:val="766"/>
        </w:trPr>
        <w:tc>
          <w:tcPr>
            <w:tcW w:w="10774" w:type="dxa"/>
            <w:gridSpan w:val="3"/>
            <w:shd w:val="clear" w:color="auto" w:fill="FFFFFF" w:themeFill="background1"/>
            <w:vAlign w:val="center"/>
          </w:tcPr>
          <w:p w14:paraId="0C86C016" w14:textId="53FE5B50" w:rsidR="00CB2ED6" w:rsidRPr="002A3E68" w:rsidRDefault="00CB2ED6" w:rsidP="00CB2ED6">
            <w:pPr>
              <w:jc w:val="both"/>
              <w:rPr>
                <w:rFonts w:ascii="Arial" w:eastAsia="Times New Roman" w:hAnsi="Arial" w:cs="Arial"/>
                <w:sz w:val="20"/>
                <w:szCs w:val="20"/>
                <w:lang w:eastAsia="es-CO"/>
              </w:rPr>
            </w:pPr>
            <w:r>
              <w:rPr>
                <w:rFonts w:ascii="Arial" w:eastAsia="Times New Roman" w:hAnsi="Arial" w:cs="Arial"/>
                <w:sz w:val="20"/>
                <w:szCs w:val="20"/>
                <w:lang w:eastAsia="es-CO"/>
              </w:rPr>
              <w:t xml:space="preserve">Relacione </w:t>
            </w:r>
            <w:r w:rsidRPr="00F40B55">
              <w:rPr>
                <w:rFonts w:ascii="Arial" w:eastAsia="Times New Roman" w:hAnsi="Arial" w:cs="Arial"/>
                <w:sz w:val="20"/>
                <w:szCs w:val="20"/>
                <w:lang w:eastAsia="es-CO"/>
              </w:rPr>
              <w:t xml:space="preserve">las medidas de emergencia </w:t>
            </w:r>
            <w:r>
              <w:rPr>
                <w:rFonts w:ascii="Arial" w:eastAsia="Times New Roman" w:hAnsi="Arial" w:cs="Arial"/>
                <w:sz w:val="20"/>
                <w:szCs w:val="20"/>
                <w:lang w:eastAsia="es-CO"/>
              </w:rPr>
              <w:t>implementadas</w:t>
            </w:r>
            <w:r w:rsidRPr="00F40B55">
              <w:rPr>
                <w:rFonts w:ascii="Arial" w:eastAsia="Times New Roman" w:hAnsi="Arial" w:cs="Arial"/>
                <w:sz w:val="20"/>
                <w:szCs w:val="20"/>
                <w:lang w:eastAsia="es-CO"/>
              </w:rPr>
              <w:t xml:space="preserve"> o recomendadas para mitigar, contener o reducir el riesgo identificado, orientadas a la protección de la vida, la integridad,</w:t>
            </w:r>
            <w:r>
              <w:rPr>
                <w:rFonts w:ascii="Arial" w:eastAsia="Times New Roman" w:hAnsi="Arial" w:cs="Arial"/>
                <w:sz w:val="20"/>
                <w:szCs w:val="20"/>
                <w:lang w:eastAsia="es-CO"/>
              </w:rPr>
              <w:t xml:space="preserve"> libertad y seguridad personal</w:t>
            </w:r>
            <w:r w:rsidR="00F21B3F">
              <w:rPr>
                <w:rFonts w:ascii="Arial" w:eastAsia="Times New Roman" w:hAnsi="Arial" w:cs="Arial"/>
                <w:sz w:val="20"/>
                <w:szCs w:val="20"/>
                <w:lang w:eastAsia="es-CO"/>
              </w:rPr>
              <w:t xml:space="preserve">. Únicamente las únicas que no han sido ratificadas mediante resolución. </w:t>
            </w:r>
            <w:r w:rsidRPr="004C6FE6">
              <w:rPr>
                <w:rFonts w:ascii="Arial" w:hAnsi="Arial" w:cs="Arial"/>
                <w:sz w:val="20"/>
                <w:szCs w:val="20"/>
              </w:rPr>
              <w:t xml:space="preserve">(incluir </w:t>
            </w:r>
            <w:r>
              <w:rPr>
                <w:rFonts w:ascii="Arial" w:hAnsi="Arial" w:cs="Arial"/>
                <w:sz w:val="20"/>
                <w:szCs w:val="20"/>
              </w:rPr>
              <w:t>nú</w:t>
            </w:r>
            <w:r w:rsidRPr="004C6FE6">
              <w:rPr>
                <w:rFonts w:ascii="Arial" w:hAnsi="Arial" w:cs="Arial"/>
                <w:sz w:val="20"/>
                <w:szCs w:val="20"/>
              </w:rPr>
              <w:t>mero y fecha de activación del trámite).</w:t>
            </w:r>
          </w:p>
        </w:tc>
      </w:tr>
      <w:tr w:rsidR="00CB2ED6" w14:paraId="546B9521" w14:textId="77777777" w:rsidTr="00F40B55">
        <w:trPr>
          <w:trHeight w:val="340"/>
        </w:trPr>
        <w:tc>
          <w:tcPr>
            <w:tcW w:w="10774" w:type="dxa"/>
            <w:gridSpan w:val="3"/>
            <w:shd w:val="clear" w:color="auto" w:fill="D9D9D9" w:themeFill="background1" w:themeFillShade="D9"/>
            <w:vAlign w:val="center"/>
          </w:tcPr>
          <w:p w14:paraId="36C23B59" w14:textId="59C1AE6A" w:rsidR="00CB2ED6" w:rsidRPr="007D23CA" w:rsidRDefault="00CB2ED6" w:rsidP="00CB2ED6">
            <w:pPr>
              <w:jc w:val="center"/>
              <w:rPr>
                <w:rFonts w:ascii="Arial" w:eastAsia="Times New Roman" w:hAnsi="Arial" w:cs="Arial"/>
                <w:sz w:val="20"/>
                <w:szCs w:val="20"/>
                <w:lang w:val="es-CO" w:eastAsia="es-CO"/>
              </w:rPr>
            </w:pPr>
            <w:r w:rsidRPr="00AE395D">
              <w:rPr>
                <w:rFonts w:ascii="Arial" w:hAnsi="Arial" w:cs="Arial"/>
                <w:b/>
                <w:bCs/>
                <w:sz w:val="20"/>
                <w:szCs w:val="20"/>
              </w:rPr>
              <w:t>I</w:t>
            </w:r>
            <w:r>
              <w:rPr>
                <w:rFonts w:ascii="Arial" w:hAnsi="Arial" w:cs="Arial"/>
                <w:b/>
                <w:bCs/>
                <w:sz w:val="20"/>
                <w:szCs w:val="20"/>
              </w:rPr>
              <w:t>X</w:t>
            </w:r>
            <w:r w:rsidRPr="00AE395D">
              <w:rPr>
                <w:rFonts w:ascii="Arial" w:hAnsi="Arial" w:cs="Arial"/>
                <w:b/>
                <w:bCs/>
                <w:sz w:val="20"/>
                <w:szCs w:val="20"/>
              </w:rPr>
              <w:t xml:space="preserve">. </w:t>
            </w:r>
            <w:r>
              <w:rPr>
                <w:rFonts w:ascii="Arial" w:hAnsi="Arial" w:cs="Arial"/>
                <w:b/>
                <w:bCs/>
                <w:sz w:val="20"/>
                <w:szCs w:val="20"/>
              </w:rPr>
              <w:t>MEDIDAS DE PROTECCIÓN VIGENTES</w:t>
            </w:r>
          </w:p>
        </w:tc>
      </w:tr>
      <w:tr w:rsidR="00CB2ED6" w14:paraId="34A39DE4" w14:textId="77777777" w:rsidTr="007D23CA">
        <w:trPr>
          <w:trHeight w:val="500"/>
        </w:trPr>
        <w:tc>
          <w:tcPr>
            <w:tcW w:w="10774" w:type="dxa"/>
            <w:gridSpan w:val="3"/>
            <w:shd w:val="clear" w:color="auto" w:fill="FFFFFF" w:themeFill="background1"/>
            <w:vAlign w:val="center"/>
          </w:tcPr>
          <w:p w14:paraId="0ED8F7B5" w14:textId="1C612F5E" w:rsidR="00CB2ED6" w:rsidRPr="007D23CA" w:rsidRDefault="00CB2ED6" w:rsidP="00CB2ED6">
            <w:pPr>
              <w:jc w:val="both"/>
              <w:rPr>
                <w:rFonts w:ascii="Arial" w:eastAsia="Times New Roman" w:hAnsi="Arial" w:cs="Arial"/>
                <w:sz w:val="20"/>
                <w:szCs w:val="20"/>
                <w:lang w:val="es-CO" w:eastAsia="es-CO"/>
              </w:rPr>
            </w:pPr>
            <w:r>
              <w:rPr>
                <w:rFonts w:ascii="Arial" w:hAnsi="Arial" w:cs="Arial"/>
                <w:sz w:val="20"/>
                <w:szCs w:val="20"/>
              </w:rPr>
              <w:t xml:space="preserve">Relacione las medidas de protección vigentes mediante la </w:t>
            </w:r>
            <w:r w:rsidRPr="004C6FE6">
              <w:rPr>
                <w:rFonts w:ascii="Arial" w:hAnsi="Arial" w:cs="Arial"/>
                <w:sz w:val="20"/>
                <w:szCs w:val="20"/>
              </w:rPr>
              <w:t>consulta</w:t>
            </w:r>
            <w:r>
              <w:rPr>
                <w:rFonts w:ascii="Arial" w:hAnsi="Arial" w:cs="Arial"/>
                <w:sz w:val="20"/>
                <w:szCs w:val="20"/>
              </w:rPr>
              <w:t xml:space="preserve"> </w:t>
            </w:r>
            <w:r w:rsidRPr="004C6FE6">
              <w:rPr>
                <w:rFonts w:ascii="Arial" w:hAnsi="Arial" w:cs="Arial"/>
                <w:sz w:val="20"/>
                <w:szCs w:val="20"/>
              </w:rPr>
              <w:t>al grupo y/o a coordinación de implementación, seguimiento y finalización de medidas de la subdirección especializada de seguridad de la unidad nacional de protección – UNP acerca de las medidas de seguridad y protección que cuente actualmente el evaluado</w:t>
            </w:r>
            <w:r>
              <w:rPr>
                <w:rFonts w:ascii="Arial" w:hAnsi="Arial" w:cs="Arial"/>
                <w:sz w:val="20"/>
                <w:szCs w:val="20"/>
              </w:rPr>
              <w:t xml:space="preserve"> (a) / beneficiario (a)</w:t>
            </w:r>
            <w:r w:rsidRPr="004C6FE6">
              <w:rPr>
                <w:rFonts w:ascii="Arial" w:hAnsi="Arial" w:cs="Arial"/>
                <w:sz w:val="20"/>
                <w:szCs w:val="20"/>
              </w:rPr>
              <w:t>. Estos pueden ser mediante Tr</w:t>
            </w:r>
            <w:r>
              <w:rPr>
                <w:rFonts w:ascii="Arial" w:hAnsi="Arial" w:cs="Arial"/>
                <w:sz w:val="20"/>
                <w:szCs w:val="20"/>
              </w:rPr>
              <w:t>á</w:t>
            </w:r>
            <w:r w:rsidRPr="004C6FE6">
              <w:rPr>
                <w:rFonts w:ascii="Arial" w:hAnsi="Arial" w:cs="Arial"/>
                <w:sz w:val="20"/>
                <w:szCs w:val="20"/>
              </w:rPr>
              <w:t>mite de emergencia o resolución</w:t>
            </w:r>
            <w:r w:rsidR="00F21B3F">
              <w:rPr>
                <w:rFonts w:ascii="Arial" w:hAnsi="Arial" w:cs="Arial"/>
                <w:sz w:val="20"/>
                <w:szCs w:val="20"/>
              </w:rPr>
              <w:t>.</w:t>
            </w:r>
          </w:p>
        </w:tc>
      </w:tr>
      <w:tr w:rsidR="00CB2ED6" w14:paraId="2D5B23BC" w14:textId="77777777" w:rsidTr="002A3E68">
        <w:trPr>
          <w:trHeight w:val="340"/>
        </w:trPr>
        <w:tc>
          <w:tcPr>
            <w:tcW w:w="10774" w:type="dxa"/>
            <w:gridSpan w:val="3"/>
            <w:shd w:val="clear" w:color="auto" w:fill="D9D9D9" w:themeFill="background1" w:themeFillShade="D9"/>
            <w:vAlign w:val="center"/>
          </w:tcPr>
          <w:p w14:paraId="0309E321" w14:textId="5D7C1384" w:rsidR="00CB2ED6" w:rsidRPr="007D23CA" w:rsidRDefault="00CB2ED6" w:rsidP="00CB2ED6">
            <w:pPr>
              <w:jc w:val="center"/>
              <w:rPr>
                <w:rFonts w:ascii="Arial" w:eastAsia="Times New Roman" w:hAnsi="Arial" w:cs="Arial"/>
                <w:sz w:val="20"/>
                <w:szCs w:val="20"/>
                <w:lang w:val="es-CO" w:eastAsia="es-CO"/>
              </w:rPr>
            </w:pPr>
            <w:r w:rsidRPr="00704230">
              <w:rPr>
                <w:rFonts w:ascii="Arial" w:hAnsi="Arial" w:cs="Arial"/>
                <w:b/>
                <w:bCs/>
                <w:sz w:val="20"/>
                <w:szCs w:val="20"/>
              </w:rPr>
              <w:t>X.</w:t>
            </w:r>
            <w:r>
              <w:rPr>
                <w:rFonts w:ascii="Arial" w:hAnsi="Arial" w:cs="Arial"/>
                <w:b/>
                <w:bCs/>
                <w:sz w:val="20"/>
                <w:szCs w:val="20"/>
              </w:rPr>
              <w:t xml:space="preserve"> </w:t>
            </w:r>
            <w:r w:rsidRPr="00704230">
              <w:rPr>
                <w:rFonts w:ascii="Arial" w:hAnsi="Arial" w:cs="Arial"/>
                <w:b/>
                <w:bCs/>
                <w:sz w:val="20"/>
                <w:szCs w:val="20"/>
              </w:rPr>
              <w:t>NIVEL</w:t>
            </w:r>
            <w:r>
              <w:rPr>
                <w:rFonts w:ascii="Arial" w:hAnsi="Arial" w:cs="Arial"/>
                <w:b/>
                <w:bCs/>
                <w:sz w:val="20"/>
                <w:szCs w:val="20"/>
              </w:rPr>
              <w:t xml:space="preserve"> </w:t>
            </w:r>
            <w:r w:rsidRPr="00704230">
              <w:rPr>
                <w:rFonts w:ascii="Arial" w:hAnsi="Arial" w:cs="Arial"/>
                <w:b/>
                <w:bCs/>
                <w:sz w:val="20"/>
                <w:szCs w:val="20"/>
              </w:rPr>
              <w:t>DEL RIESGO</w:t>
            </w:r>
          </w:p>
        </w:tc>
      </w:tr>
      <w:tr w:rsidR="00CB2ED6" w14:paraId="08A0A678" w14:textId="77777777" w:rsidTr="002A3E68">
        <w:trPr>
          <w:trHeight w:val="642"/>
        </w:trPr>
        <w:tc>
          <w:tcPr>
            <w:tcW w:w="10774" w:type="dxa"/>
            <w:gridSpan w:val="3"/>
            <w:shd w:val="clear" w:color="auto" w:fill="FFFFFF" w:themeFill="background1"/>
            <w:vAlign w:val="center"/>
          </w:tcPr>
          <w:p w14:paraId="319DAA72" w14:textId="7F29889A" w:rsidR="00CB2ED6" w:rsidRPr="007D23CA" w:rsidRDefault="00CB2ED6" w:rsidP="00CB2ED6">
            <w:pPr>
              <w:jc w:val="both"/>
              <w:rPr>
                <w:rFonts w:ascii="Arial" w:eastAsia="Times New Roman" w:hAnsi="Arial" w:cs="Arial"/>
                <w:sz w:val="20"/>
                <w:szCs w:val="20"/>
                <w:lang w:val="es-CO" w:eastAsia="es-CO"/>
              </w:rPr>
            </w:pPr>
            <w:r>
              <w:rPr>
                <w:rFonts w:ascii="Arial" w:hAnsi="Arial" w:cs="Arial"/>
                <w:sz w:val="20"/>
                <w:szCs w:val="20"/>
              </w:rPr>
              <w:t xml:space="preserve">Relacione </w:t>
            </w:r>
            <w:r w:rsidRPr="004C6FE6">
              <w:rPr>
                <w:rFonts w:ascii="Arial" w:hAnsi="Arial" w:cs="Arial"/>
                <w:sz w:val="20"/>
                <w:szCs w:val="20"/>
              </w:rPr>
              <w:t>el nivel al cual se encuentra expuesto el evaluado</w:t>
            </w:r>
            <w:r>
              <w:rPr>
                <w:rFonts w:ascii="Arial" w:hAnsi="Arial" w:cs="Arial"/>
                <w:sz w:val="20"/>
                <w:szCs w:val="20"/>
              </w:rPr>
              <w:t xml:space="preserve"> (a) / beneficiario(a),</w:t>
            </w:r>
            <w:r w:rsidRPr="004C6FE6">
              <w:rPr>
                <w:rFonts w:ascii="Arial" w:hAnsi="Arial" w:cs="Arial"/>
                <w:sz w:val="20"/>
                <w:szCs w:val="20"/>
              </w:rPr>
              <w:t xml:space="preserve"> para los presentes efectos, puede ser ordinario, extraordinario</w:t>
            </w:r>
            <w:r w:rsidR="00CA1DE9">
              <w:rPr>
                <w:rFonts w:ascii="Arial" w:hAnsi="Arial" w:cs="Arial"/>
                <w:sz w:val="20"/>
                <w:szCs w:val="20"/>
              </w:rPr>
              <w:t>, extraordinario de género</w:t>
            </w:r>
            <w:r w:rsidRPr="004C6FE6">
              <w:rPr>
                <w:rFonts w:ascii="Arial" w:hAnsi="Arial" w:cs="Arial"/>
                <w:sz w:val="20"/>
                <w:szCs w:val="20"/>
              </w:rPr>
              <w:t xml:space="preserve"> o extremo (Decreto 1066 de 2015).</w:t>
            </w:r>
          </w:p>
        </w:tc>
      </w:tr>
      <w:tr w:rsidR="00CB2ED6" w14:paraId="34A3D5C6" w14:textId="77777777" w:rsidTr="00597D0F">
        <w:trPr>
          <w:trHeight w:val="340"/>
        </w:trPr>
        <w:tc>
          <w:tcPr>
            <w:tcW w:w="10774" w:type="dxa"/>
            <w:gridSpan w:val="3"/>
            <w:shd w:val="clear" w:color="auto" w:fill="D9D9D9" w:themeFill="background1" w:themeFillShade="D9"/>
            <w:vAlign w:val="center"/>
          </w:tcPr>
          <w:p w14:paraId="0987AA7B" w14:textId="61BC1DF6" w:rsidR="00CB2ED6" w:rsidRPr="004C6FE6" w:rsidRDefault="00CB2ED6" w:rsidP="00CB2ED6">
            <w:pPr>
              <w:jc w:val="center"/>
              <w:rPr>
                <w:rFonts w:ascii="Arial" w:hAnsi="Arial" w:cs="Arial"/>
                <w:sz w:val="20"/>
                <w:szCs w:val="20"/>
              </w:rPr>
            </w:pPr>
            <w:r>
              <w:rPr>
                <w:rFonts w:ascii="Arial" w:hAnsi="Arial" w:cs="Arial"/>
                <w:b/>
                <w:bCs/>
                <w:sz w:val="20"/>
                <w:szCs w:val="20"/>
              </w:rPr>
              <w:t xml:space="preserve">XI. </w:t>
            </w:r>
            <w:r w:rsidRPr="004C6FE6">
              <w:rPr>
                <w:rFonts w:ascii="Arial" w:hAnsi="Arial" w:cs="Arial"/>
                <w:b/>
                <w:bCs/>
                <w:sz w:val="20"/>
                <w:szCs w:val="20"/>
              </w:rPr>
              <w:t>CONCLUSIÓN D</w:t>
            </w:r>
            <w:r>
              <w:rPr>
                <w:rFonts w:ascii="Arial" w:hAnsi="Arial" w:cs="Arial"/>
                <w:b/>
                <w:bCs/>
                <w:sz w:val="20"/>
                <w:szCs w:val="20"/>
              </w:rPr>
              <w:t>E LA EVALUACIÓN DEL RIESGO</w:t>
            </w:r>
          </w:p>
        </w:tc>
      </w:tr>
      <w:tr w:rsidR="00CB2ED6" w14:paraId="682F9178" w14:textId="77777777" w:rsidTr="007D23CA">
        <w:trPr>
          <w:trHeight w:val="500"/>
        </w:trPr>
        <w:tc>
          <w:tcPr>
            <w:tcW w:w="10774" w:type="dxa"/>
            <w:gridSpan w:val="3"/>
            <w:shd w:val="clear" w:color="auto" w:fill="FFFFFF" w:themeFill="background1"/>
            <w:vAlign w:val="center"/>
          </w:tcPr>
          <w:p w14:paraId="0C7AAB6D" w14:textId="77777777" w:rsidR="00CB2ED6" w:rsidRDefault="00CB2ED6" w:rsidP="00CB2ED6">
            <w:pPr>
              <w:jc w:val="both"/>
              <w:rPr>
                <w:rFonts w:ascii="Arial" w:hAnsi="Arial" w:cs="Arial"/>
                <w:sz w:val="20"/>
                <w:szCs w:val="20"/>
              </w:rPr>
            </w:pPr>
            <w:r>
              <w:rPr>
                <w:rFonts w:ascii="Arial" w:hAnsi="Arial" w:cs="Arial"/>
                <w:sz w:val="20"/>
                <w:szCs w:val="20"/>
              </w:rPr>
              <w:t>Se r</w:t>
            </w:r>
            <w:r w:rsidRPr="004C6FE6">
              <w:rPr>
                <w:rFonts w:ascii="Arial" w:hAnsi="Arial" w:cs="Arial"/>
                <w:sz w:val="20"/>
                <w:szCs w:val="20"/>
              </w:rPr>
              <w:t>efiere a los criterios de razonabilidad el cual se realiza del análisis identificado de los diferentes factores de riesgo (amenaza, riesgo específico y vulnerabilidad) a fin de determinar el nivel al cual se encuentra expuesto el evaluado, para los presentes efectos, puede ser ordinario, extraordinario</w:t>
            </w:r>
            <w:r w:rsidR="00CA1DE9">
              <w:rPr>
                <w:rFonts w:ascii="Arial" w:hAnsi="Arial" w:cs="Arial"/>
                <w:sz w:val="20"/>
                <w:szCs w:val="20"/>
              </w:rPr>
              <w:t>, extraordinario de género</w:t>
            </w:r>
            <w:r w:rsidRPr="004C6FE6">
              <w:rPr>
                <w:rFonts w:ascii="Arial" w:hAnsi="Arial" w:cs="Arial"/>
                <w:sz w:val="20"/>
                <w:szCs w:val="20"/>
              </w:rPr>
              <w:t xml:space="preserve"> o extremo (Decreto 1066 de 2015). </w:t>
            </w:r>
            <w:r w:rsidR="00CA1DE9">
              <w:rPr>
                <w:rFonts w:ascii="Arial" w:hAnsi="Arial" w:cs="Arial"/>
                <w:sz w:val="20"/>
                <w:szCs w:val="20"/>
              </w:rPr>
              <w:t>M</w:t>
            </w:r>
            <w:r w:rsidRPr="004C6FE6">
              <w:rPr>
                <w:rFonts w:ascii="Arial" w:hAnsi="Arial" w:cs="Arial"/>
                <w:sz w:val="20"/>
                <w:szCs w:val="20"/>
              </w:rPr>
              <w:t>encionar brevemente los elementos del riesgo en clave de amenaza directa y potencial (aspectos de liderazgo, visibilidad, contexto territorial), vulnerabilidades e impacto consecuencial todo enmarcado en los cinco criterios de razonabilidad (perfil, relacionamiento con las autoridades, contexto territorial, factores de estigmatización, garantías para el ejercicio de la política y la reincorporación</w:t>
            </w:r>
            <w:r w:rsidR="00CA1DE9">
              <w:rPr>
                <w:rFonts w:ascii="Arial" w:hAnsi="Arial" w:cs="Arial"/>
                <w:sz w:val="20"/>
                <w:szCs w:val="20"/>
              </w:rPr>
              <w:t>)</w:t>
            </w:r>
            <w:r w:rsidRPr="004C6FE6">
              <w:rPr>
                <w:rFonts w:ascii="Arial" w:hAnsi="Arial" w:cs="Arial"/>
                <w:sz w:val="20"/>
                <w:szCs w:val="20"/>
              </w:rPr>
              <w:t>.</w:t>
            </w:r>
          </w:p>
          <w:p w14:paraId="7CBC8B0E" w14:textId="43CDF4F3" w:rsidR="00EA48B8" w:rsidRPr="004C6FE6" w:rsidRDefault="00EA48B8" w:rsidP="00CB2ED6">
            <w:pPr>
              <w:jc w:val="both"/>
              <w:rPr>
                <w:rFonts w:ascii="Arial" w:hAnsi="Arial" w:cs="Arial"/>
                <w:sz w:val="20"/>
                <w:szCs w:val="20"/>
              </w:rPr>
            </w:pPr>
          </w:p>
        </w:tc>
      </w:tr>
      <w:tr w:rsidR="00CB2ED6" w14:paraId="4B231AB5" w14:textId="77777777" w:rsidTr="00597D0F">
        <w:trPr>
          <w:trHeight w:val="340"/>
        </w:trPr>
        <w:tc>
          <w:tcPr>
            <w:tcW w:w="10774" w:type="dxa"/>
            <w:gridSpan w:val="3"/>
            <w:shd w:val="clear" w:color="auto" w:fill="D9D9D9" w:themeFill="background1" w:themeFillShade="D9"/>
            <w:vAlign w:val="center"/>
          </w:tcPr>
          <w:p w14:paraId="4BC12130" w14:textId="474DB93A" w:rsidR="00CB2ED6" w:rsidRPr="00597D0F" w:rsidRDefault="00CB2ED6" w:rsidP="00CB2ED6">
            <w:pPr>
              <w:jc w:val="center"/>
              <w:rPr>
                <w:rFonts w:ascii="Arial" w:hAnsi="Arial" w:cs="Arial"/>
                <w:b/>
                <w:bCs/>
                <w:sz w:val="20"/>
                <w:szCs w:val="20"/>
              </w:rPr>
            </w:pPr>
            <w:r w:rsidRPr="00EA29AC">
              <w:rPr>
                <w:rFonts w:ascii="Arial" w:hAnsi="Arial" w:cs="Arial"/>
                <w:b/>
                <w:bCs/>
                <w:sz w:val="20"/>
                <w:szCs w:val="20"/>
              </w:rPr>
              <w:t>XI</w:t>
            </w:r>
            <w:r>
              <w:rPr>
                <w:rFonts w:ascii="Arial" w:hAnsi="Arial" w:cs="Arial"/>
                <w:b/>
                <w:bCs/>
                <w:sz w:val="20"/>
                <w:szCs w:val="20"/>
              </w:rPr>
              <w:t>I</w:t>
            </w:r>
            <w:r w:rsidRPr="00EA29AC">
              <w:rPr>
                <w:rFonts w:ascii="Arial" w:hAnsi="Arial" w:cs="Arial"/>
                <w:b/>
                <w:bCs/>
                <w:sz w:val="20"/>
                <w:szCs w:val="20"/>
              </w:rPr>
              <w:t xml:space="preserve">. </w:t>
            </w:r>
            <w:r w:rsidR="00EA48B8">
              <w:rPr>
                <w:rFonts w:ascii="Arial" w:hAnsi="Arial" w:cs="Arial"/>
                <w:b/>
                <w:bCs/>
                <w:sz w:val="20"/>
                <w:szCs w:val="20"/>
              </w:rPr>
              <w:t>MODIFICACIONES SOLICITADAS EN PREMESA POR LOS Y LAS DELEGADAS DE LA MTSP</w:t>
            </w:r>
          </w:p>
        </w:tc>
      </w:tr>
      <w:tr w:rsidR="00CB2ED6" w14:paraId="5B69DF75" w14:textId="77777777" w:rsidTr="00EA48B8">
        <w:trPr>
          <w:trHeight w:val="340"/>
        </w:trPr>
        <w:tc>
          <w:tcPr>
            <w:tcW w:w="10774" w:type="dxa"/>
            <w:gridSpan w:val="3"/>
            <w:shd w:val="clear" w:color="auto" w:fill="FFFFFF" w:themeFill="background1"/>
            <w:vAlign w:val="center"/>
          </w:tcPr>
          <w:p w14:paraId="03E74C61" w14:textId="4260BF5C" w:rsidR="002B3323" w:rsidRPr="00E9262A" w:rsidRDefault="00CB2ED6" w:rsidP="00332874">
            <w:pPr>
              <w:jc w:val="both"/>
              <w:rPr>
                <w:rFonts w:ascii="Arial" w:hAnsi="Arial" w:cs="Arial"/>
                <w:sz w:val="20"/>
                <w:szCs w:val="20"/>
              </w:rPr>
            </w:pPr>
            <w:r>
              <w:rPr>
                <w:rFonts w:ascii="Arial" w:hAnsi="Arial" w:cs="Arial"/>
                <w:sz w:val="20"/>
                <w:szCs w:val="20"/>
              </w:rPr>
              <w:t xml:space="preserve">Las modificaciones que se relacionarán estarán sujetas a los cambios del nivel del riesgo o aquellas que generen devolución del estudio. Se deberá indicar fecha de la premesa y el nombre del o los delegados de la MTSP que realizaron la solicitud. </w:t>
            </w:r>
          </w:p>
        </w:tc>
      </w:tr>
      <w:tr w:rsidR="00CB2ED6" w14:paraId="1C9C2423" w14:textId="77777777" w:rsidTr="00597D0F">
        <w:trPr>
          <w:trHeight w:val="340"/>
        </w:trPr>
        <w:tc>
          <w:tcPr>
            <w:tcW w:w="10774" w:type="dxa"/>
            <w:gridSpan w:val="3"/>
            <w:shd w:val="clear" w:color="auto" w:fill="D9D9D9" w:themeFill="background1" w:themeFillShade="D9"/>
            <w:vAlign w:val="center"/>
          </w:tcPr>
          <w:p w14:paraId="140EF365" w14:textId="278B8B85" w:rsidR="00CB2ED6" w:rsidRDefault="00CB2ED6" w:rsidP="00CB2ED6">
            <w:pPr>
              <w:jc w:val="center"/>
              <w:rPr>
                <w:rFonts w:ascii="Arial" w:hAnsi="Arial" w:cs="Arial"/>
                <w:sz w:val="20"/>
                <w:szCs w:val="20"/>
              </w:rPr>
            </w:pPr>
            <w:r w:rsidRPr="00597D0F">
              <w:rPr>
                <w:rFonts w:ascii="Arial" w:hAnsi="Arial" w:cs="Arial"/>
                <w:b/>
                <w:bCs/>
                <w:sz w:val="20"/>
                <w:szCs w:val="20"/>
              </w:rPr>
              <w:t>XI</w:t>
            </w:r>
            <w:r w:rsidR="00E9262A">
              <w:rPr>
                <w:rFonts w:ascii="Arial" w:hAnsi="Arial" w:cs="Arial"/>
                <w:b/>
                <w:bCs/>
                <w:sz w:val="20"/>
                <w:szCs w:val="20"/>
              </w:rPr>
              <w:t>II</w:t>
            </w:r>
            <w:r w:rsidRPr="00597D0F">
              <w:rPr>
                <w:rFonts w:ascii="Arial" w:hAnsi="Arial" w:cs="Arial"/>
                <w:b/>
                <w:bCs/>
                <w:sz w:val="20"/>
                <w:szCs w:val="20"/>
              </w:rPr>
              <w:t>. DATOS DEL SERVIDOR PÚBLICO O CONTRATISTA QUE REALIZA LA EVALUACIÓN DE RIESGO</w:t>
            </w:r>
          </w:p>
        </w:tc>
      </w:tr>
      <w:tr w:rsidR="00CB2ED6" w14:paraId="1D2D884D" w14:textId="3AC7F180" w:rsidTr="00654F03">
        <w:trPr>
          <w:trHeight w:val="500"/>
        </w:trPr>
        <w:tc>
          <w:tcPr>
            <w:tcW w:w="2269" w:type="dxa"/>
            <w:shd w:val="clear" w:color="auto" w:fill="FFFFFF" w:themeFill="background1"/>
            <w:vAlign w:val="center"/>
          </w:tcPr>
          <w:p w14:paraId="3799AA78" w14:textId="695195C0" w:rsidR="00CB2ED6" w:rsidRDefault="00CB2ED6" w:rsidP="00CB2ED6">
            <w:pPr>
              <w:jc w:val="both"/>
              <w:rPr>
                <w:rFonts w:ascii="Arial" w:hAnsi="Arial" w:cs="Arial"/>
                <w:sz w:val="20"/>
                <w:szCs w:val="20"/>
              </w:rPr>
            </w:pPr>
            <w:r w:rsidRPr="00344D9B">
              <w:rPr>
                <w:rFonts w:ascii="Arial" w:hAnsi="Arial" w:cs="Arial"/>
                <w:sz w:val="20"/>
                <w:szCs w:val="20"/>
              </w:rPr>
              <w:t>Nombres y Apellidos</w:t>
            </w:r>
          </w:p>
        </w:tc>
        <w:tc>
          <w:tcPr>
            <w:tcW w:w="8505" w:type="dxa"/>
            <w:gridSpan w:val="2"/>
            <w:shd w:val="clear" w:color="auto" w:fill="FFFFFF" w:themeFill="background1"/>
            <w:vAlign w:val="center"/>
          </w:tcPr>
          <w:p w14:paraId="23888A40" w14:textId="56A1FC40" w:rsidR="00CB2ED6" w:rsidRDefault="00CB2ED6" w:rsidP="00CB2ED6">
            <w:pPr>
              <w:jc w:val="both"/>
              <w:rPr>
                <w:rFonts w:ascii="Arial" w:hAnsi="Arial" w:cs="Arial"/>
                <w:sz w:val="20"/>
                <w:szCs w:val="20"/>
              </w:rPr>
            </w:pPr>
            <w:r w:rsidRPr="00AA2DF6">
              <w:rPr>
                <w:rFonts w:ascii="Arial" w:hAnsi="Arial" w:cs="Arial"/>
                <w:sz w:val="20"/>
                <w:szCs w:val="20"/>
              </w:rPr>
              <w:t xml:space="preserve">Diligencie nombre completo del servidor público o contratista </w:t>
            </w:r>
            <w:r>
              <w:rPr>
                <w:rFonts w:ascii="Arial" w:hAnsi="Arial" w:cs="Arial"/>
                <w:sz w:val="20"/>
                <w:szCs w:val="20"/>
              </w:rPr>
              <w:t>que realiza la evaluación del riesgo</w:t>
            </w:r>
            <w:r w:rsidR="00E9262A">
              <w:rPr>
                <w:rFonts w:ascii="Arial" w:hAnsi="Arial" w:cs="Arial"/>
                <w:sz w:val="20"/>
                <w:szCs w:val="20"/>
              </w:rPr>
              <w:t>.</w:t>
            </w:r>
          </w:p>
        </w:tc>
      </w:tr>
      <w:tr w:rsidR="00CB2ED6" w14:paraId="77B81331" w14:textId="3706892A" w:rsidTr="00654F03">
        <w:trPr>
          <w:trHeight w:val="500"/>
        </w:trPr>
        <w:tc>
          <w:tcPr>
            <w:tcW w:w="2269" w:type="dxa"/>
            <w:shd w:val="clear" w:color="auto" w:fill="FFFFFF" w:themeFill="background1"/>
            <w:vAlign w:val="center"/>
          </w:tcPr>
          <w:p w14:paraId="15EE72D5" w14:textId="44C29622" w:rsidR="00CB2ED6" w:rsidRDefault="00CB2ED6" w:rsidP="00CB2ED6">
            <w:pPr>
              <w:jc w:val="both"/>
              <w:rPr>
                <w:rFonts w:ascii="Arial" w:hAnsi="Arial" w:cs="Arial"/>
                <w:sz w:val="20"/>
                <w:szCs w:val="20"/>
              </w:rPr>
            </w:pPr>
            <w:r w:rsidRPr="00344D9B">
              <w:rPr>
                <w:rFonts w:ascii="Arial" w:hAnsi="Arial" w:cs="Arial"/>
                <w:sz w:val="20"/>
                <w:szCs w:val="20"/>
              </w:rPr>
              <w:t>Documento de Identidad N°</w:t>
            </w:r>
          </w:p>
        </w:tc>
        <w:tc>
          <w:tcPr>
            <w:tcW w:w="8505" w:type="dxa"/>
            <w:gridSpan w:val="2"/>
            <w:shd w:val="clear" w:color="auto" w:fill="FFFFFF" w:themeFill="background1"/>
            <w:vAlign w:val="center"/>
          </w:tcPr>
          <w:p w14:paraId="10C8EE85" w14:textId="40474FAE" w:rsidR="00CB2ED6" w:rsidRDefault="00CB2ED6" w:rsidP="00CB2ED6">
            <w:pPr>
              <w:jc w:val="both"/>
              <w:rPr>
                <w:rFonts w:ascii="Arial" w:hAnsi="Arial" w:cs="Arial"/>
                <w:sz w:val="20"/>
                <w:szCs w:val="20"/>
              </w:rPr>
            </w:pPr>
            <w:r w:rsidRPr="00AA2DF6">
              <w:rPr>
                <w:rFonts w:ascii="Arial" w:hAnsi="Arial" w:cs="Arial"/>
                <w:sz w:val="20"/>
                <w:szCs w:val="20"/>
              </w:rPr>
              <w:t>Diligencie el número de documento de identidad.</w:t>
            </w:r>
          </w:p>
        </w:tc>
      </w:tr>
      <w:tr w:rsidR="00CB2ED6" w14:paraId="4B54BBEF" w14:textId="163C88ED" w:rsidTr="00654F03">
        <w:trPr>
          <w:trHeight w:val="500"/>
        </w:trPr>
        <w:tc>
          <w:tcPr>
            <w:tcW w:w="2269" w:type="dxa"/>
            <w:shd w:val="clear" w:color="auto" w:fill="FFFFFF" w:themeFill="background1"/>
            <w:vAlign w:val="center"/>
          </w:tcPr>
          <w:p w14:paraId="083744BD" w14:textId="0988F48E" w:rsidR="00CB2ED6" w:rsidRDefault="00CB2ED6" w:rsidP="00CB2ED6">
            <w:pPr>
              <w:jc w:val="both"/>
              <w:rPr>
                <w:rFonts w:ascii="Arial" w:hAnsi="Arial" w:cs="Arial"/>
                <w:sz w:val="20"/>
                <w:szCs w:val="20"/>
              </w:rPr>
            </w:pPr>
            <w:r w:rsidRPr="00344D9B">
              <w:rPr>
                <w:rFonts w:ascii="Arial" w:hAnsi="Arial" w:cs="Arial"/>
                <w:sz w:val="20"/>
                <w:szCs w:val="20"/>
              </w:rPr>
              <w:t>Cargo o Rol</w:t>
            </w:r>
          </w:p>
        </w:tc>
        <w:tc>
          <w:tcPr>
            <w:tcW w:w="8505" w:type="dxa"/>
            <w:gridSpan w:val="2"/>
            <w:shd w:val="clear" w:color="auto" w:fill="FFFFFF" w:themeFill="background1"/>
            <w:vAlign w:val="center"/>
          </w:tcPr>
          <w:p w14:paraId="2B5DA784" w14:textId="1F5706D5" w:rsidR="00CB2ED6" w:rsidRDefault="00CB2ED6" w:rsidP="00CB2ED6">
            <w:pPr>
              <w:jc w:val="both"/>
              <w:rPr>
                <w:rFonts w:ascii="Arial" w:hAnsi="Arial" w:cs="Arial"/>
                <w:sz w:val="20"/>
                <w:szCs w:val="20"/>
              </w:rPr>
            </w:pPr>
            <w:r w:rsidRPr="00AA2DF6">
              <w:rPr>
                <w:rFonts w:ascii="Arial" w:hAnsi="Arial" w:cs="Arial"/>
                <w:sz w:val="20"/>
                <w:szCs w:val="20"/>
              </w:rPr>
              <w:t xml:space="preserve">Diligencie el cargo o rol que desempeña en </w:t>
            </w:r>
            <w:r>
              <w:rPr>
                <w:rFonts w:ascii="Arial" w:hAnsi="Arial" w:cs="Arial"/>
                <w:sz w:val="20"/>
                <w:szCs w:val="20"/>
              </w:rPr>
              <w:t>el proceso de Gestión Especializada de Seguridad y Protección</w:t>
            </w:r>
            <w:r w:rsidR="00E9262A">
              <w:rPr>
                <w:rFonts w:ascii="Arial" w:hAnsi="Arial" w:cs="Arial"/>
                <w:sz w:val="20"/>
                <w:szCs w:val="20"/>
              </w:rPr>
              <w:t>.</w:t>
            </w:r>
          </w:p>
        </w:tc>
      </w:tr>
      <w:tr w:rsidR="00CB2ED6" w14:paraId="6E7D76BA" w14:textId="0F2DF197" w:rsidTr="00654F03">
        <w:trPr>
          <w:trHeight w:val="500"/>
        </w:trPr>
        <w:tc>
          <w:tcPr>
            <w:tcW w:w="2269" w:type="dxa"/>
            <w:shd w:val="clear" w:color="auto" w:fill="FFFFFF" w:themeFill="background1"/>
            <w:vAlign w:val="center"/>
          </w:tcPr>
          <w:p w14:paraId="0CBA9F49" w14:textId="53D7A7EE" w:rsidR="00CB2ED6" w:rsidRDefault="00CB2ED6" w:rsidP="00CB2ED6">
            <w:pPr>
              <w:jc w:val="both"/>
              <w:rPr>
                <w:rFonts w:ascii="Arial" w:hAnsi="Arial" w:cs="Arial"/>
                <w:sz w:val="20"/>
                <w:szCs w:val="20"/>
              </w:rPr>
            </w:pPr>
            <w:r w:rsidRPr="00344D9B">
              <w:rPr>
                <w:rFonts w:ascii="Arial" w:hAnsi="Arial" w:cs="Arial"/>
                <w:sz w:val="20"/>
                <w:szCs w:val="20"/>
              </w:rPr>
              <w:t>Correo Electrónico Institucional</w:t>
            </w:r>
          </w:p>
        </w:tc>
        <w:tc>
          <w:tcPr>
            <w:tcW w:w="8505" w:type="dxa"/>
            <w:gridSpan w:val="2"/>
            <w:shd w:val="clear" w:color="auto" w:fill="FFFFFF" w:themeFill="background1"/>
            <w:vAlign w:val="center"/>
          </w:tcPr>
          <w:p w14:paraId="7099F58F" w14:textId="5BA0DACF" w:rsidR="00CB2ED6" w:rsidRDefault="00CB2ED6" w:rsidP="00CB2ED6">
            <w:pPr>
              <w:jc w:val="both"/>
              <w:rPr>
                <w:rFonts w:ascii="Arial" w:hAnsi="Arial" w:cs="Arial"/>
                <w:sz w:val="20"/>
                <w:szCs w:val="20"/>
              </w:rPr>
            </w:pPr>
            <w:r>
              <w:rPr>
                <w:rFonts w:ascii="Arial" w:hAnsi="Arial" w:cs="Arial"/>
                <w:sz w:val="20"/>
                <w:szCs w:val="20"/>
              </w:rPr>
              <w:t xml:space="preserve">Relacione el </w:t>
            </w:r>
            <w:r w:rsidRPr="00AA2DF6">
              <w:rPr>
                <w:rFonts w:ascii="Arial" w:hAnsi="Arial" w:cs="Arial"/>
                <w:sz w:val="20"/>
                <w:szCs w:val="20"/>
              </w:rPr>
              <w:t>Correo Electrónico institucional.</w:t>
            </w:r>
          </w:p>
        </w:tc>
      </w:tr>
      <w:tr w:rsidR="00CB2ED6" w14:paraId="03DE412A" w14:textId="0BB1D8BA" w:rsidTr="00654F03">
        <w:trPr>
          <w:trHeight w:val="500"/>
        </w:trPr>
        <w:tc>
          <w:tcPr>
            <w:tcW w:w="2269" w:type="dxa"/>
            <w:shd w:val="clear" w:color="auto" w:fill="FFFFFF" w:themeFill="background1"/>
            <w:vAlign w:val="center"/>
          </w:tcPr>
          <w:p w14:paraId="74588B20" w14:textId="0523E1B8" w:rsidR="00CB2ED6" w:rsidRDefault="00CB2ED6" w:rsidP="00CB2ED6">
            <w:pPr>
              <w:jc w:val="both"/>
              <w:rPr>
                <w:rFonts w:ascii="Arial" w:hAnsi="Arial" w:cs="Arial"/>
                <w:sz w:val="20"/>
                <w:szCs w:val="20"/>
              </w:rPr>
            </w:pPr>
            <w:r>
              <w:rPr>
                <w:rFonts w:ascii="Arial" w:hAnsi="Arial" w:cs="Arial"/>
                <w:sz w:val="20"/>
                <w:szCs w:val="20"/>
              </w:rPr>
              <w:t>Firma del Analista:</w:t>
            </w:r>
          </w:p>
        </w:tc>
        <w:tc>
          <w:tcPr>
            <w:tcW w:w="8505" w:type="dxa"/>
            <w:gridSpan w:val="2"/>
            <w:shd w:val="clear" w:color="auto" w:fill="FFFFFF" w:themeFill="background1"/>
            <w:vAlign w:val="center"/>
          </w:tcPr>
          <w:p w14:paraId="40D408A6" w14:textId="188A80F8" w:rsidR="00CB2ED6" w:rsidRDefault="00CB2ED6" w:rsidP="00CB2ED6">
            <w:pPr>
              <w:jc w:val="both"/>
              <w:rPr>
                <w:rFonts w:ascii="Arial" w:hAnsi="Arial" w:cs="Arial"/>
                <w:sz w:val="20"/>
                <w:szCs w:val="20"/>
              </w:rPr>
            </w:pPr>
            <w:r w:rsidRPr="00AA2DF6">
              <w:rPr>
                <w:rFonts w:ascii="Arial" w:hAnsi="Arial" w:cs="Arial"/>
                <w:sz w:val="20"/>
                <w:szCs w:val="20"/>
              </w:rPr>
              <w:t xml:space="preserve">Corresponde a la firma </w:t>
            </w:r>
            <w:r>
              <w:rPr>
                <w:rFonts w:ascii="Arial" w:hAnsi="Arial" w:cs="Arial"/>
                <w:sz w:val="20"/>
                <w:szCs w:val="20"/>
              </w:rPr>
              <w:t xml:space="preserve">digital </w:t>
            </w:r>
            <w:r w:rsidRPr="00AA2DF6">
              <w:rPr>
                <w:rFonts w:ascii="Arial" w:hAnsi="Arial" w:cs="Arial"/>
                <w:sz w:val="20"/>
                <w:szCs w:val="20"/>
              </w:rPr>
              <w:t xml:space="preserve">del analista de riesgo que </w:t>
            </w:r>
            <w:r>
              <w:rPr>
                <w:rFonts w:ascii="Arial" w:hAnsi="Arial" w:cs="Arial"/>
                <w:sz w:val="20"/>
                <w:szCs w:val="20"/>
              </w:rPr>
              <w:t>realiza la evaluación del riesgo.</w:t>
            </w:r>
          </w:p>
        </w:tc>
      </w:tr>
      <w:tr w:rsidR="00CB2ED6" w14:paraId="0CF6D70C" w14:textId="77777777" w:rsidTr="00590107">
        <w:trPr>
          <w:trHeight w:val="340"/>
        </w:trPr>
        <w:tc>
          <w:tcPr>
            <w:tcW w:w="10774" w:type="dxa"/>
            <w:gridSpan w:val="3"/>
            <w:shd w:val="clear" w:color="auto" w:fill="D1D1D1" w:themeFill="background2" w:themeFillShade="E6"/>
            <w:vAlign w:val="center"/>
          </w:tcPr>
          <w:p w14:paraId="63CEBB5D" w14:textId="367385D2" w:rsidR="00CB2ED6" w:rsidRPr="00787741" w:rsidRDefault="00CB2ED6" w:rsidP="00CB2ED6">
            <w:pPr>
              <w:jc w:val="center"/>
              <w:rPr>
                <w:rFonts w:ascii="Arial" w:hAnsi="Arial" w:cs="Arial"/>
                <w:sz w:val="20"/>
                <w:szCs w:val="20"/>
              </w:rPr>
            </w:pPr>
            <w:r w:rsidRPr="00787741">
              <w:rPr>
                <w:rFonts w:ascii="Arial" w:hAnsi="Arial" w:cs="Arial"/>
                <w:b/>
                <w:bCs/>
                <w:sz w:val="20"/>
                <w:szCs w:val="20"/>
                <w:shd w:val="clear" w:color="auto" w:fill="D9D9D9" w:themeFill="background1" w:themeFillShade="D9"/>
              </w:rPr>
              <w:t>X</w:t>
            </w:r>
            <w:r w:rsidR="00E9262A">
              <w:rPr>
                <w:rFonts w:ascii="Arial" w:hAnsi="Arial" w:cs="Arial"/>
                <w:b/>
                <w:bCs/>
                <w:sz w:val="20"/>
                <w:szCs w:val="20"/>
                <w:shd w:val="clear" w:color="auto" w:fill="D9D9D9" w:themeFill="background1" w:themeFillShade="D9"/>
              </w:rPr>
              <w:t>I</w:t>
            </w:r>
            <w:r w:rsidRPr="00787741">
              <w:rPr>
                <w:rFonts w:ascii="Arial" w:hAnsi="Arial" w:cs="Arial"/>
                <w:b/>
                <w:bCs/>
                <w:sz w:val="20"/>
                <w:szCs w:val="20"/>
                <w:shd w:val="clear" w:color="auto" w:fill="D9D9D9" w:themeFill="background1" w:themeFillShade="D9"/>
              </w:rPr>
              <w:t xml:space="preserve">V. </w:t>
            </w:r>
            <w:r w:rsidR="00590107" w:rsidRPr="00590107">
              <w:rPr>
                <w:rFonts w:ascii="Arial" w:hAnsi="Arial" w:cs="Arial"/>
                <w:b/>
                <w:bCs/>
                <w:sz w:val="20"/>
                <w:szCs w:val="20"/>
                <w:shd w:val="clear" w:color="auto" w:fill="D1D1D1" w:themeFill="background2" w:themeFillShade="E6"/>
              </w:rPr>
              <w:t>INFORMACIÓN DEL SERVIDOR PÚBLICO O CONTRATISTA QUE REVISA EL CASO</w:t>
            </w:r>
          </w:p>
        </w:tc>
      </w:tr>
      <w:tr w:rsidR="00CB2ED6" w14:paraId="2635FD64" w14:textId="69E80719" w:rsidTr="001457FE">
        <w:trPr>
          <w:trHeight w:val="500"/>
        </w:trPr>
        <w:tc>
          <w:tcPr>
            <w:tcW w:w="2282" w:type="dxa"/>
            <w:gridSpan w:val="2"/>
            <w:shd w:val="clear" w:color="auto" w:fill="FFFFFF" w:themeFill="background1"/>
            <w:vAlign w:val="center"/>
          </w:tcPr>
          <w:p w14:paraId="1887A0F1" w14:textId="67FC5CBC" w:rsidR="00CB2ED6" w:rsidRDefault="00CB2ED6" w:rsidP="00CB2ED6">
            <w:pPr>
              <w:jc w:val="both"/>
              <w:rPr>
                <w:rFonts w:ascii="Arial" w:hAnsi="Arial" w:cs="Arial"/>
                <w:sz w:val="20"/>
                <w:szCs w:val="20"/>
              </w:rPr>
            </w:pPr>
            <w:r w:rsidRPr="00156826">
              <w:rPr>
                <w:rFonts w:ascii="Arial" w:hAnsi="Arial" w:cs="Arial"/>
                <w:sz w:val="20"/>
                <w:szCs w:val="20"/>
              </w:rPr>
              <w:lastRenderedPageBreak/>
              <w:t>Responsable</w:t>
            </w:r>
            <w:r>
              <w:rPr>
                <w:rFonts w:ascii="Arial" w:hAnsi="Arial" w:cs="Arial"/>
                <w:sz w:val="20"/>
                <w:szCs w:val="20"/>
              </w:rPr>
              <w:t xml:space="preserve">   </w:t>
            </w:r>
          </w:p>
        </w:tc>
        <w:tc>
          <w:tcPr>
            <w:tcW w:w="8492" w:type="dxa"/>
            <w:shd w:val="clear" w:color="auto" w:fill="FFFFFF" w:themeFill="background1"/>
            <w:vAlign w:val="center"/>
          </w:tcPr>
          <w:p w14:paraId="0565432C" w14:textId="785E533B" w:rsidR="00CB2ED6" w:rsidRDefault="00CB2ED6" w:rsidP="003B7D64">
            <w:pPr>
              <w:jc w:val="both"/>
              <w:rPr>
                <w:rFonts w:ascii="Arial" w:hAnsi="Arial" w:cs="Arial"/>
                <w:sz w:val="20"/>
                <w:szCs w:val="20"/>
              </w:rPr>
            </w:pPr>
            <w:r>
              <w:rPr>
                <w:rFonts w:ascii="Arial" w:hAnsi="Arial" w:cs="Arial"/>
                <w:sz w:val="20"/>
                <w:szCs w:val="20"/>
              </w:rPr>
              <w:t>Se r</w:t>
            </w:r>
            <w:r w:rsidRPr="004C6FE6">
              <w:rPr>
                <w:rFonts w:ascii="Arial" w:hAnsi="Arial" w:cs="Arial"/>
                <w:sz w:val="20"/>
                <w:szCs w:val="20"/>
              </w:rPr>
              <w:t xml:space="preserve">efiere </w:t>
            </w:r>
            <w:r>
              <w:rPr>
                <w:rFonts w:ascii="Arial" w:hAnsi="Arial" w:cs="Arial"/>
                <w:sz w:val="20"/>
                <w:szCs w:val="20"/>
              </w:rPr>
              <w:t>a la persona responsable de</w:t>
            </w:r>
            <w:r w:rsidRPr="00156826">
              <w:rPr>
                <w:rFonts w:ascii="Arial" w:hAnsi="Arial" w:cs="Arial"/>
                <w:sz w:val="20"/>
                <w:szCs w:val="20"/>
              </w:rPr>
              <w:t xml:space="preserve"> Calidad - </w:t>
            </w:r>
            <w:r>
              <w:rPr>
                <w:rFonts w:ascii="Arial" w:hAnsi="Arial" w:cs="Arial"/>
                <w:sz w:val="20"/>
                <w:szCs w:val="20"/>
              </w:rPr>
              <w:t xml:space="preserve">del </w:t>
            </w:r>
            <w:r w:rsidRPr="00156826">
              <w:rPr>
                <w:rFonts w:ascii="Arial" w:hAnsi="Arial" w:cs="Arial"/>
                <w:sz w:val="20"/>
                <w:szCs w:val="20"/>
              </w:rPr>
              <w:t>Equipo Técnico de Análisis y Articulación Regional (ETAAR</w:t>
            </w:r>
            <w:r w:rsidR="00CA1DE9">
              <w:rPr>
                <w:rFonts w:ascii="Arial" w:hAnsi="Arial" w:cs="Arial"/>
                <w:sz w:val="20"/>
                <w:szCs w:val="20"/>
              </w:rPr>
              <w:t>),</w:t>
            </w:r>
            <w:r>
              <w:rPr>
                <w:rFonts w:ascii="Arial" w:hAnsi="Arial" w:cs="Arial"/>
                <w:sz w:val="20"/>
                <w:szCs w:val="20"/>
              </w:rPr>
              <w:t xml:space="preserve"> </w:t>
            </w:r>
            <w:r w:rsidRPr="004C6FE6">
              <w:rPr>
                <w:rFonts w:ascii="Arial" w:hAnsi="Arial" w:cs="Arial"/>
                <w:sz w:val="20"/>
                <w:szCs w:val="20"/>
              </w:rPr>
              <w:t xml:space="preserve">quien </w:t>
            </w:r>
            <w:r w:rsidR="004E621C">
              <w:rPr>
                <w:rFonts w:ascii="Arial" w:hAnsi="Arial" w:cs="Arial"/>
                <w:sz w:val="20"/>
                <w:szCs w:val="20"/>
              </w:rPr>
              <w:t xml:space="preserve">revisa y </w:t>
            </w:r>
            <w:r w:rsidRPr="004C6FE6">
              <w:rPr>
                <w:rFonts w:ascii="Arial" w:hAnsi="Arial" w:cs="Arial"/>
                <w:sz w:val="20"/>
                <w:szCs w:val="20"/>
              </w:rPr>
              <w:t xml:space="preserve">emite visto bueno e informa mediante correo electrónico al </w:t>
            </w:r>
            <w:r>
              <w:rPr>
                <w:rFonts w:ascii="Arial" w:hAnsi="Arial" w:cs="Arial"/>
                <w:sz w:val="20"/>
                <w:szCs w:val="20"/>
              </w:rPr>
              <w:t>analista de riesgo a</w:t>
            </w:r>
            <w:r w:rsidRPr="004C6FE6">
              <w:rPr>
                <w:rFonts w:ascii="Arial" w:hAnsi="Arial" w:cs="Arial"/>
                <w:sz w:val="20"/>
                <w:szCs w:val="20"/>
              </w:rPr>
              <w:t xml:space="preserve">signado para </w:t>
            </w:r>
            <w:r>
              <w:rPr>
                <w:rFonts w:ascii="Arial" w:hAnsi="Arial" w:cs="Arial"/>
                <w:sz w:val="20"/>
                <w:szCs w:val="20"/>
              </w:rPr>
              <w:t xml:space="preserve">realizar la </w:t>
            </w:r>
            <w:r w:rsidRPr="004C6FE6">
              <w:rPr>
                <w:rFonts w:ascii="Arial" w:hAnsi="Arial" w:cs="Arial"/>
                <w:sz w:val="20"/>
                <w:szCs w:val="20"/>
              </w:rPr>
              <w:t>evaluación de nivel de riesgo individual</w:t>
            </w:r>
            <w:r w:rsidR="00CA1DE9">
              <w:rPr>
                <w:rFonts w:ascii="Arial" w:hAnsi="Arial" w:cs="Arial"/>
                <w:sz w:val="20"/>
                <w:szCs w:val="20"/>
              </w:rPr>
              <w:t>.</w:t>
            </w:r>
          </w:p>
        </w:tc>
      </w:tr>
      <w:tr w:rsidR="00CB2ED6" w14:paraId="700A1E6C" w14:textId="2C838FA4" w:rsidTr="001457FE">
        <w:trPr>
          <w:trHeight w:val="500"/>
        </w:trPr>
        <w:tc>
          <w:tcPr>
            <w:tcW w:w="2282" w:type="dxa"/>
            <w:gridSpan w:val="2"/>
            <w:shd w:val="clear" w:color="auto" w:fill="FFFFFF" w:themeFill="background1"/>
            <w:vAlign w:val="center"/>
          </w:tcPr>
          <w:p w14:paraId="07C6C898" w14:textId="1004DBEB" w:rsidR="00CB2ED6" w:rsidRDefault="00CB2ED6" w:rsidP="00CB2ED6">
            <w:pPr>
              <w:jc w:val="both"/>
              <w:rPr>
                <w:rFonts w:ascii="Arial" w:hAnsi="Arial" w:cs="Arial"/>
                <w:sz w:val="20"/>
                <w:szCs w:val="20"/>
              </w:rPr>
            </w:pPr>
            <w:r w:rsidRPr="00156826">
              <w:rPr>
                <w:rFonts w:ascii="Arial" w:hAnsi="Arial" w:cs="Arial"/>
                <w:sz w:val="20"/>
                <w:szCs w:val="20"/>
              </w:rPr>
              <w:t>Nombres Completos</w:t>
            </w:r>
          </w:p>
        </w:tc>
        <w:tc>
          <w:tcPr>
            <w:tcW w:w="8492" w:type="dxa"/>
            <w:shd w:val="clear" w:color="auto" w:fill="FFFFFF" w:themeFill="background1"/>
            <w:vAlign w:val="center"/>
          </w:tcPr>
          <w:p w14:paraId="4E2A4525" w14:textId="4B195697" w:rsidR="00CB2ED6" w:rsidRDefault="007B1CE2" w:rsidP="00CB2ED6">
            <w:pPr>
              <w:jc w:val="both"/>
              <w:rPr>
                <w:rFonts w:ascii="Arial" w:hAnsi="Arial" w:cs="Arial"/>
                <w:sz w:val="20"/>
                <w:szCs w:val="20"/>
              </w:rPr>
            </w:pPr>
            <w:r w:rsidRPr="00AA2DF6">
              <w:rPr>
                <w:rFonts w:ascii="Arial" w:hAnsi="Arial" w:cs="Arial"/>
                <w:sz w:val="20"/>
                <w:szCs w:val="20"/>
              </w:rPr>
              <w:t xml:space="preserve">Diligencie nombre completo del servidor público o contratista </w:t>
            </w:r>
            <w:r>
              <w:rPr>
                <w:rFonts w:ascii="Arial" w:hAnsi="Arial" w:cs="Arial"/>
                <w:sz w:val="20"/>
                <w:szCs w:val="20"/>
              </w:rPr>
              <w:t>que realiza la revisión de calidad.</w:t>
            </w:r>
          </w:p>
        </w:tc>
      </w:tr>
      <w:tr w:rsidR="00CB2ED6" w14:paraId="6D56C551" w14:textId="77777777" w:rsidTr="001457FE">
        <w:trPr>
          <w:trHeight w:val="500"/>
        </w:trPr>
        <w:tc>
          <w:tcPr>
            <w:tcW w:w="2282" w:type="dxa"/>
            <w:gridSpan w:val="2"/>
            <w:shd w:val="clear" w:color="auto" w:fill="FFFFFF" w:themeFill="background1"/>
            <w:vAlign w:val="center"/>
          </w:tcPr>
          <w:p w14:paraId="616385F1" w14:textId="34DC9349" w:rsidR="00CB2ED6" w:rsidRPr="00156826" w:rsidRDefault="00CB2ED6" w:rsidP="00CB2ED6">
            <w:pPr>
              <w:jc w:val="both"/>
              <w:rPr>
                <w:rFonts w:ascii="Arial" w:hAnsi="Arial" w:cs="Arial"/>
                <w:sz w:val="20"/>
                <w:szCs w:val="20"/>
              </w:rPr>
            </w:pPr>
            <w:r>
              <w:rPr>
                <w:rFonts w:ascii="Arial" w:hAnsi="Arial" w:cs="Arial"/>
                <w:sz w:val="20"/>
                <w:szCs w:val="20"/>
              </w:rPr>
              <w:t>N° de Revisiones</w:t>
            </w:r>
          </w:p>
        </w:tc>
        <w:tc>
          <w:tcPr>
            <w:tcW w:w="8492" w:type="dxa"/>
            <w:shd w:val="clear" w:color="auto" w:fill="FFFFFF" w:themeFill="background1"/>
            <w:vAlign w:val="center"/>
          </w:tcPr>
          <w:p w14:paraId="4216520E" w14:textId="237415D9" w:rsidR="00CB2ED6" w:rsidRPr="00AA2DF6" w:rsidRDefault="00CB2ED6" w:rsidP="00CB2ED6">
            <w:pPr>
              <w:jc w:val="both"/>
              <w:rPr>
                <w:rFonts w:ascii="Arial" w:hAnsi="Arial" w:cs="Arial"/>
                <w:sz w:val="20"/>
                <w:szCs w:val="20"/>
              </w:rPr>
            </w:pPr>
            <w:r>
              <w:rPr>
                <w:rFonts w:ascii="Arial" w:hAnsi="Arial" w:cs="Arial"/>
                <w:sz w:val="20"/>
                <w:szCs w:val="20"/>
              </w:rPr>
              <w:t>Corresponde al N° de revisiones que realiza el responsable de calidad antes de dar el aval para remitir a premesa</w:t>
            </w:r>
            <w:r w:rsidR="00CA1DE9">
              <w:rPr>
                <w:rFonts w:ascii="Arial" w:hAnsi="Arial" w:cs="Arial"/>
                <w:sz w:val="20"/>
                <w:szCs w:val="20"/>
              </w:rPr>
              <w:t>.</w:t>
            </w:r>
          </w:p>
        </w:tc>
      </w:tr>
      <w:tr w:rsidR="00CB2ED6" w14:paraId="567D1A32" w14:textId="4D6133F2" w:rsidTr="002B3323">
        <w:trPr>
          <w:trHeight w:val="312"/>
        </w:trPr>
        <w:tc>
          <w:tcPr>
            <w:tcW w:w="2282" w:type="dxa"/>
            <w:gridSpan w:val="2"/>
            <w:vAlign w:val="center"/>
          </w:tcPr>
          <w:p w14:paraId="33BC3655" w14:textId="2B37A888" w:rsidR="00CB2ED6" w:rsidRPr="00D60881" w:rsidRDefault="00CB2ED6" w:rsidP="00CB2ED6">
            <w:pPr>
              <w:jc w:val="both"/>
              <w:rPr>
                <w:rFonts w:ascii="Arial" w:hAnsi="Arial" w:cs="Arial"/>
                <w:sz w:val="20"/>
                <w:szCs w:val="20"/>
              </w:rPr>
            </w:pPr>
            <w:r w:rsidRPr="00D60881">
              <w:rPr>
                <w:rFonts w:ascii="Arial" w:hAnsi="Arial" w:cs="Arial"/>
                <w:sz w:val="20"/>
                <w:szCs w:val="20"/>
              </w:rPr>
              <w:t>Fecha</w:t>
            </w:r>
          </w:p>
        </w:tc>
        <w:tc>
          <w:tcPr>
            <w:tcW w:w="8492" w:type="dxa"/>
            <w:vAlign w:val="center"/>
          </w:tcPr>
          <w:p w14:paraId="2512B95C" w14:textId="215053AC" w:rsidR="00CB2ED6" w:rsidRPr="00D60881" w:rsidRDefault="00CB2ED6" w:rsidP="00CB2ED6">
            <w:pPr>
              <w:jc w:val="both"/>
              <w:rPr>
                <w:rFonts w:ascii="Arial" w:hAnsi="Arial" w:cs="Arial"/>
                <w:sz w:val="20"/>
                <w:szCs w:val="20"/>
              </w:rPr>
            </w:pPr>
            <w:r w:rsidRPr="00D60881">
              <w:rPr>
                <w:rFonts w:ascii="Arial" w:hAnsi="Arial" w:cs="Arial"/>
                <w:sz w:val="20"/>
                <w:szCs w:val="20"/>
              </w:rPr>
              <w:t xml:space="preserve">Relacione </w:t>
            </w:r>
            <w:r>
              <w:rPr>
                <w:rFonts w:ascii="Arial" w:hAnsi="Arial" w:cs="Arial"/>
                <w:sz w:val="20"/>
                <w:szCs w:val="20"/>
              </w:rPr>
              <w:t xml:space="preserve">día, mes y año en que se </w:t>
            </w:r>
            <w:r w:rsidR="0000412B">
              <w:rPr>
                <w:rFonts w:ascii="Arial" w:hAnsi="Arial" w:cs="Arial"/>
                <w:sz w:val="20"/>
                <w:szCs w:val="20"/>
              </w:rPr>
              <w:t>realiza la revisión</w:t>
            </w:r>
            <w:r w:rsidRPr="00D60881">
              <w:rPr>
                <w:rFonts w:ascii="Arial" w:hAnsi="Arial" w:cs="Arial"/>
                <w:sz w:val="20"/>
                <w:szCs w:val="20"/>
              </w:rPr>
              <w:t xml:space="preserve"> de calidad</w:t>
            </w:r>
            <w:r w:rsidR="00CA1DE9">
              <w:rPr>
                <w:rFonts w:ascii="Arial" w:hAnsi="Arial" w:cs="Arial"/>
                <w:sz w:val="20"/>
                <w:szCs w:val="20"/>
              </w:rPr>
              <w:t>.</w:t>
            </w:r>
          </w:p>
        </w:tc>
      </w:tr>
      <w:tr w:rsidR="00CB2ED6" w14:paraId="1E94B73A" w14:textId="0A83CABF" w:rsidTr="001457FE">
        <w:trPr>
          <w:trHeight w:val="500"/>
        </w:trPr>
        <w:tc>
          <w:tcPr>
            <w:tcW w:w="2282" w:type="dxa"/>
            <w:gridSpan w:val="2"/>
            <w:shd w:val="clear" w:color="auto" w:fill="FFFFFF" w:themeFill="background1"/>
            <w:vAlign w:val="center"/>
          </w:tcPr>
          <w:p w14:paraId="18E77F84" w14:textId="77777777" w:rsidR="00CB2ED6" w:rsidRPr="00156826" w:rsidRDefault="00CB2ED6" w:rsidP="00CB2ED6">
            <w:pPr>
              <w:rPr>
                <w:rFonts w:ascii="Arial" w:hAnsi="Arial" w:cs="Arial"/>
                <w:sz w:val="20"/>
                <w:szCs w:val="20"/>
              </w:rPr>
            </w:pPr>
            <w:r w:rsidRPr="00156826">
              <w:rPr>
                <w:rFonts w:ascii="Arial" w:hAnsi="Arial" w:cs="Arial"/>
                <w:sz w:val="20"/>
                <w:szCs w:val="20"/>
              </w:rPr>
              <w:t xml:space="preserve">Aval de Calidad - </w:t>
            </w:r>
          </w:p>
          <w:p w14:paraId="10BF866D" w14:textId="0413B13D" w:rsidR="00CB2ED6" w:rsidRDefault="00CB2ED6" w:rsidP="00CB2ED6">
            <w:pPr>
              <w:jc w:val="both"/>
              <w:rPr>
                <w:rFonts w:ascii="Arial" w:hAnsi="Arial" w:cs="Arial"/>
                <w:sz w:val="20"/>
                <w:szCs w:val="20"/>
              </w:rPr>
            </w:pPr>
            <w:r w:rsidRPr="00156826">
              <w:rPr>
                <w:rFonts w:ascii="Arial" w:hAnsi="Arial" w:cs="Arial"/>
                <w:sz w:val="20"/>
                <w:szCs w:val="20"/>
              </w:rPr>
              <w:t>Equipo Técnico de Análisis y Articulación Regional (ETAAR).</w:t>
            </w:r>
          </w:p>
        </w:tc>
        <w:tc>
          <w:tcPr>
            <w:tcW w:w="8492" w:type="dxa"/>
            <w:shd w:val="clear" w:color="auto" w:fill="FFFFFF" w:themeFill="background1"/>
            <w:vAlign w:val="center"/>
          </w:tcPr>
          <w:p w14:paraId="7D05A9FF" w14:textId="25F5ED92" w:rsidR="00CB2ED6" w:rsidRDefault="00CB2ED6" w:rsidP="00CB2ED6">
            <w:pPr>
              <w:jc w:val="both"/>
              <w:rPr>
                <w:rFonts w:ascii="Arial" w:hAnsi="Arial" w:cs="Arial"/>
                <w:sz w:val="20"/>
                <w:szCs w:val="20"/>
              </w:rPr>
            </w:pPr>
            <w:r w:rsidRPr="00787741">
              <w:rPr>
                <w:rFonts w:ascii="Arial" w:hAnsi="Arial" w:cs="Arial"/>
                <w:sz w:val="20"/>
                <w:szCs w:val="20"/>
              </w:rPr>
              <w:t xml:space="preserve">Es la validación otorgada por el </w:t>
            </w:r>
            <w:r>
              <w:rPr>
                <w:rFonts w:ascii="Arial" w:hAnsi="Arial" w:cs="Arial"/>
                <w:sz w:val="20"/>
                <w:szCs w:val="20"/>
              </w:rPr>
              <w:t>responsable</w:t>
            </w:r>
            <w:r w:rsidRPr="00787741">
              <w:rPr>
                <w:rFonts w:ascii="Arial" w:hAnsi="Arial" w:cs="Arial"/>
                <w:sz w:val="20"/>
                <w:szCs w:val="20"/>
              </w:rPr>
              <w:t xml:space="preserve"> de calidad, quien realiza una revisión integral tanto en aspectos de fondo como de forma. Este proceso verifica el cumplimiento de las actividades establecidas para la evaluación de riesgo individual, asegurando el correcto diligenciamiento de los formatos, la existencia y validez de los soportes documentales de las labores de campo, y la coherencia, organización y completitud de la información conforme al presente procedimiento.</w:t>
            </w:r>
            <w:r>
              <w:rPr>
                <w:rFonts w:ascii="Arial" w:hAnsi="Arial" w:cs="Arial"/>
                <w:sz w:val="20"/>
                <w:szCs w:val="20"/>
              </w:rPr>
              <w:t xml:space="preserve"> </w:t>
            </w:r>
            <w:r w:rsidRPr="00787741">
              <w:rPr>
                <w:rFonts w:ascii="Arial" w:hAnsi="Arial" w:cs="Arial"/>
                <w:sz w:val="20"/>
                <w:szCs w:val="20"/>
              </w:rPr>
              <w:t xml:space="preserve">Para formalizar el aval, el </w:t>
            </w:r>
            <w:r>
              <w:rPr>
                <w:rFonts w:ascii="Arial" w:hAnsi="Arial" w:cs="Arial"/>
                <w:sz w:val="20"/>
                <w:szCs w:val="20"/>
              </w:rPr>
              <w:t xml:space="preserve">responsable </w:t>
            </w:r>
            <w:r w:rsidRPr="00787741">
              <w:rPr>
                <w:rFonts w:ascii="Arial" w:hAnsi="Arial" w:cs="Arial"/>
                <w:sz w:val="20"/>
                <w:szCs w:val="20"/>
              </w:rPr>
              <w:t xml:space="preserve">de calidad deberá registrar su nombre completo, la fecha de </w:t>
            </w:r>
            <w:r w:rsidR="00CA1DE9">
              <w:rPr>
                <w:rFonts w:ascii="Arial" w:hAnsi="Arial" w:cs="Arial"/>
                <w:sz w:val="20"/>
                <w:szCs w:val="20"/>
              </w:rPr>
              <w:t xml:space="preserve">aval </w:t>
            </w:r>
            <w:r w:rsidRPr="00787741">
              <w:rPr>
                <w:rFonts w:ascii="Arial" w:hAnsi="Arial" w:cs="Arial"/>
                <w:sz w:val="20"/>
                <w:szCs w:val="20"/>
              </w:rPr>
              <w:t>y su firma</w:t>
            </w:r>
            <w:r>
              <w:rPr>
                <w:rFonts w:ascii="Arial" w:hAnsi="Arial" w:cs="Arial"/>
                <w:sz w:val="20"/>
                <w:szCs w:val="20"/>
              </w:rPr>
              <w:t xml:space="preserve"> digital</w:t>
            </w:r>
            <w:r w:rsidRPr="00787741">
              <w:rPr>
                <w:rFonts w:ascii="Arial" w:hAnsi="Arial" w:cs="Arial"/>
                <w:sz w:val="20"/>
                <w:szCs w:val="20"/>
              </w:rPr>
              <w:t>, garantizando la trazabilidad y autenticidad del proceso.</w:t>
            </w:r>
          </w:p>
        </w:tc>
      </w:tr>
      <w:tr w:rsidR="00943D80" w14:paraId="75F42AE2" w14:textId="77777777" w:rsidTr="002B3323">
        <w:trPr>
          <w:trHeight w:val="287"/>
        </w:trPr>
        <w:tc>
          <w:tcPr>
            <w:tcW w:w="10774" w:type="dxa"/>
            <w:gridSpan w:val="3"/>
            <w:shd w:val="clear" w:color="auto" w:fill="D1D1D1" w:themeFill="background2" w:themeFillShade="E6"/>
            <w:vAlign w:val="center"/>
          </w:tcPr>
          <w:p w14:paraId="666619AF" w14:textId="48476E21" w:rsidR="00943D80" w:rsidRPr="00787741" w:rsidRDefault="00943D80" w:rsidP="001457FE">
            <w:pPr>
              <w:jc w:val="center"/>
              <w:rPr>
                <w:rFonts w:ascii="Arial" w:hAnsi="Arial" w:cs="Arial"/>
                <w:sz w:val="20"/>
                <w:szCs w:val="20"/>
              </w:rPr>
            </w:pPr>
            <w:r w:rsidRPr="00787741">
              <w:rPr>
                <w:rFonts w:ascii="Arial" w:hAnsi="Arial" w:cs="Arial"/>
                <w:b/>
                <w:bCs/>
                <w:sz w:val="20"/>
                <w:szCs w:val="20"/>
                <w:shd w:val="clear" w:color="auto" w:fill="D9D9D9" w:themeFill="background1" w:themeFillShade="D9"/>
              </w:rPr>
              <w:t>XV. INFORMACIÓN DEL SERVIDOR PÚBLICO O CONTRATISTA QUE OTORGA</w:t>
            </w:r>
            <w:r w:rsidRPr="00787741">
              <w:rPr>
                <w:rFonts w:ascii="Arial" w:hAnsi="Arial" w:cs="Arial"/>
                <w:b/>
                <w:bCs/>
                <w:sz w:val="20"/>
                <w:szCs w:val="20"/>
              </w:rPr>
              <w:t xml:space="preserve"> EL AVAL DE CALIDAD</w:t>
            </w:r>
          </w:p>
        </w:tc>
      </w:tr>
      <w:tr w:rsidR="001457FE" w14:paraId="06E9F560" w14:textId="26CA9A0C" w:rsidTr="001457FE">
        <w:trPr>
          <w:trHeight w:val="500"/>
        </w:trPr>
        <w:tc>
          <w:tcPr>
            <w:tcW w:w="2282" w:type="dxa"/>
            <w:gridSpan w:val="2"/>
            <w:vAlign w:val="center"/>
          </w:tcPr>
          <w:p w14:paraId="5091DD77" w14:textId="407905A9" w:rsidR="001457FE" w:rsidRPr="00787741" w:rsidRDefault="0000412B" w:rsidP="00BD02F2">
            <w:pPr>
              <w:rPr>
                <w:rFonts w:ascii="Arial" w:hAnsi="Arial" w:cs="Arial"/>
                <w:b/>
                <w:bCs/>
                <w:sz w:val="20"/>
                <w:szCs w:val="20"/>
                <w:shd w:val="clear" w:color="auto" w:fill="D9D9D9" w:themeFill="background1" w:themeFillShade="D9"/>
              </w:rPr>
            </w:pPr>
            <w:r w:rsidRPr="00BD02F2">
              <w:rPr>
                <w:rFonts w:ascii="Arial" w:hAnsi="Arial" w:cs="Arial"/>
                <w:sz w:val="20"/>
                <w:szCs w:val="20"/>
              </w:rPr>
              <w:t xml:space="preserve">Nombres Completos del </w:t>
            </w:r>
            <w:r w:rsidR="00BD02F2" w:rsidRPr="00BD02F2">
              <w:rPr>
                <w:rFonts w:ascii="Arial" w:hAnsi="Arial" w:cs="Arial"/>
                <w:sz w:val="20"/>
                <w:szCs w:val="20"/>
              </w:rPr>
              <w:t>responsable</w:t>
            </w:r>
            <w:r w:rsidRPr="00BD02F2">
              <w:rPr>
                <w:rFonts w:ascii="Arial" w:hAnsi="Arial" w:cs="Arial"/>
                <w:sz w:val="20"/>
                <w:szCs w:val="20"/>
              </w:rPr>
              <w:t xml:space="preserve"> de Calidad</w:t>
            </w:r>
          </w:p>
        </w:tc>
        <w:tc>
          <w:tcPr>
            <w:tcW w:w="8492" w:type="dxa"/>
            <w:vAlign w:val="center"/>
          </w:tcPr>
          <w:p w14:paraId="45847FFF" w14:textId="64AA9523" w:rsidR="001457FE" w:rsidRPr="00787741" w:rsidRDefault="007B1CE2" w:rsidP="007B1CE2">
            <w:pPr>
              <w:rPr>
                <w:rFonts w:ascii="Arial" w:hAnsi="Arial" w:cs="Arial"/>
                <w:b/>
                <w:bCs/>
                <w:sz w:val="20"/>
                <w:szCs w:val="20"/>
                <w:shd w:val="clear" w:color="auto" w:fill="D9D9D9" w:themeFill="background1" w:themeFillShade="D9"/>
              </w:rPr>
            </w:pPr>
            <w:r w:rsidRPr="00AA2DF6">
              <w:rPr>
                <w:rFonts w:ascii="Arial" w:hAnsi="Arial" w:cs="Arial"/>
                <w:sz w:val="20"/>
                <w:szCs w:val="20"/>
              </w:rPr>
              <w:t xml:space="preserve">Diligencie nombre completo del servidor público o contratista </w:t>
            </w:r>
            <w:r>
              <w:rPr>
                <w:rFonts w:ascii="Arial" w:hAnsi="Arial" w:cs="Arial"/>
                <w:sz w:val="20"/>
                <w:szCs w:val="20"/>
              </w:rPr>
              <w:t>que otorga el aval de calidad.</w:t>
            </w:r>
          </w:p>
        </w:tc>
      </w:tr>
      <w:tr w:rsidR="001457FE" w14:paraId="37522610" w14:textId="77777777" w:rsidTr="001457FE">
        <w:trPr>
          <w:trHeight w:val="500"/>
        </w:trPr>
        <w:tc>
          <w:tcPr>
            <w:tcW w:w="2282" w:type="dxa"/>
            <w:gridSpan w:val="2"/>
            <w:vAlign w:val="center"/>
          </w:tcPr>
          <w:p w14:paraId="7EE7A895" w14:textId="070EA1B0" w:rsidR="001457FE" w:rsidRPr="00787741" w:rsidRDefault="0000412B" w:rsidP="00BD02F2">
            <w:pPr>
              <w:rPr>
                <w:rFonts w:ascii="Arial" w:hAnsi="Arial" w:cs="Arial"/>
                <w:b/>
                <w:bCs/>
                <w:sz w:val="20"/>
                <w:szCs w:val="20"/>
                <w:shd w:val="clear" w:color="auto" w:fill="D9D9D9" w:themeFill="background1" w:themeFillShade="D9"/>
              </w:rPr>
            </w:pPr>
            <w:r w:rsidRPr="00D60881">
              <w:rPr>
                <w:rFonts w:ascii="Arial" w:hAnsi="Arial" w:cs="Arial"/>
                <w:sz w:val="20"/>
                <w:szCs w:val="20"/>
              </w:rPr>
              <w:t>Fecha</w:t>
            </w:r>
          </w:p>
        </w:tc>
        <w:tc>
          <w:tcPr>
            <w:tcW w:w="8492" w:type="dxa"/>
            <w:vAlign w:val="center"/>
          </w:tcPr>
          <w:p w14:paraId="183B55AA" w14:textId="5A388B2C" w:rsidR="001457FE" w:rsidRPr="00787741" w:rsidRDefault="0000412B" w:rsidP="0000412B">
            <w:pPr>
              <w:rPr>
                <w:rFonts w:ascii="Arial" w:hAnsi="Arial" w:cs="Arial"/>
                <w:b/>
                <w:bCs/>
                <w:sz w:val="20"/>
                <w:szCs w:val="20"/>
                <w:shd w:val="clear" w:color="auto" w:fill="D9D9D9" w:themeFill="background1" w:themeFillShade="D9"/>
              </w:rPr>
            </w:pPr>
            <w:r w:rsidRPr="00D60881">
              <w:rPr>
                <w:rFonts w:ascii="Arial" w:hAnsi="Arial" w:cs="Arial"/>
                <w:sz w:val="20"/>
                <w:szCs w:val="20"/>
              </w:rPr>
              <w:t xml:space="preserve">Relacione </w:t>
            </w:r>
            <w:r>
              <w:rPr>
                <w:rFonts w:ascii="Arial" w:hAnsi="Arial" w:cs="Arial"/>
                <w:sz w:val="20"/>
                <w:szCs w:val="20"/>
              </w:rPr>
              <w:t>día, mes y año en que se da</w:t>
            </w:r>
            <w:r w:rsidRPr="00D60881">
              <w:rPr>
                <w:rFonts w:ascii="Arial" w:hAnsi="Arial" w:cs="Arial"/>
                <w:sz w:val="20"/>
                <w:szCs w:val="20"/>
              </w:rPr>
              <w:t xml:space="preserve"> el aval de calidad</w:t>
            </w:r>
            <w:r>
              <w:rPr>
                <w:rFonts w:ascii="Arial" w:hAnsi="Arial" w:cs="Arial"/>
                <w:sz w:val="20"/>
                <w:szCs w:val="20"/>
              </w:rPr>
              <w:t>.</w:t>
            </w:r>
          </w:p>
        </w:tc>
      </w:tr>
      <w:tr w:rsidR="001457FE" w14:paraId="2F695FE4" w14:textId="77777777" w:rsidTr="001457FE">
        <w:trPr>
          <w:trHeight w:val="500"/>
        </w:trPr>
        <w:tc>
          <w:tcPr>
            <w:tcW w:w="2282" w:type="dxa"/>
            <w:gridSpan w:val="2"/>
            <w:vAlign w:val="center"/>
          </w:tcPr>
          <w:p w14:paraId="4F2BC0CE" w14:textId="2D8604B6" w:rsidR="001457FE" w:rsidRPr="00787741" w:rsidRDefault="0000412B" w:rsidP="00BD02F2">
            <w:pPr>
              <w:rPr>
                <w:rFonts w:ascii="Arial" w:hAnsi="Arial" w:cs="Arial"/>
                <w:b/>
                <w:bCs/>
                <w:sz w:val="20"/>
                <w:szCs w:val="20"/>
                <w:shd w:val="clear" w:color="auto" w:fill="D9D9D9" w:themeFill="background1" w:themeFillShade="D9"/>
              </w:rPr>
            </w:pPr>
            <w:r w:rsidRPr="00156826">
              <w:rPr>
                <w:rFonts w:ascii="Arial" w:hAnsi="Arial" w:cs="Arial"/>
                <w:sz w:val="20"/>
                <w:szCs w:val="20"/>
              </w:rPr>
              <w:t>Firma</w:t>
            </w:r>
          </w:p>
        </w:tc>
        <w:tc>
          <w:tcPr>
            <w:tcW w:w="8492" w:type="dxa"/>
            <w:vAlign w:val="center"/>
          </w:tcPr>
          <w:p w14:paraId="5C9085C9" w14:textId="1FE18763" w:rsidR="001457FE" w:rsidRPr="00787741" w:rsidRDefault="0000412B" w:rsidP="0000412B">
            <w:pPr>
              <w:rPr>
                <w:rFonts w:ascii="Arial" w:hAnsi="Arial" w:cs="Arial"/>
                <w:b/>
                <w:bCs/>
                <w:sz w:val="20"/>
                <w:szCs w:val="20"/>
                <w:shd w:val="clear" w:color="auto" w:fill="D9D9D9" w:themeFill="background1" w:themeFillShade="D9"/>
              </w:rPr>
            </w:pPr>
            <w:r w:rsidRPr="00AA2DF6">
              <w:rPr>
                <w:rFonts w:ascii="Arial" w:hAnsi="Arial" w:cs="Arial"/>
                <w:sz w:val="20"/>
                <w:szCs w:val="20"/>
              </w:rPr>
              <w:t xml:space="preserve">Corresponde a la firma </w:t>
            </w:r>
            <w:r>
              <w:rPr>
                <w:rFonts w:ascii="Arial" w:hAnsi="Arial" w:cs="Arial"/>
                <w:sz w:val="20"/>
                <w:szCs w:val="20"/>
              </w:rPr>
              <w:t xml:space="preserve">digital </w:t>
            </w:r>
            <w:r w:rsidRPr="00AA2DF6">
              <w:rPr>
                <w:rFonts w:ascii="Arial" w:hAnsi="Arial" w:cs="Arial"/>
                <w:sz w:val="20"/>
                <w:szCs w:val="20"/>
              </w:rPr>
              <w:t xml:space="preserve">del </w:t>
            </w:r>
            <w:r>
              <w:rPr>
                <w:rFonts w:ascii="Arial" w:hAnsi="Arial" w:cs="Arial"/>
                <w:sz w:val="20"/>
                <w:szCs w:val="20"/>
              </w:rPr>
              <w:t xml:space="preserve">responsable de calidad del </w:t>
            </w:r>
            <w:r w:rsidRPr="00156826">
              <w:rPr>
                <w:rFonts w:ascii="Arial" w:hAnsi="Arial" w:cs="Arial"/>
                <w:sz w:val="20"/>
                <w:szCs w:val="20"/>
              </w:rPr>
              <w:t>Equipo Técnico de Análisis y Articulación Regional (ETAAR)</w:t>
            </w:r>
            <w:r>
              <w:rPr>
                <w:rFonts w:ascii="Arial" w:hAnsi="Arial" w:cs="Arial"/>
                <w:sz w:val="20"/>
                <w:szCs w:val="20"/>
              </w:rPr>
              <w:t xml:space="preserve"> que otorga el aval de calidad</w:t>
            </w:r>
          </w:p>
        </w:tc>
      </w:tr>
      <w:tr w:rsidR="00943D80" w14:paraId="31BC17A7" w14:textId="77777777" w:rsidTr="00AA2DF6">
        <w:trPr>
          <w:trHeight w:val="340"/>
        </w:trPr>
        <w:tc>
          <w:tcPr>
            <w:tcW w:w="10774" w:type="dxa"/>
            <w:gridSpan w:val="3"/>
            <w:shd w:val="clear" w:color="auto" w:fill="D9D9D9" w:themeFill="background1" w:themeFillShade="D9"/>
            <w:vAlign w:val="center"/>
          </w:tcPr>
          <w:p w14:paraId="139AB91C" w14:textId="01451612" w:rsidR="00943D80" w:rsidRPr="00787741" w:rsidRDefault="00943D80" w:rsidP="00943D80">
            <w:pPr>
              <w:jc w:val="center"/>
              <w:rPr>
                <w:rFonts w:ascii="Arial" w:hAnsi="Arial" w:cs="Arial"/>
                <w:sz w:val="20"/>
                <w:szCs w:val="20"/>
              </w:rPr>
            </w:pPr>
            <w:r w:rsidRPr="00AA2DF6">
              <w:rPr>
                <w:rFonts w:ascii="Arial" w:hAnsi="Arial" w:cs="Arial"/>
                <w:b/>
                <w:bCs/>
                <w:sz w:val="20"/>
                <w:szCs w:val="20"/>
                <w:shd w:val="clear" w:color="auto" w:fill="D9D9D9" w:themeFill="background1" w:themeFillShade="D9"/>
              </w:rPr>
              <w:t>XV</w:t>
            </w:r>
            <w:r w:rsidR="006A7C6C">
              <w:rPr>
                <w:rFonts w:ascii="Arial" w:hAnsi="Arial" w:cs="Arial"/>
                <w:b/>
                <w:bCs/>
                <w:sz w:val="20"/>
                <w:szCs w:val="20"/>
                <w:shd w:val="clear" w:color="auto" w:fill="D9D9D9" w:themeFill="background1" w:themeFillShade="D9"/>
              </w:rPr>
              <w:t>I</w:t>
            </w:r>
            <w:r w:rsidRPr="00AA2DF6">
              <w:rPr>
                <w:rFonts w:ascii="Arial" w:hAnsi="Arial" w:cs="Arial"/>
                <w:b/>
                <w:bCs/>
                <w:sz w:val="20"/>
                <w:szCs w:val="20"/>
                <w:shd w:val="clear" w:color="auto" w:fill="D9D9D9" w:themeFill="background1" w:themeFillShade="D9"/>
              </w:rPr>
              <w:t>. ANEXOS</w:t>
            </w:r>
          </w:p>
        </w:tc>
      </w:tr>
      <w:tr w:rsidR="00943D80" w14:paraId="7EEC1480" w14:textId="77777777" w:rsidTr="001C5154">
        <w:trPr>
          <w:trHeight w:val="500"/>
        </w:trPr>
        <w:tc>
          <w:tcPr>
            <w:tcW w:w="10774" w:type="dxa"/>
            <w:gridSpan w:val="3"/>
            <w:shd w:val="clear" w:color="auto" w:fill="FFFFFF" w:themeFill="background1"/>
            <w:vAlign w:val="center"/>
          </w:tcPr>
          <w:p w14:paraId="183D3377" w14:textId="386B63C8" w:rsidR="00943D80" w:rsidRPr="00787741" w:rsidRDefault="00943D80" w:rsidP="00943D80">
            <w:pPr>
              <w:jc w:val="both"/>
              <w:rPr>
                <w:rFonts w:ascii="Arial" w:hAnsi="Arial" w:cs="Arial"/>
                <w:sz w:val="20"/>
                <w:szCs w:val="20"/>
              </w:rPr>
            </w:pPr>
            <w:r>
              <w:rPr>
                <w:rFonts w:ascii="Arial" w:hAnsi="Arial" w:cs="Arial"/>
                <w:sz w:val="20"/>
                <w:szCs w:val="20"/>
              </w:rPr>
              <w:t>Los anexos obligatorios que deberán adjuntarse al presente documento serán la cédula, el consentimiento y los demás que se consideren relevantes para sustentar la evaluación del riesgo.</w:t>
            </w:r>
          </w:p>
        </w:tc>
      </w:tr>
      <w:tr w:rsidR="006D18B5" w14:paraId="343AFFE4" w14:textId="77777777" w:rsidTr="002B3323">
        <w:trPr>
          <w:trHeight w:val="445"/>
        </w:trPr>
        <w:tc>
          <w:tcPr>
            <w:tcW w:w="10774" w:type="dxa"/>
            <w:gridSpan w:val="3"/>
            <w:shd w:val="clear" w:color="auto" w:fill="D1D1D1" w:themeFill="background2" w:themeFillShade="E6"/>
            <w:vAlign w:val="center"/>
          </w:tcPr>
          <w:p w14:paraId="0EAD9508" w14:textId="79A36DAB" w:rsidR="006D18B5" w:rsidRPr="003E7039" w:rsidRDefault="00520E84" w:rsidP="00520E84">
            <w:pPr>
              <w:jc w:val="center"/>
              <w:rPr>
                <w:rFonts w:ascii="Arial" w:hAnsi="Arial" w:cs="Arial"/>
                <w:b/>
                <w:bCs/>
                <w:color w:val="000000" w:themeColor="text1"/>
                <w:sz w:val="20"/>
                <w:szCs w:val="20"/>
              </w:rPr>
            </w:pPr>
            <w:r w:rsidRPr="003E7039">
              <w:rPr>
                <w:rFonts w:ascii="Arial" w:hAnsi="Arial" w:cs="Arial"/>
                <w:b/>
                <w:bCs/>
                <w:color w:val="000000" w:themeColor="text1"/>
                <w:sz w:val="20"/>
                <w:szCs w:val="20"/>
              </w:rPr>
              <w:t>DOCUMENTO DE IDENTIDAD</w:t>
            </w:r>
          </w:p>
        </w:tc>
      </w:tr>
      <w:tr w:rsidR="00520E84" w14:paraId="17FF4AE8" w14:textId="77777777" w:rsidTr="00520E84">
        <w:trPr>
          <w:trHeight w:val="500"/>
        </w:trPr>
        <w:tc>
          <w:tcPr>
            <w:tcW w:w="10774" w:type="dxa"/>
            <w:gridSpan w:val="3"/>
            <w:shd w:val="clear" w:color="auto" w:fill="FFFFFF" w:themeFill="background1"/>
            <w:vAlign w:val="center"/>
          </w:tcPr>
          <w:p w14:paraId="2D830FBB" w14:textId="2C06F9F6" w:rsidR="00520E84" w:rsidRDefault="0032014E" w:rsidP="003E7039">
            <w:pPr>
              <w:rPr>
                <w:rFonts w:ascii="Arial" w:hAnsi="Arial" w:cs="Arial"/>
                <w:color w:val="000000" w:themeColor="text1"/>
                <w:sz w:val="20"/>
                <w:szCs w:val="20"/>
              </w:rPr>
            </w:pPr>
            <w:r>
              <w:rPr>
                <w:rFonts w:ascii="Arial" w:hAnsi="Arial" w:cs="Arial"/>
                <w:color w:val="000000" w:themeColor="text1"/>
                <w:sz w:val="20"/>
                <w:szCs w:val="20"/>
              </w:rPr>
              <w:t>Inserte la imagen</w:t>
            </w:r>
            <w:r w:rsidR="00DB0496">
              <w:rPr>
                <w:rFonts w:ascii="Arial" w:hAnsi="Arial" w:cs="Arial"/>
                <w:color w:val="000000" w:themeColor="text1"/>
                <w:sz w:val="20"/>
                <w:szCs w:val="20"/>
              </w:rPr>
              <w:t xml:space="preserve"> </w:t>
            </w:r>
            <w:r w:rsidR="006160DF">
              <w:rPr>
                <w:rFonts w:ascii="Arial" w:hAnsi="Arial" w:cs="Arial"/>
                <w:color w:val="000000" w:themeColor="text1"/>
                <w:sz w:val="20"/>
                <w:szCs w:val="20"/>
              </w:rPr>
              <w:t>(</w:t>
            </w:r>
            <w:r w:rsidR="00DB0496">
              <w:rPr>
                <w:rFonts w:ascii="Arial" w:hAnsi="Arial" w:cs="Arial"/>
                <w:color w:val="000000" w:themeColor="text1"/>
                <w:sz w:val="20"/>
                <w:szCs w:val="20"/>
              </w:rPr>
              <w:t>registro digital</w:t>
            </w:r>
            <w:r w:rsidR="006160DF">
              <w:rPr>
                <w:rFonts w:ascii="Arial" w:hAnsi="Arial" w:cs="Arial"/>
                <w:color w:val="000000" w:themeColor="text1"/>
                <w:sz w:val="20"/>
                <w:szCs w:val="20"/>
              </w:rPr>
              <w:t>)</w:t>
            </w:r>
            <w:r w:rsidR="00DB0496">
              <w:rPr>
                <w:rFonts w:ascii="Arial" w:hAnsi="Arial" w:cs="Arial"/>
                <w:color w:val="000000" w:themeColor="text1"/>
                <w:sz w:val="20"/>
                <w:szCs w:val="20"/>
              </w:rPr>
              <w:t xml:space="preserve"> </w:t>
            </w:r>
            <w:r w:rsidR="003E7039">
              <w:rPr>
                <w:rFonts w:ascii="Arial" w:hAnsi="Arial" w:cs="Arial"/>
                <w:color w:val="000000" w:themeColor="text1"/>
                <w:sz w:val="20"/>
                <w:szCs w:val="20"/>
              </w:rPr>
              <w:t xml:space="preserve">del documento de identidad </w:t>
            </w:r>
            <w:r w:rsidR="00DB0496">
              <w:rPr>
                <w:rFonts w:ascii="Arial" w:hAnsi="Arial" w:cs="Arial"/>
                <w:color w:val="000000" w:themeColor="text1"/>
                <w:sz w:val="20"/>
                <w:szCs w:val="20"/>
              </w:rPr>
              <w:t>de</w:t>
            </w:r>
            <w:r w:rsidR="003E7039">
              <w:rPr>
                <w:rFonts w:ascii="Arial" w:hAnsi="Arial" w:cs="Arial"/>
                <w:color w:val="000000" w:themeColor="text1"/>
                <w:sz w:val="20"/>
                <w:szCs w:val="20"/>
              </w:rPr>
              <w:t xml:space="preserve"> </w:t>
            </w:r>
            <w:r w:rsidR="00DB0496">
              <w:rPr>
                <w:rFonts w:ascii="Arial" w:hAnsi="Arial" w:cs="Arial"/>
                <w:color w:val="000000" w:themeColor="text1"/>
                <w:sz w:val="20"/>
                <w:szCs w:val="20"/>
              </w:rPr>
              <w:t>la persona evaluada</w:t>
            </w:r>
            <w:r>
              <w:rPr>
                <w:rFonts w:ascii="Arial" w:hAnsi="Arial" w:cs="Arial"/>
                <w:color w:val="000000" w:themeColor="text1"/>
                <w:sz w:val="20"/>
                <w:szCs w:val="20"/>
              </w:rPr>
              <w:t>,</w:t>
            </w:r>
            <w:r w:rsidR="00DB0496">
              <w:rPr>
                <w:rFonts w:ascii="Arial" w:hAnsi="Arial" w:cs="Arial"/>
                <w:color w:val="000000" w:themeColor="text1"/>
                <w:sz w:val="20"/>
                <w:szCs w:val="20"/>
              </w:rPr>
              <w:t xml:space="preserve"> con el fin de constatar l</w:t>
            </w:r>
            <w:r w:rsidR="000F2F48">
              <w:rPr>
                <w:rFonts w:ascii="Arial" w:hAnsi="Arial" w:cs="Arial"/>
                <w:color w:val="000000" w:themeColor="text1"/>
                <w:sz w:val="20"/>
                <w:szCs w:val="20"/>
              </w:rPr>
              <w:t xml:space="preserve">os </w:t>
            </w:r>
            <w:r w:rsidR="000F2F48" w:rsidRPr="000F2F48">
              <w:rPr>
                <w:rFonts w:ascii="Arial" w:hAnsi="Arial" w:cs="Arial"/>
                <w:color w:val="000000" w:themeColor="text1"/>
                <w:sz w:val="20"/>
                <w:szCs w:val="20"/>
              </w:rPr>
              <w:t>datos personales del evaluado (a) - beneficiario (a)</w:t>
            </w:r>
            <w:r w:rsidR="00DB0496">
              <w:rPr>
                <w:rFonts w:ascii="Arial" w:hAnsi="Arial" w:cs="Arial"/>
                <w:color w:val="000000" w:themeColor="text1"/>
                <w:sz w:val="20"/>
                <w:szCs w:val="20"/>
              </w:rPr>
              <w:t xml:space="preserve"> </w:t>
            </w:r>
            <w:r w:rsidR="000F2F48">
              <w:rPr>
                <w:rFonts w:ascii="Arial" w:hAnsi="Arial" w:cs="Arial"/>
                <w:color w:val="000000" w:themeColor="text1"/>
                <w:sz w:val="20"/>
                <w:szCs w:val="20"/>
              </w:rPr>
              <w:t xml:space="preserve">y la </w:t>
            </w:r>
            <w:r w:rsidR="00DB0496">
              <w:rPr>
                <w:rFonts w:ascii="Arial" w:hAnsi="Arial" w:cs="Arial"/>
                <w:color w:val="000000" w:themeColor="text1"/>
                <w:sz w:val="20"/>
                <w:szCs w:val="20"/>
              </w:rPr>
              <w:t xml:space="preserve">información relacionada </w:t>
            </w:r>
            <w:r w:rsidR="003E7039">
              <w:rPr>
                <w:rFonts w:ascii="Arial" w:hAnsi="Arial" w:cs="Arial"/>
                <w:color w:val="000000" w:themeColor="text1"/>
                <w:sz w:val="20"/>
                <w:szCs w:val="20"/>
              </w:rPr>
              <w:t>en este formato</w:t>
            </w:r>
            <w:r w:rsidR="00D61C6C">
              <w:rPr>
                <w:rFonts w:ascii="Arial" w:hAnsi="Arial" w:cs="Arial"/>
                <w:color w:val="000000" w:themeColor="text1"/>
                <w:sz w:val="20"/>
                <w:szCs w:val="20"/>
              </w:rPr>
              <w:t>.</w:t>
            </w:r>
          </w:p>
        </w:tc>
      </w:tr>
      <w:tr w:rsidR="00D61C6C" w14:paraId="4CDF3A84" w14:textId="6DC59B5C" w:rsidTr="00654F03">
        <w:trPr>
          <w:trHeight w:val="500"/>
        </w:trPr>
        <w:tc>
          <w:tcPr>
            <w:tcW w:w="2269" w:type="dxa"/>
            <w:shd w:val="clear" w:color="auto" w:fill="FFFFFF" w:themeFill="background1"/>
            <w:vAlign w:val="center"/>
          </w:tcPr>
          <w:p w14:paraId="000B4EEB" w14:textId="3862C215" w:rsidR="00D61C6C" w:rsidRDefault="00546A25" w:rsidP="003E7039">
            <w:pPr>
              <w:rPr>
                <w:rFonts w:ascii="Arial" w:hAnsi="Arial" w:cs="Arial"/>
                <w:color w:val="000000" w:themeColor="text1"/>
                <w:sz w:val="20"/>
                <w:szCs w:val="20"/>
              </w:rPr>
            </w:pPr>
            <w:r w:rsidRPr="00546A25">
              <w:rPr>
                <w:rFonts w:ascii="Arial" w:hAnsi="Arial" w:cs="Arial"/>
                <w:color w:val="000000" w:themeColor="text1"/>
                <w:sz w:val="20"/>
                <w:szCs w:val="20"/>
              </w:rPr>
              <w:t>Etiquetado</w:t>
            </w:r>
          </w:p>
        </w:tc>
        <w:tc>
          <w:tcPr>
            <w:tcW w:w="8505" w:type="dxa"/>
            <w:gridSpan w:val="2"/>
            <w:shd w:val="clear" w:color="auto" w:fill="FFFFFF" w:themeFill="background1"/>
            <w:vAlign w:val="center"/>
          </w:tcPr>
          <w:p w14:paraId="279C03DE" w14:textId="77777777" w:rsidR="0014374F" w:rsidRPr="00794890" w:rsidRDefault="0014374F" w:rsidP="00332874">
            <w:pPr>
              <w:pStyle w:val="NormalWeb"/>
              <w:spacing w:before="0" w:beforeAutospacing="0" w:after="0" w:afterAutospacing="0"/>
              <w:rPr>
                <w:rFonts w:ascii="Arial" w:hAnsi="Arial" w:cs="Arial"/>
                <w:sz w:val="20"/>
                <w:szCs w:val="20"/>
              </w:rPr>
            </w:pPr>
            <w:r w:rsidRPr="00794890">
              <w:rPr>
                <w:rFonts w:ascii="Arial" w:hAnsi="Arial" w:cs="Arial"/>
                <w:sz w:val="20"/>
                <w:szCs w:val="20"/>
              </w:rPr>
              <w:t xml:space="preserve">Es obligatorio que el </w:t>
            </w:r>
            <w:r w:rsidRPr="00794890">
              <w:rPr>
                <w:rStyle w:val="Fuerte"/>
                <w:rFonts w:ascii="Arial" w:hAnsi="Arial" w:cs="Arial"/>
                <w:sz w:val="20"/>
                <w:szCs w:val="20"/>
              </w:rPr>
              <w:t>servidor público y/o contratista</w:t>
            </w:r>
            <w:r w:rsidRPr="00794890">
              <w:rPr>
                <w:rFonts w:ascii="Arial" w:hAnsi="Arial" w:cs="Arial"/>
                <w:sz w:val="20"/>
                <w:szCs w:val="20"/>
              </w:rPr>
              <w:t xml:space="preserve"> responsable de la elaboración del documento </w:t>
            </w:r>
            <w:r w:rsidRPr="00794890">
              <w:rPr>
                <w:rStyle w:val="Fuerte"/>
                <w:rFonts w:ascii="Arial" w:hAnsi="Arial" w:cs="Arial"/>
                <w:sz w:val="20"/>
                <w:szCs w:val="20"/>
              </w:rPr>
              <w:t>establezca el etiquetado correspondiente a la información contenida</w:t>
            </w:r>
            <w:r w:rsidRPr="00794890">
              <w:rPr>
                <w:rFonts w:ascii="Arial" w:hAnsi="Arial" w:cs="Arial"/>
                <w:sz w:val="20"/>
                <w:szCs w:val="20"/>
              </w:rPr>
              <w:t>, indicando de manera explícita una de las siguientes clasificaciones:</w:t>
            </w:r>
          </w:p>
          <w:p w14:paraId="274D2262" w14:textId="77777777" w:rsidR="0014374F" w:rsidRPr="00794890" w:rsidRDefault="0014374F" w:rsidP="00332874">
            <w:pPr>
              <w:widowControl/>
              <w:numPr>
                <w:ilvl w:val="0"/>
                <w:numId w:val="5"/>
              </w:numPr>
              <w:autoSpaceDE/>
              <w:autoSpaceDN/>
              <w:rPr>
                <w:rFonts w:ascii="Arial" w:hAnsi="Arial" w:cs="Arial"/>
                <w:sz w:val="20"/>
                <w:szCs w:val="20"/>
              </w:rPr>
            </w:pPr>
            <w:r w:rsidRPr="00794890">
              <w:rPr>
                <w:rStyle w:val="Fuerte"/>
                <w:rFonts w:ascii="Arial" w:hAnsi="Arial" w:cs="Arial"/>
                <w:sz w:val="20"/>
                <w:szCs w:val="20"/>
              </w:rPr>
              <w:t>P:</w:t>
            </w:r>
            <w:r w:rsidRPr="00794890">
              <w:rPr>
                <w:rFonts w:ascii="Arial" w:hAnsi="Arial" w:cs="Arial"/>
                <w:sz w:val="20"/>
                <w:szCs w:val="20"/>
              </w:rPr>
              <w:t xml:space="preserve"> Público</w:t>
            </w:r>
          </w:p>
          <w:p w14:paraId="552CCF0F" w14:textId="77777777" w:rsidR="0014374F" w:rsidRPr="00794890" w:rsidRDefault="0014374F" w:rsidP="00332874">
            <w:pPr>
              <w:widowControl/>
              <w:numPr>
                <w:ilvl w:val="0"/>
                <w:numId w:val="5"/>
              </w:numPr>
              <w:autoSpaceDE/>
              <w:autoSpaceDN/>
              <w:spacing w:before="100" w:beforeAutospacing="1"/>
              <w:rPr>
                <w:rFonts w:ascii="Arial" w:hAnsi="Arial" w:cs="Arial"/>
                <w:sz w:val="20"/>
                <w:szCs w:val="20"/>
              </w:rPr>
            </w:pPr>
            <w:r w:rsidRPr="00794890">
              <w:rPr>
                <w:rStyle w:val="Fuerte"/>
                <w:rFonts w:ascii="Arial" w:hAnsi="Arial" w:cs="Arial"/>
                <w:sz w:val="20"/>
                <w:szCs w:val="20"/>
              </w:rPr>
              <w:t>PC:</w:t>
            </w:r>
            <w:r w:rsidRPr="00794890">
              <w:rPr>
                <w:rFonts w:ascii="Arial" w:hAnsi="Arial" w:cs="Arial"/>
                <w:sz w:val="20"/>
                <w:szCs w:val="20"/>
              </w:rPr>
              <w:t xml:space="preserve"> Público Clasificado</w:t>
            </w:r>
          </w:p>
          <w:p w14:paraId="33105AE6" w14:textId="77777777" w:rsidR="0014374F" w:rsidRPr="00794890" w:rsidRDefault="0014374F" w:rsidP="00332874">
            <w:pPr>
              <w:widowControl/>
              <w:numPr>
                <w:ilvl w:val="0"/>
                <w:numId w:val="5"/>
              </w:numPr>
              <w:autoSpaceDE/>
              <w:autoSpaceDN/>
              <w:spacing w:before="100" w:beforeAutospacing="1"/>
              <w:rPr>
                <w:rFonts w:ascii="Arial" w:hAnsi="Arial" w:cs="Arial"/>
                <w:sz w:val="20"/>
                <w:szCs w:val="20"/>
              </w:rPr>
            </w:pPr>
            <w:r w:rsidRPr="00794890">
              <w:rPr>
                <w:rStyle w:val="Fuerte"/>
                <w:rFonts w:ascii="Arial" w:hAnsi="Arial" w:cs="Arial"/>
                <w:sz w:val="20"/>
                <w:szCs w:val="20"/>
              </w:rPr>
              <w:t>PR:</w:t>
            </w:r>
            <w:r w:rsidRPr="00794890">
              <w:rPr>
                <w:rFonts w:ascii="Arial" w:hAnsi="Arial" w:cs="Arial"/>
                <w:sz w:val="20"/>
                <w:szCs w:val="20"/>
              </w:rPr>
              <w:t xml:space="preserve"> Público Reservado</w:t>
            </w:r>
          </w:p>
          <w:p w14:paraId="50E5FE2C" w14:textId="727FE953" w:rsidR="00D61C6C" w:rsidRDefault="0014374F" w:rsidP="00332874">
            <w:pPr>
              <w:jc w:val="both"/>
              <w:rPr>
                <w:rFonts w:ascii="Arial" w:hAnsi="Arial" w:cs="Arial"/>
                <w:color w:val="000000" w:themeColor="text1"/>
                <w:sz w:val="20"/>
                <w:szCs w:val="20"/>
              </w:rPr>
            </w:pPr>
            <w:r w:rsidRPr="00794890">
              <w:rPr>
                <w:rFonts w:ascii="Arial" w:hAnsi="Arial" w:cs="Arial"/>
                <w:sz w:val="20"/>
                <w:szCs w:val="20"/>
              </w:rPr>
              <w:t xml:space="preserve">Para la correcta aplicación del etiquetado, se deberá tener en cuenta lo establecido en el </w:t>
            </w:r>
            <w:r w:rsidRPr="00794890">
              <w:rPr>
                <w:rStyle w:val="Fuerte"/>
                <w:rFonts w:ascii="Arial" w:hAnsi="Arial" w:cs="Arial"/>
                <w:sz w:val="20"/>
                <w:szCs w:val="20"/>
              </w:rPr>
              <w:t>GIN-PE-01 Política Específica de Clasificación y Etiquetado de la Información</w:t>
            </w:r>
            <w:r w:rsidRPr="00794890">
              <w:rPr>
                <w:rFonts w:ascii="Arial" w:hAnsi="Arial" w:cs="Arial"/>
                <w:sz w:val="20"/>
                <w:szCs w:val="20"/>
              </w:rPr>
              <w:t xml:space="preserve">, o el documento que haga sus veces, así como lo dispuesto en la </w:t>
            </w:r>
            <w:r w:rsidRPr="00794890">
              <w:rPr>
                <w:rStyle w:val="Fuerte"/>
                <w:rFonts w:ascii="Arial" w:hAnsi="Arial" w:cs="Arial"/>
                <w:sz w:val="20"/>
                <w:szCs w:val="20"/>
              </w:rPr>
              <w:t>Ley 1712 de 2014</w:t>
            </w:r>
            <w:r w:rsidRPr="00794890">
              <w:rPr>
                <w:rFonts w:ascii="Arial" w:hAnsi="Arial" w:cs="Arial"/>
                <w:sz w:val="20"/>
                <w:szCs w:val="20"/>
              </w:rPr>
              <w:t>, “Por medio de la cual se crea la Ley de Transparencia y del Derecho de Acceso a la Información Pública Nacional y se dictan otras disposiciones”.</w:t>
            </w:r>
          </w:p>
        </w:tc>
      </w:tr>
    </w:tbl>
    <w:p w14:paraId="2E663713" w14:textId="77777777" w:rsidR="00E82773" w:rsidRDefault="00E82773" w:rsidP="00466FAC">
      <w:pPr>
        <w:ind w:left="-709" w:hanging="284"/>
      </w:pPr>
    </w:p>
    <w:p w14:paraId="770512D6" w14:textId="77777777" w:rsidR="00886251" w:rsidRDefault="00886251" w:rsidP="00466FAC">
      <w:pPr>
        <w:ind w:left="-709" w:hanging="284"/>
      </w:pPr>
    </w:p>
    <w:sectPr w:rsidR="00886251" w:rsidSect="002B3323">
      <w:headerReference w:type="default" r:id="rId15"/>
      <w:footerReference w:type="default" r:id="rId16"/>
      <w:pgSz w:w="12240" w:h="15840"/>
      <w:pgMar w:top="851" w:right="758" w:bottom="1417" w:left="1701" w:header="708" w:footer="462"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Leonardo Cucaita Mariño" w:date="2026-07-06T12:52:00Z" w:initials="DC">
    <w:p w14:paraId="34B7E345" w14:textId="77777777" w:rsidR="00CB1CB4" w:rsidRDefault="00CB1CB4" w:rsidP="00CB1CB4">
      <w:pPr>
        <w:pStyle w:val="Textocomentario"/>
      </w:pPr>
      <w:r>
        <w:rPr>
          <w:rStyle w:val="Refdecomentario"/>
        </w:rPr>
        <w:annotationRef/>
      </w:r>
      <w:r>
        <w:rPr>
          <w:color w:val="000000"/>
        </w:rPr>
        <w:t>No hay control real que lo garantice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B7E3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42B845" w16cex:dateUtc="2026-07-06T17: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B7E345" w16cid:durableId="4942B8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C1394" w14:textId="77777777" w:rsidR="00902501" w:rsidRDefault="00902501" w:rsidP="00AA04A2">
      <w:r>
        <w:separator/>
      </w:r>
    </w:p>
  </w:endnote>
  <w:endnote w:type="continuationSeparator" w:id="0">
    <w:p w14:paraId="4D0C97C3" w14:textId="77777777" w:rsidR="00902501" w:rsidRDefault="00902501" w:rsidP="00AA0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96433" w14:textId="77777777" w:rsidR="006E586B" w:rsidRDefault="006E586B" w:rsidP="008F2DBD">
    <w:pPr>
      <w:pStyle w:val="Piedepgina"/>
      <w:keepNext/>
      <w:keepLines/>
      <w:pageBreakBefore/>
      <w:ind w:right="-340" w:hanging="993"/>
      <w:rPr>
        <w:rFonts w:ascii="Arial" w:hAnsi="Arial" w:cs="Arial"/>
        <w:color w:val="B2B2B2"/>
        <w:sz w:val="20"/>
        <w:szCs w:val="20"/>
      </w:rPr>
    </w:pPr>
  </w:p>
  <w:p w14:paraId="264716E5" w14:textId="6A787CD2" w:rsidR="008F2DBD" w:rsidRPr="008F2DBD" w:rsidRDefault="008F2DBD" w:rsidP="008F2DBD">
    <w:pPr>
      <w:pStyle w:val="Piedepgina"/>
      <w:keepNext/>
      <w:keepLines/>
      <w:pageBreakBefore/>
      <w:ind w:right="-340" w:hanging="993"/>
      <w:rPr>
        <w:rFonts w:ascii="Arial" w:hAnsi="Arial" w:cs="Arial"/>
        <w:color w:val="B2B2B2"/>
        <w:sz w:val="20"/>
        <w:szCs w:val="20"/>
      </w:rPr>
    </w:pPr>
    <w:r w:rsidRPr="008F2DBD">
      <w:rPr>
        <w:rFonts w:ascii="Arial" w:hAnsi="Arial" w:cs="Arial"/>
        <w:color w:val="B2B2B2"/>
        <w:sz w:val="20"/>
        <w:szCs w:val="20"/>
      </w:rPr>
      <w:t>Etiquetado:</w:t>
    </w:r>
  </w:p>
  <w:p w14:paraId="18F448D4" w14:textId="77777777" w:rsidR="00910686" w:rsidRDefault="00910686" w:rsidP="008F2DBD">
    <w:pPr>
      <w:pStyle w:val="Piedepgina"/>
      <w:keepNext/>
      <w:keepLines/>
      <w:pageBreakBefore/>
      <w:ind w:right="-340" w:hanging="993"/>
      <w:rPr>
        <w:sz w:val="20"/>
        <w:szCs w:val="20"/>
      </w:rPr>
    </w:pPr>
  </w:p>
  <w:p w14:paraId="22B53E6C" w14:textId="6607CC7F" w:rsidR="006E586B" w:rsidRPr="00DA48DC" w:rsidRDefault="00BC0AE8" w:rsidP="006E586B">
    <w:pPr>
      <w:pStyle w:val="Piedepgina"/>
      <w:tabs>
        <w:tab w:val="left" w:pos="7800"/>
        <w:tab w:val="right" w:pos="9998"/>
      </w:tabs>
      <w:ind w:right="-24" w:hanging="993"/>
      <w:rPr>
        <w:rFonts w:ascii="Arial" w:hAnsi="Arial" w:cs="Arial"/>
        <w:sz w:val="20"/>
        <w:szCs w:val="20"/>
      </w:rPr>
    </w:pPr>
    <w:r w:rsidRPr="00910686">
      <w:rPr>
        <w:rFonts w:ascii="Arial" w:hAnsi="Arial" w:cs="Arial"/>
        <w:sz w:val="20"/>
        <w:szCs w:val="20"/>
      </w:rPr>
      <w:t>GESP-FT-14/V</w:t>
    </w:r>
    <w:r w:rsidR="00910686">
      <w:rPr>
        <w:rFonts w:ascii="Arial" w:hAnsi="Arial" w:cs="Arial"/>
        <w:sz w:val="20"/>
        <w:szCs w:val="20"/>
      </w:rPr>
      <w:t>3</w:t>
    </w:r>
    <w:r w:rsidRPr="00910686">
      <w:rPr>
        <w:rFonts w:ascii="Arial" w:hAnsi="Arial" w:cs="Arial"/>
        <w:sz w:val="20"/>
        <w:szCs w:val="20"/>
      </w:rPr>
      <w:ptab w:relativeTo="margin" w:alignment="center" w:leader="none"/>
    </w:r>
    <w:r w:rsidRPr="00910686">
      <w:rPr>
        <w:rFonts w:ascii="Arial" w:hAnsi="Arial" w:cs="Arial"/>
        <w:sz w:val="20"/>
        <w:szCs w:val="20"/>
      </w:rPr>
      <w:t xml:space="preserve">Oficialización: </w:t>
    </w:r>
    <w:r w:rsidR="00910686">
      <w:rPr>
        <w:rFonts w:ascii="Arial" w:hAnsi="Arial" w:cs="Arial"/>
        <w:sz w:val="20"/>
        <w:szCs w:val="20"/>
      </w:rPr>
      <w:t>18</w:t>
    </w:r>
    <w:r w:rsidRPr="00910686">
      <w:rPr>
        <w:rFonts w:ascii="Arial" w:hAnsi="Arial" w:cs="Arial"/>
        <w:sz w:val="20"/>
        <w:szCs w:val="20"/>
      </w:rPr>
      <w:t>/</w:t>
    </w:r>
    <w:r w:rsidR="00910686">
      <w:rPr>
        <w:rFonts w:ascii="Arial" w:hAnsi="Arial" w:cs="Arial"/>
        <w:sz w:val="20"/>
        <w:szCs w:val="20"/>
      </w:rPr>
      <w:t>03</w:t>
    </w:r>
    <w:r w:rsidRPr="00910686">
      <w:rPr>
        <w:rFonts w:ascii="Arial" w:hAnsi="Arial" w:cs="Arial"/>
        <w:sz w:val="20"/>
        <w:szCs w:val="20"/>
      </w:rPr>
      <w:t>/</w:t>
    </w:r>
    <w:r w:rsidR="00910686">
      <w:rPr>
        <w:rFonts w:ascii="Arial" w:hAnsi="Arial" w:cs="Arial"/>
        <w:sz w:val="20"/>
        <w:szCs w:val="20"/>
      </w:rPr>
      <w:t>2026</w:t>
    </w:r>
    <w:r w:rsidRPr="00910686">
      <w:rPr>
        <w:rFonts w:ascii="Arial" w:hAnsi="Arial" w:cs="Arial"/>
        <w:sz w:val="20"/>
        <w:szCs w:val="20"/>
      </w:rPr>
      <w:ptab w:relativeTo="margin" w:alignment="right" w:leader="none"/>
    </w:r>
    <w:r w:rsidR="006E586B" w:rsidRPr="006E586B">
      <w:rPr>
        <w:rFonts w:ascii="Arial" w:hAnsi="Arial" w:cs="Arial"/>
        <w:sz w:val="20"/>
        <w:szCs w:val="20"/>
      </w:rPr>
      <w:t xml:space="preserve"> </w:t>
    </w:r>
    <w:r w:rsidR="006E586B" w:rsidRPr="00DA48DC">
      <w:rPr>
        <w:rFonts w:ascii="Arial" w:hAnsi="Arial" w:cs="Arial"/>
        <w:sz w:val="20"/>
        <w:szCs w:val="20"/>
      </w:rPr>
      <w:t xml:space="preserve">Página </w:t>
    </w:r>
    <w:r w:rsidR="006E586B" w:rsidRPr="00DA48DC">
      <w:rPr>
        <w:rFonts w:ascii="Arial" w:hAnsi="Arial" w:cs="Arial"/>
        <w:b/>
        <w:bCs/>
        <w:sz w:val="20"/>
        <w:szCs w:val="20"/>
      </w:rPr>
      <w:fldChar w:fldCharType="begin"/>
    </w:r>
    <w:r w:rsidR="006E586B" w:rsidRPr="00DA48DC">
      <w:rPr>
        <w:rFonts w:ascii="Arial" w:hAnsi="Arial" w:cs="Arial"/>
        <w:b/>
        <w:bCs/>
        <w:sz w:val="20"/>
        <w:szCs w:val="20"/>
      </w:rPr>
      <w:instrText>PAGE  \* Arabic  \* MERGEFORMAT</w:instrText>
    </w:r>
    <w:r w:rsidR="006E586B" w:rsidRPr="00DA48DC">
      <w:rPr>
        <w:rFonts w:ascii="Arial" w:hAnsi="Arial" w:cs="Arial"/>
        <w:b/>
        <w:bCs/>
        <w:sz w:val="20"/>
        <w:szCs w:val="20"/>
      </w:rPr>
      <w:fldChar w:fldCharType="separate"/>
    </w:r>
    <w:r w:rsidR="006E586B">
      <w:rPr>
        <w:rFonts w:ascii="Arial" w:hAnsi="Arial" w:cs="Arial"/>
        <w:b/>
        <w:bCs/>
        <w:sz w:val="20"/>
        <w:szCs w:val="20"/>
      </w:rPr>
      <w:t>1</w:t>
    </w:r>
    <w:r w:rsidR="006E586B" w:rsidRPr="00DA48DC">
      <w:rPr>
        <w:rFonts w:ascii="Arial" w:hAnsi="Arial" w:cs="Arial"/>
        <w:b/>
        <w:bCs/>
        <w:sz w:val="20"/>
        <w:szCs w:val="20"/>
      </w:rPr>
      <w:fldChar w:fldCharType="end"/>
    </w:r>
    <w:r w:rsidR="006E586B" w:rsidRPr="00DA48DC">
      <w:rPr>
        <w:rFonts w:ascii="Arial" w:hAnsi="Arial" w:cs="Arial"/>
        <w:sz w:val="20"/>
        <w:szCs w:val="20"/>
      </w:rPr>
      <w:t xml:space="preserve"> de </w:t>
    </w:r>
    <w:r w:rsidR="006E586B" w:rsidRPr="00DA48DC">
      <w:rPr>
        <w:rFonts w:ascii="Arial" w:hAnsi="Arial" w:cs="Arial"/>
        <w:b/>
        <w:bCs/>
        <w:sz w:val="20"/>
        <w:szCs w:val="20"/>
      </w:rPr>
      <w:fldChar w:fldCharType="begin"/>
    </w:r>
    <w:r w:rsidR="006E586B" w:rsidRPr="00DA48DC">
      <w:rPr>
        <w:rFonts w:ascii="Arial" w:hAnsi="Arial" w:cs="Arial"/>
        <w:b/>
        <w:bCs/>
        <w:sz w:val="20"/>
        <w:szCs w:val="20"/>
      </w:rPr>
      <w:instrText>NUMPAGES  \* Arabic  \* MERGEFORMAT</w:instrText>
    </w:r>
    <w:r w:rsidR="006E586B" w:rsidRPr="00DA48DC">
      <w:rPr>
        <w:rFonts w:ascii="Arial" w:hAnsi="Arial" w:cs="Arial"/>
        <w:b/>
        <w:bCs/>
        <w:sz w:val="20"/>
        <w:szCs w:val="20"/>
      </w:rPr>
      <w:fldChar w:fldCharType="separate"/>
    </w:r>
    <w:r w:rsidR="006E586B">
      <w:rPr>
        <w:rFonts w:ascii="Arial" w:hAnsi="Arial" w:cs="Arial"/>
        <w:b/>
        <w:bCs/>
        <w:sz w:val="20"/>
        <w:szCs w:val="20"/>
      </w:rPr>
      <w:t>3</w:t>
    </w:r>
    <w:r w:rsidR="006E586B" w:rsidRPr="00DA48DC">
      <w:rPr>
        <w:rFonts w:ascii="Arial" w:hAnsi="Arial" w:cs="Arial"/>
        <w:b/>
        <w:bCs/>
        <w:sz w:val="20"/>
        <w:szCs w:val="20"/>
      </w:rPr>
      <w:fldChar w:fldCharType="end"/>
    </w:r>
  </w:p>
  <w:p w14:paraId="4DAF8ABC" w14:textId="1E28766D" w:rsidR="00BC0AE8" w:rsidRPr="00910686" w:rsidRDefault="00BC0AE8" w:rsidP="008F2DBD">
    <w:pPr>
      <w:pStyle w:val="Piedepgina"/>
      <w:keepNext/>
      <w:keepLines/>
      <w:pageBreakBefore/>
      <w:ind w:right="-340" w:hanging="993"/>
      <w:rPr>
        <w:rFonts w:ascii="Arial" w:hAnsi="Arial" w:cs="Arial"/>
        <w:sz w:val="20"/>
        <w:szCs w:val="20"/>
      </w:rPr>
    </w:pPr>
  </w:p>
  <w:p w14:paraId="6EBB6FB1" w14:textId="4DF9E4C7" w:rsidR="00AA04A2" w:rsidRPr="00BC0AE8" w:rsidRDefault="00AA04A2" w:rsidP="00BC0AE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095EE" w14:textId="77777777" w:rsidR="00902501" w:rsidRDefault="00902501" w:rsidP="00AA04A2">
      <w:r>
        <w:separator/>
      </w:r>
    </w:p>
  </w:footnote>
  <w:footnote w:type="continuationSeparator" w:id="0">
    <w:p w14:paraId="1F73E928" w14:textId="77777777" w:rsidR="00902501" w:rsidRDefault="00902501" w:rsidP="00AA04A2">
      <w:r>
        <w:continuationSeparator/>
      </w:r>
    </w:p>
  </w:footnote>
  <w:footnote w:id="1">
    <w:p w14:paraId="75022AD2" w14:textId="3FDABE81" w:rsidR="0009493D" w:rsidRDefault="0009493D">
      <w:pPr>
        <w:pStyle w:val="Textonotapi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10721"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1E0" w:firstRow="1" w:lastRow="1" w:firstColumn="1" w:lastColumn="1" w:noHBand="0" w:noVBand="0"/>
    </w:tblPr>
    <w:tblGrid>
      <w:gridCol w:w="2022"/>
      <w:gridCol w:w="6870"/>
      <w:gridCol w:w="1829"/>
    </w:tblGrid>
    <w:tr w:rsidR="00580D98" w:rsidRPr="00C3063F" w14:paraId="7B7BD00A" w14:textId="77777777" w:rsidTr="00116C91">
      <w:trPr>
        <w:trHeight w:val="454"/>
      </w:trPr>
      <w:tc>
        <w:tcPr>
          <w:tcW w:w="2022" w:type="dxa"/>
          <w:vMerge w:val="restart"/>
        </w:tcPr>
        <w:p w14:paraId="20943780" w14:textId="4D074443" w:rsidR="00580D98" w:rsidRPr="00C3063F" w:rsidRDefault="001F0481" w:rsidP="00580D98">
          <w:pPr>
            <w:pStyle w:val="TableParagraph"/>
            <w:spacing w:before="7"/>
            <w:rPr>
              <w:rFonts w:ascii="Arial" w:hAnsi="Arial" w:cs="Arial"/>
              <w:sz w:val="11"/>
            </w:rPr>
          </w:pPr>
          <w:r>
            <w:rPr>
              <w:rFonts w:ascii="Arial" w:hAnsi="Arial" w:cs="Arial"/>
              <w:noProof/>
              <w:sz w:val="18"/>
              <w:szCs w:val="18"/>
            </w:rPr>
            <w:drawing>
              <wp:inline distT="0" distB="0" distL="0" distR="0" wp14:anchorId="2AD29FAC" wp14:editId="2E8347C4">
                <wp:extent cx="1208314" cy="761903"/>
                <wp:effectExtent l="0" t="0" r="0" b="635"/>
                <wp:docPr id="998299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98397" name="Imagen 565498397"/>
                        <pic:cNvPicPr/>
                      </pic:nvPicPr>
                      <pic:blipFill>
                        <a:blip r:embed="rId1">
                          <a:extLst>
                            <a:ext uri="{28A0092B-C50C-407E-A947-70E740481C1C}">
                              <a14:useLocalDpi xmlns:a14="http://schemas.microsoft.com/office/drawing/2010/main" val="0"/>
                            </a:ext>
                          </a:extLst>
                        </a:blip>
                        <a:stretch>
                          <a:fillRect/>
                        </a:stretch>
                      </pic:blipFill>
                      <pic:spPr>
                        <a:xfrm>
                          <a:off x="0" y="0"/>
                          <a:ext cx="1239469" cy="781548"/>
                        </a:xfrm>
                        <a:prstGeom prst="rect">
                          <a:avLst/>
                        </a:prstGeom>
                      </pic:spPr>
                    </pic:pic>
                  </a:graphicData>
                </a:graphic>
              </wp:inline>
            </w:drawing>
          </w:r>
        </w:p>
        <w:p w14:paraId="7121EE48" w14:textId="4DFB7996" w:rsidR="00580D98" w:rsidRPr="00C3063F" w:rsidRDefault="00580D98" w:rsidP="00580D98">
          <w:pPr>
            <w:pStyle w:val="TableParagraph"/>
            <w:jc w:val="center"/>
            <w:rPr>
              <w:rFonts w:ascii="Arial" w:hAnsi="Arial" w:cs="Arial"/>
              <w:sz w:val="20"/>
            </w:rPr>
          </w:pPr>
        </w:p>
      </w:tc>
      <w:tc>
        <w:tcPr>
          <w:tcW w:w="6870" w:type="dxa"/>
          <w:vAlign w:val="center"/>
        </w:tcPr>
        <w:p w14:paraId="20A1E6AB" w14:textId="77777777" w:rsidR="00F83A29" w:rsidRDefault="00580D98" w:rsidP="00580D98">
          <w:pPr>
            <w:pStyle w:val="TableParagraph"/>
            <w:tabs>
              <w:tab w:val="left" w:pos="285"/>
              <w:tab w:val="center" w:pos="3332"/>
            </w:tabs>
            <w:jc w:val="center"/>
            <w:rPr>
              <w:rFonts w:ascii="Arial" w:hAnsi="Arial" w:cs="Arial"/>
              <w:b/>
              <w:bCs/>
              <w:sz w:val="20"/>
              <w:szCs w:val="20"/>
            </w:rPr>
          </w:pPr>
          <w:r>
            <w:rPr>
              <w:rFonts w:ascii="Arial" w:hAnsi="Arial" w:cs="Arial"/>
              <w:b/>
              <w:bCs/>
              <w:sz w:val="20"/>
              <w:szCs w:val="20"/>
            </w:rPr>
            <w:t xml:space="preserve">EVALUACIÓN DE RIESGO – RUTA INDIVIDUAL </w:t>
          </w:r>
        </w:p>
        <w:p w14:paraId="3DBF369E" w14:textId="2B384A14" w:rsidR="00580D98" w:rsidRPr="004A2097" w:rsidRDefault="00580D98" w:rsidP="00580D98">
          <w:pPr>
            <w:pStyle w:val="TableParagraph"/>
            <w:tabs>
              <w:tab w:val="left" w:pos="285"/>
              <w:tab w:val="center" w:pos="3332"/>
            </w:tabs>
            <w:jc w:val="center"/>
            <w:rPr>
              <w:rFonts w:ascii="Arial" w:hAnsi="Arial" w:cs="Arial"/>
              <w:b/>
              <w:bCs/>
              <w:sz w:val="20"/>
              <w:szCs w:val="20"/>
            </w:rPr>
          </w:pPr>
          <w:r>
            <w:rPr>
              <w:rFonts w:ascii="Arial" w:hAnsi="Arial" w:cs="Arial"/>
              <w:b/>
              <w:bCs/>
              <w:sz w:val="20"/>
              <w:szCs w:val="20"/>
            </w:rPr>
            <w:t>PARA LA M</w:t>
          </w:r>
          <w:r w:rsidR="00F83A29">
            <w:rPr>
              <w:rFonts w:ascii="Arial" w:hAnsi="Arial" w:cs="Arial"/>
              <w:b/>
              <w:bCs/>
              <w:sz w:val="20"/>
              <w:szCs w:val="20"/>
            </w:rPr>
            <w:t>ESA TÉCNICA DE SEGURIDAD Y PROTECCIÓN - M</w:t>
          </w:r>
          <w:r>
            <w:rPr>
              <w:rFonts w:ascii="Arial" w:hAnsi="Arial" w:cs="Arial"/>
              <w:b/>
              <w:bCs/>
              <w:sz w:val="20"/>
              <w:szCs w:val="20"/>
            </w:rPr>
            <w:t>TSP</w:t>
          </w:r>
        </w:p>
      </w:tc>
      <w:tc>
        <w:tcPr>
          <w:tcW w:w="1829" w:type="dxa"/>
          <w:vMerge w:val="restart"/>
        </w:tcPr>
        <w:p w14:paraId="6B9F2BFB" w14:textId="77777777" w:rsidR="00580D98" w:rsidRPr="00C3063F" w:rsidRDefault="00580D98" w:rsidP="00580D98">
          <w:pPr>
            <w:pStyle w:val="TableParagraph"/>
            <w:rPr>
              <w:rFonts w:ascii="Arial" w:hAnsi="Arial" w:cs="Arial"/>
              <w:sz w:val="20"/>
            </w:rPr>
          </w:pPr>
          <w:r>
            <w:rPr>
              <w:noProof/>
            </w:rPr>
            <w:drawing>
              <wp:anchor distT="0" distB="0" distL="114300" distR="114300" simplePos="0" relativeHeight="251658240" behindDoc="0" locked="0" layoutInCell="1" allowOverlap="1" wp14:anchorId="72FDEA66" wp14:editId="12163F0C">
                <wp:simplePos x="0" y="0"/>
                <wp:positionH relativeFrom="column">
                  <wp:posOffset>10795</wp:posOffset>
                </wp:positionH>
                <wp:positionV relativeFrom="paragraph">
                  <wp:posOffset>62230</wp:posOffset>
                </wp:positionV>
                <wp:extent cx="1037747" cy="751840"/>
                <wp:effectExtent l="0" t="0" r="0" b="0"/>
                <wp:wrapNone/>
                <wp:docPr id="1983565204" name="Imagen 2" descr="Logotipo&#10;&#10;El contenido generado por IA puede ser incorrecto.">
                  <a:extLst xmlns:a="http://schemas.openxmlformats.org/drawingml/2006/main">
                    <a:ext uri="{FF2B5EF4-FFF2-40B4-BE49-F238E27FC236}">
                      <a16:creationId xmlns:a16="http://schemas.microsoft.com/office/drawing/2014/main" id="{13DD1811-9CC9-4235-9F6E-D8510A614D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5827" name="Imagen 2" descr="Logotipo&#10;&#10;El contenido generado por IA puede ser incorrecto.">
                          <a:extLst>
                            <a:ext uri="{FF2B5EF4-FFF2-40B4-BE49-F238E27FC236}">
                              <a16:creationId xmlns:a16="http://schemas.microsoft.com/office/drawing/2014/main" id="{246F9ECA-972D-F6C2-585B-822492627229}"/>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037747" cy="751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671B31" w14:textId="77777777" w:rsidR="00580D98" w:rsidRPr="00C3063F" w:rsidRDefault="00580D98" w:rsidP="00580D98">
          <w:pPr>
            <w:pStyle w:val="TableParagraph"/>
            <w:spacing w:before="9"/>
            <w:jc w:val="center"/>
            <w:rPr>
              <w:rFonts w:ascii="Arial" w:hAnsi="Arial" w:cs="Arial"/>
              <w:sz w:val="15"/>
            </w:rPr>
          </w:pPr>
        </w:p>
        <w:p w14:paraId="128B0CEE" w14:textId="77777777" w:rsidR="00580D98" w:rsidRPr="00C3063F" w:rsidRDefault="00580D98" w:rsidP="00580D98">
          <w:pPr>
            <w:pStyle w:val="TableParagraph"/>
            <w:ind w:left="120"/>
            <w:rPr>
              <w:rFonts w:ascii="Arial" w:hAnsi="Arial" w:cs="Arial"/>
              <w:sz w:val="20"/>
            </w:rPr>
          </w:pPr>
        </w:p>
      </w:tc>
    </w:tr>
    <w:tr w:rsidR="00580D98" w:rsidRPr="00C3063F" w14:paraId="7FC54360" w14:textId="77777777">
      <w:tblPrEx>
        <w:tblCellMar>
          <w:left w:w="108" w:type="dxa"/>
          <w:right w:w="108" w:type="dxa"/>
        </w:tblCellMar>
      </w:tblPrEx>
      <w:trPr>
        <w:trHeight w:val="454"/>
      </w:trPr>
      <w:tc>
        <w:tcPr>
          <w:tcW w:w="2022" w:type="dxa"/>
          <w:vMerge/>
        </w:tcPr>
        <w:p w14:paraId="57E8F7B5" w14:textId="77777777" w:rsidR="00580D98" w:rsidRPr="00C3063F" w:rsidRDefault="00580D98" w:rsidP="00580D98">
          <w:pPr>
            <w:rPr>
              <w:rFonts w:ascii="Arial" w:hAnsi="Arial" w:cs="Arial"/>
              <w:sz w:val="2"/>
              <w:szCs w:val="2"/>
            </w:rPr>
          </w:pPr>
        </w:p>
      </w:tc>
      <w:tc>
        <w:tcPr>
          <w:tcW w:w="6870" w:type="dxa"/>
          <w:vAlign w:val="center"/>
        </w:tcPr>
        <w:p w14:paraId="1F73C022" w14:textId="77777777" w:rsidR="00580D98" w:rsidRPr="004A2097" w:rsidRDefault="00580D98" w:rsidP="00580D98">
          <w:pPr>
            <w:pStyle w:val="TableParagraph"/>
            <w:spacing w:before="25"/>
            <w:ind w:left="251"/>
            <w:jc w:val="center"/>
            <w:rPr>
              <w:rFonts w:ascii="Arial" w:hAnsi="Arial" w:cs="Arial"/>
              <w:b/>
              <w:bCs/>
              <w:sz w:val="20"/>
              <w:szCs w:val="20"/>
            </w:rPr>
          </w:pPr>
          <w:r w:rsidRPr="004A2097">
            <w:rPr>
              <w:rFonts w:ascii="Arial" w:hAnsi="Arial" w:cs="Arial"/>
              <w:b/>
              <w:bCs/>
              <w:sz w:val="20"/>
              <w:szCs w:val="20"/>
            </w:rPr>
            <w:t>GESTIÓN</w:t>
          </w:r>
          <w:r w:rsidRPr="004A2097">
            <w:rPr>
              <w:rFonts w:ascii="Arial" w:hAnsi="Arial" w:cs="Arial"/>
              <w:b/>
              <w:bCs/>
              <w:spacing w:val="-3"/>
              <w:sz w:val="20"/>
              <w:szCs w:val="20"/>
            </w:rPr>
            <w:t xml:space="preserve"> </w:t>
          </w:r>
          <w:r w:rsidRPr="004A2097">
            <w:rPr>
              <w:rFonts w:ascii="Arial" w:hAnsi="Arial" w:cs="Arial"/>
              <w:b/>
              <w:bCs/>
              <w:sz w:val="20"/>
              <w:szCs w:val="20"/>
            </w:rPr>
            <w:t>ESPECIALIZADA</w:t>
          </w:r>
          <w:r w:rsidRPr="004A2097">
            <w:rPr>
              <w:rFonts w:ascii="Arial" w:hAnsi="Arial" w:cs="Arial"/>
              <w:b/>
              <w:bCs/>
              <w:spacing w:val="-4"/>
              <w:sz w:val="20"/>
              <w:szCs w:val="20"/>
            </w:rPr>
            <w:t xml:space="preserve"> </w:t>
          </w:r>
          <w:r w:rsidRPr="004A2097">
            <w:rPr>
              <w:rFonts w:ascii="Arial" w:hAnsi="Arial" w:cs="Arial"/>
              <w:b/>
              <w:bCs/>
              <w:sz w:val="20"/>
              <w:szCs w:val="20"/>
            </w:rPr>
            <w:t>DE</w:t>
          </w:r>
          <w:r w:rsidRPr="004A2097">
            <w:rPr>
              <w:rFonts w:ascii="Arial" w:hAnsi="Arial" w:cs="Arial"/>
              <w:b/>
              <w:bCs/>
              <w:spacing w:val="-3"/>
              <w:sz w:val="20"/>
              <w:szCs w:val="20"/>
            </w:rPr>
            <w:t xml:space="preserve"> </w:t>
          </w:r>
          <w:r w:rsidRPr="004A2097">
            <w:rPr>
              <w:rFonts w:ascii="Arial" w:hAnsi="Arial" w:cs="Arial"/>
              <w:b/>
              <w:bCs/>
              <w:sz w:val="20"/>
              <w:szCs w:val="20"/>
            </w:rPr>
            <w:t>SEGURIDAD</w:t>
          </w:r>
          <w:r w:rsidRPr="004A2097">
            <w:rPr>
              <w:rFonts w:ascii="Arial" w:hAnsi="Arial" w:cs="Arial"/>
              <w:b/>
              <w:bCs/>
              <w:spacing w:val="-3"/>
              <w:sz w:val="20"/>
              <w:szCs w:val="20"/>
            </w:rPr>
            <w:t xml:space="preserve"> </w:t>
          </w:r>
          <w:r w:rsidRPr="004A2097">
            <w:rPr>
              <w:rFonts w:ascii="Arial" w:hAnsi="Arial" w:cs="Arial"/>
              <w:b/>
              <w:bCs/>
              <w:sz w:val="20"/>
              <w:szCs w:val="20"/>
            </w:rPr>
            <w:t>Y</w:t>
          </w:r>
          <w:r w:rsidRPr="004A2097">
            <w:rPr>
              <w:rFonts w:ascii="Arial" w:hAnsi="Arial" w:cs="Arial"/>
              <w:b/>
              <w:bCs/>
              <w:spacing w:val="-2"/>
              <w:sz w:val="20"/>
              <w:szCs w:val="20"/>
            </w:rPr>
            <w:t xml:space="preserve"> </w:t>
          </w:r>
          <w:r w:rsidRPr="004A2097">
            <w:rPr>
              <w:rFonts w:ascii="Arial" w:hAnsi="Arial" w:cs="Arial"/>
              <w:b/>
              <w:bCs/>
              <w:sz w:val="20"/>
              <w:szCs w:val="20"/>
            </w:rPr>
            <w:t>PROTECCIÓN</w:t>
          </w:r>
        </w:p>
      </w:tc>
      <w:tc>
        <w:tcPr>
          <w:tcW w:w="1829" w:type="dxa"/>
          <w:vMerge/>
          <w:tcBorders>
            <w:top w:val="nil"/>
          </w:tcBorders>
        </w:tcPr>
        <w:p w14:paraId="369EA8FA" w14:textId="77777777" w:rsidR="00580D98" w:rsidRPr="00C3063F" w:rsidRDefault="00580D98" w:rsidP="00580D98">
          <w:pPr>
            <w:rPr>
              <w:rFonts w:ascii="Arial" w:hAnsi="Arial" w:cs="Arial"/>
              <w:sz w:val="2"/>
              <w:szCs w:val="2"/>
            </w:rPr>
          </w:pPr>
        </w:p>
      </w:tc>
    </w:tr>
    <w:tr w:rsidR="00580D98" w:rsidRPr="00C3063F" w14:paraId="1ADB96CF" w14:textId="77777777">
      <w:tblPrEx>
        <w:tblCellMar>
          <w:left w:w="108" w:type="dxa"/>
          <w:right w:w="108" w:type="dxa"/>
        </w:tblCellMar>
      </w:tblPrEx>
      <w:trPr>
        <w:trHeight w:val="454"/>
      </w:trPr>
      <w:tc>
        <w:tcPr>
          <w:tcW w:w="2022" w:type="dxa"/>
          <w:vMerge/>
        </w:tcPr>
        <w:p w14:paraId="4DB6C1CB" w14:textId="77777777" w:rsidR="00580D98" w:rsidRPr="00C3063F" w:rsidRDefault="00580D98" w:rsidP="00580D98">
          <w:pPr>
            <w:rPr>
              <w:rFonts w:ascii="Arial" w:hAnsi="Arial" w:cs="Arial"/>
              <w:sz w:val="2"/>
              <w:szCs w:val="2"/>
            </w:rPr>
          </w:pPr>
        </w:p>
      </w:tc>
      <w:tc>
        <w:tcPr>
          <w:tcW w:w="6870" w:type="dxa"/>
          <w:vAlign w:val="center"/>
        </w:tcPr>
        <w:p w14:paraId="773575C4" w14:textId="77777777" w:rsidR="00580D98" w:rsidRPr="004A2097" w:rsidRDefault="00580D98" w:rsidP="00580D98">
          <w:pPr>
            <w:pStyle w:val="TableParagraph"/>
            <w:spacing w:before="37"/>
            <w:jc w:val="center"/>
            <w:rPr>
              <w:rFonts w:ascii="Arial" w:hAnsi="Arial" w:cs="Arial"/>
              <w:b/>
              <w:bCs/>
              <w:sz w:val="20"/>
              <w:szCs w:val="20"/>
            </w:rPr>
          </w:pPr>
          <w:r w:rsidRPr="004A2097">
            <w:rPr>
              <w:rFonts w:ascii="Arial" w:hAnsi="Arial" w:cs="Arial"/>
              <w:b/>
              <w:bCs/>
              <w:sz w:val="20"/>
              <w:szCs w:val="20"/>
            </w:rPr>
            <w:t>UNIDAD</w:t>
          </w:r>
          <w:r w:rsidRPr="004A2097">
            <w:rPr>
              <w:rFonts w:ascii="Arial" w:hAnsi="Arial" w:cs="Arial"/>
              <w:b/>
              <w:bCs/>
              <w:spacing w:val="-3"/>
              <w:sz w:val="20"/>
              <w:szCs w:val="20"/>
            </w:rPr>
            <w:t xml:space="preserve"> </w:t>
          </w:r>
          <w:r w:rsidRPr="004A2097">
            <w:rPr>
              <w:rFonts w:ascii="Arial" w:hAnsi="Arial" w:cs="Arial"/>
              <w:b/>
              <w:bCs/>
              <w:sz w:val="20"/>
              <w:szCs w:val="20"/>
            </w:rPr>
            <w:t>NACIONAL</w:t>
          </w:r>
          <w:r w:rsidRPr="004A2097">
            <w:rPr>
              <w:rFonts w:ascii="Arial" w:hAnsi="Arial" w:cs="Arial"/>
              <w:b/>
              <w:bCs/>
              <w:spacing w:val="-1"/>
              <w:sz w:val="20"/>
              <w:szCs w:val="20"/>
            </w:rPr>
            <w:t xml:space="preserve"> </w:t>
          </w:r>
          <w:r w:rsidRPr="004A2097">
            <w:rPr>
              <w:rFonts w:ascii="Arial" w:hAnsi="Arial" w:cs="Arial"/>
              <w:b/>
              <w:bCs/>
              <w:sz w:val="20"/>
              <w:szCs w:val="20"/>
            </w:rPr>
            <w:t>DE</w:t>
          </w:r>
          <w:r w:rsidRPr="004A2097">
            <w:rPr>
              <w:rFonts w:ascii="Arial" w:hAnsi="Arial" w:cs="Arial"/>
              <w:b/>
              <w:bCs/>
              <w:spacing w:val="-2"/>
              <w:sz w:val="20"/>
              <w:szCs w:val="20"/>
            </w:rPr>
            <w:t xml:space="preserve"> </w:t>
          </w:r>
          <w:r w:rsidRPr="004A2097">
            <w:rPr>
              <w:rFonts w:ascii="Arial" w:hAnsi="Arial" w:cs="Arial"/>
              <w:b/>
              <w:bCs/>
              <w:sz w:val="20"/>
              <w:szCs w:val="20"/>
            </w:rPr>
            <w:t>PROTECCIÓN</w:t>
          </w:r>
        </w:p>
      </w:tc>
      <w:tc>
        <w:tcPr>
          <w:tcW w:w="1829" w:type="dxa"/>
          <w:vMerge/>
          <w:tcBorders>
            <w:top w:val="nil"/>
          </w:tcBorders>
        </w:tcPr>
        <w:p w14:paraId="58F3C50E" w14:textId="77777777" w:rsidR="00580D98" w:rsidRPr="00C3063F" w:rsidRDefault="00580D98" w:rsidP="00580D98">
          <w:pPr>
            <w:rPr>
              <w:rFonts w:ascii="Arial" w:hAnsi="Arial" w:cs="Arial"/>
              <w:sz w:val="2"/>
              <w:szCs w:val="2"/>
            </w:rPr>
          </w:pPr>
        </w:p>
      </w:tc>
    </w:tr>
  </w:tbl>
  <w:p w14:paraId="65CD064C" w14:textId="77777777" w:rsidR="00580D98" w:rsidRDefault="00580D98">
    <w:pPr>
      <w:pStyle w:val="Encabezado"/>
    </w:pPr>
  </w:p>
</w:hdr>
</file>

<file path=word/intelligence2.xml><?xml version="1.0" encoding="utf-8"?>
<int2:intelligence xmlns:int2="http://schemas.microsoft.com/office/intelligence/2020/intelligence" xmlns:oel="http://schemas.microsoft.com/office/2019/extlst">
  <int2:observations>
    <int2:textHash int2:hashCode="ruaI7mf1WhORnd" int2:id="JLl9e2O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31302"/>
    <w:multiLevelType w:val="multilevel"/>
    <w:tmpl w:val="C382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3153B1"/>
    <w:multiLevelType w:val="hybridMultilevel"/>
    <w:tmpl w:val="07CEB876"/>
    <w:lvl w:ilvl="0" w:tplc="2AE29746">
      <w:start w:val="2"/>
      <w:numFmt w:val="bullet"/>
      <w:lvlText w:val=""/>
      <w:lvlJc w:val="left"/>
      <w:pPr>
        <w:ind w:left="720" w:hanging="360"/>
      </w:pPr>
      <w:rPr>
        <w:rFonts w:ascii="Symbol" w:eastAsia="Segoe UI Semilight" w:hAnsi="Symbo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5F80495"/>
    <w:multiLevelType w:val="hybridMultilevel"/>
    <w:tmpl w:val="AD74D1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5B284B72"/>
    <w:multiLevelType w:val="hybridMultilevel"/>
    <w:tmpl w:val="22D464A0"/>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7B0C5937"/>
    <w:multiLevelType w:val="hybridMultilevel"/>
    <w:tmpl w:val="0ACC6E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128621076">
    <w:abstractNumId w:val="3"/>
  </w:num>
  <w:num w:numId="2" w16cid:durableId="518856973">
    <w:abstractNumId w:val="1"/>
  </w:num>
  <w:num w:numId="3" w16cid:durableId="396325053">
    <w:abstractNumId w:val="2"/>
  </w:num>
  <w:num w:numId="4" w16cid:durableId="1575429946">
    <w:abstractNumId w:val="4"/>
  </w:num>
  <w:num w:numId="5" w16cid:durableId="164681745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Leonardo Cucaita Mariño">
    <w15:presenceInfo w15:providerId="AD" w15:userId="S::david.cucaita@unp.gov.co::a45a3728-089c-4369-923b-f25d8e05fc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FAC"/>
    <w:rsid w:val="0000412B"/>
    <w:rsid w:val="000066EB"/>
    <w:rsid w:val="000102F3"/>
    <w:rsid w:val="00012C02"/>
    <w:rsid w:val="00013D83"/>
    <w:rsid w:val="0001464A"/>
    <w:rsid w:val="00016678"/>
    <w:rsid w:val="0002292C"/>
    <w:rsid w:val="00023B5A"/>
    <w:rsid w:val="00026A1A"/>
    <w:rsid w:val="00030A24"/>
    <w:rsid w:val="00041653"/>
    <w:rsid w:val="0004543F"/>
    <w:rsid w:val="000470E4"/>
    <w:rsid w:val="000477DE"/>
    <w:rsid w:val="000523A5"/>
    <w:rsid w:val="000537E8"/>
    <w:rsid w:val="00054780"/>
    <w:rsid w:val="00056156"/>
    <w:rsid w:val="00060B09"/>
    <w:rsid w:val="0006308D"/>
    <w:rsid w:val="00064CDD"/>
    <w:rsid w:val="00066654"/>
    <w:rsid w:val="000668E2"/>
    <w:rsid w:val="00073BD8"/>
    <w:rsid w:val="00081D08"/>
    <w:rsid w:val="00085C75"/>
    <w:rsid w:val="00085EAD"/>
    <w:rsid w:val="00086555"/>
    <w:rsid w:val="00086E7F"/>
    <w:rsid w:val="00087E2E"/>
    <w:rsid w:val="00090C8E"/>
    <w:rsid w:val="0009493D"/>
    <w:rsid w:val="00096466"/>
    <w:rsid w:val="000A1137"/>
    <w:rsid w:val="000A2B28"/>
    <w:rsid w:val="000A43FF"/>
    <w:rsid w:val="000A4ABD"/>
    <w:rsid w:val="000A4D8B"/>
    <w:rsid w:val="000A50F1"/>
    <w:rsid w:val="000A7EA2"/>
    <w:rsid w:val="000B073E"/>
    <w:rsid w:val="000B3428"/>
    <w:rsid w:val="000B5A08"/>
    <w:rsid w:val="000B5C1A"/>
    <w:rsid w:val="000C29C2"/>
    <w:rsid w:val="000C4889"/>
    <w:rsid w:val="000C4E6D"/>
    <w:rsid w:val="000C6F3C"/>
    <w:rsid w:val="000D176B"/>
    <w:rsid w:val="000D47F7"/>
    <w:rsid w:val="000D64E6"/>
    <w:rsid w:val="000D664B"/>
    <w:rsid w:val="000D67BC"/>
    <w:rsid w:val="000D6E5F"/>
    <w:rsid w:val="000D70C7"/>
    <w:rsid w:val="000D71AB"/>
    <w:rsid w:val="000E1FB7"/>
    <w:rsid w:val="000E2536"/>
    <w:rsid w:val="000F2BD1"/>
    <w:rsid w:val="000F2F48"/>
    <w:rsid w:val="00102725"/>
    <w:rsid w:val="00103887"/>
    <w:rsid w:val="0010681D"/>
    <w:rsid w:val="00110C5C"/>
    <w:rsid w:val="00110E9D"/>
    <w:rsid w:val="0011211D"/>
    <w:rsid w:val="00112965"/>
    <w:rsid w:val="001130AE"/>
    <w:rsid w:val="00113C77"/>
    <w:rsid w:val="001152DC"/>
    <w:rsid w:val="00116938"/>
    <w:rsid w:val="0012024F"/>
    <w:rsid w:val="00121396"/>
    <w:rsid w:val="00125F6F"/>
    <w:rsid w:val="001263D8"/>
    <w:rsid w:val="00130328"/>
    <w:rsid w:val="0013332A"/>
    <w:rsid w:val="00133E99"/>
    <w:rsid w:val="00134686"/>
    <w:rsid w:val="0013652C"/>
    <w:rsid w:val="001420C4"/>
    <w:rsid w:val="0014374F"/>
    <w:rsid w:val="001455A5"/>
    <w:rsid w:val="001457FE"/>
    <w:rsid w:val="00146885"/>
    <w:rsid w:val="00156826"/>
    <w:rsid w:val="0015708A"/>
    <w:rsid w:val="00160E7E"/>
    <w:rsid w:val="00161A4C"/>
    <w:rsid w:val="00161DCD"/>
    <w:rsid w:val="001674F3"/>
    <w:rsid w:val="00171C5B"/>
    <w:rsid w:val="00171DA0"/>
    <w:rsid w:val="00175006"/>
    <w:rsid w:val="001802FF"/>
    <w:rsid w:val="00180FFE"/>
    <w:rsid w:val="00181B39"/>
    <w:rsid w:val="0018225E"/>
    <w:rsid w:val="00183243"/>
    <w:rsid w:val="001932CC"/>
    <w:rsid w:val="001A3BEA"/>
    <w:rsid w:val="001A6E77"/>
    <w:rsid w:val="001A725D"/>
    <w:rsid w:val="001B0ECC"/>
    <w:rsid w:val="001B1BC5"/>
    <w:rsid w:val="001B1F16"/>
    <w:rsid w:val="001B5CF0"/>
    <w:rsid w:val="001C2095"/>
    <w:rsid w:val="001C2397"/>
    <w:rsid w:val="001C2D16"/>
    <w:rsid w:val="001C3076"/>
    <w:rsid w:val="001C4F55"/>
    <w:rsid w:val="001C7183"/>
    <w:rsid w:val="001D0292"/>
    <w:rsid w:val="001E1ED6"/>
    <w:rsid w:val="001E5BF3"/>
    <w:rsid w:val="001F0481"/>
    <w:rsid w:val="001F469A"/>
    <w:rsid w:val="001F7772"/>
    <w:rsid w:val="002028CD"/>
    <w:rsid w:val="00203507"/>
    <w:rsid w:val="0020559A"/>
    <w:rsid w:val="002104D7"/>
    <w:rsid w:val="002259AE"/>
    <w:rsid w:val="002267AA"/>
    <w:rsid w:val="00226EFF"/>
    <w:rsid w:val="00227A0D"/>
    <w:rsid w:val="00230CCE"/>
    <w:rsid w:val="0023352E"/>
    <w:rsid w:val="00233FF6"/>
    <w:rsid w:val="002406E1"/>
    <w:rsid w:val="00242F78"/>
    <w:rsid w:val="00243EAD"/>
    <w:rsid w:val="00244C90"/>
    <w:rsid w:val="00245C3A"/>
    <w:rsid w:val="00255D0C"/>
    <w:rsid w:val="0025622E"/>
    <w:rsid w:val="00257943"/>
    <w:rsid w:val="00260BE7"/>
    <w:rsid w:val="0026236C"/>
    <w:rsid w:val="0026335C"/>
    <w:rsid w:val="00267976"/>
    <w:rsid w:val="00267BD8"/>
    <w:rsid w:val="0027026F"/>
    <w:rsid w:val="00271FD6"/>
    <w:rsid w:val="0027383B"/>
    <w:rsid w:val="0027580B"/>
    <w:rsid w:val="00283401"/>
    <w:rsid w:val="0028370A"/>
    <w:rsid w:val="00284F0B"/>
    <w:rsid w:val="00287A81"/>
    <w:rsid w:val="002937F4"/>
    <w:rsid w:val="00295AFB"/>
    <w:rsid w:val="00295D1F"/>
    <w:rsid w:val="00295F60"/>
    <w:rsid w:val="00296523"/>
    <w:rsid w:val="0029685F"/>
    <w:rsid w:val="002A00D9"/>
    <w:rsid w:val="002A2526"/>
    <w:rsid w:val="002A354C"/>
    <w:rsid w:val="002A3818"/>
    <w:rsid w:val="002A3E68"/>
    <w:rsid w:val="002A4283"/>
    <w:rsid w:val="002A44E6"/>
    <w:rsid w:val="002A4F93"/>
    <w:rsid w:val="002A6B8A"/>
    <w:rsid w:val="002A7946"/>
    <w:rsid w:val="002B29B0"/>
    <w:rsid w:val="002B3053"/>
    <w:rsid w:val="002B31E3"/>
    <w:rsid w:val="002B3323"/>
    <w:rsid w:val="002C1A02"/>
    <w:rsid w:val="002C31AA"/>
    <w:rsid w:val="002C508C"/>
    <w:rsid w:val="002D2AF3"/>
    <w:rsid w:val="002D2C7B"/>
    <w:rsid w:val="002D5991"/>
    <w:rsid w:val="002F0161"/>
    <w:rsid w:val="002F47D7"/>
    <w:rsid w:val="0030049D"/>
    <w:rsid w:val="00300ACE"/>
    <w:rsid w:val="0030141A"/>
    <w:rsid w:val="00301850"/>
    <w:rsid w:val="003024CC"/>
    <w:rsid w:val="00303A72"/>
    <w:rsid w:val="0030703E"/>
    <w:rsid w:val="0030719A"/>
    <w:rsid w:val="003102DB"/>
    <w:rsid w:val="0031542B"/>
    <w:rsid w:val="0032014E"/>
    <w:rsid w:val="00320BD9"/>
    <w:rsid w:val="00321025"/>
    <w:rsid w:val="003268C8"/>
    <w:rsid w:val="003304A4"/>
    <w:rsid w:val="00332874"/>
    <w:rsid w:val="0033439A"/>
    <w:rsid w:val="00341EB5"/>
    <w:rsid w:val="00342582"/>
    <w:rsid w:val="00343B53"/>
    <w:rsid w:val="00344D9B"/>
    <w:rsid w:val="00352B42"/>
    <w:rsid w:val="00354FDC"/>
    <w:rsid w:val="00355364"/>
    <w:rsid w:val="00357431"/>
    <w:rsid w:val="003627CE"/>
    <w:rsid w:val="00362978"/>
    <w:rsid w:val="00363DB7"/>
    <w:rsid w:val="003661F4"/>
    <w:rsid w:val="00370309"/>
    <w:rsid w:val="00370A78"/>
    <w:rsid w:val="003761E6"/>
    <w:rsid w:val="0038179A"/>
    <w:rsid w:val="003849DC"/>
    <w:rsid w:val="0039147B"/>
    <w:rsid w:val="003914D3"/>
    <w:rsid w:val="00393DCA"/>
    <w:rsid w:val="00396D5A"/>
    <w:rsid w:val="003A35C9"/>
    <w:rsid w:val="003A36D6"/>
    <w:rsid w:val="003A6546"/>
    <w:rsid w:val="003B0030"/>
    <w:rsid w:val="003B0C30"/>
    <w:rsid w:val="003B5471"/>
    <w:rsid w:val="003B5B9A"/>
    <w:rsid w:val="003B6F6B"/>
    <w:rsid w:val="003B779A"/>
    <w:rsid w:val="003B7D64"/>
    <w:rsid w:val="003B7D8E"/>
    <w:rsid w:val="003C0972"/>
    <w:rsid w:val="003C2F6C"/>
    <w:rsid w:val="003C344A"/>
    <w:rsid w:val="003C4467"/>
    <w:rsid w:val="003C54B4"/>
    <w:rsid w:val="003D2730"/>
    <w:rsid w:val="003D2E3A"/>
    <w:rsid w:val="003D39C3"/>
    <w:rsid w:val="003D4087"/>
    <w:rsid w:val="003D5157"/>
    <w:rsid w:val="003D54ED"/>
    <w:rsid w:val="003D66CE"/>
    <w:rsid w:val="003E0E38"/>
    <w:rsid w:val="003E24F3"/>
    <w:rsid w:val="003E3EB5"/>
    <w:rsid w:val="003E42A6"/>
    <w:rsid w:val="003E4BF6"/>
    <w:rsid w:val="003E7039"/>
    <w:rsid w:val="003E7AF6"/>
    <w:rsid w:val="003F2137"/>
    <w:rsid w:val="003F3143"/>
    <w:rsid w:val="003F40B4"/>
    <w:rsid w:val="003F45D0"/>
    <w:rsid w:val="003F5771"/>
    <w:rsid w:val="003F61EB"/>
    <w:rsid w:val="00401005"/>
    <w:rsid w:val="00401856"/>
    <w:rsid w:val="00404175"/>
    <w:rsid w:val="004041A5"/>
    <w:rsid w:val="0040464A"/>
    <w:rsid w:val="00404D03"/>
    <w:rsid w:val="004109D8"/>
    <w:rsid w:val="004126A3"/>
    <w:rsid w:val="00416981"/>
    <w:rsid w:val="0042195A"/>
    <w:rsid w:val="00426011"/>
    <w:rsid w:val="00426F4E"/>
    <w:rsid w:val="00427190"/>
    <w:rsid w:val="00431767"/>
    <w:rsid w:val="0043689B"/>
    <w:rsid w:val="004378A7"/>
    <w:rsid w:val="00437D85"/>
    <w:rsid w:val="00440444"/>
    <w:rsid w:val="00440FBB"/>
    <w:rsid w:val="004420C6"/>
    <w:rsid w:val="00443027"/>
    <w:rsid w:val="004430BB"/>
    <w:rsid w:val="004444B2"/>
    <w:rsid w:val="00445365"/>
    <w:rsid w:val="00446E3E"/>
    <w:rsid w:val="00450069"/>
    <w:rsid w:val="00452DF7"/>
    <w:rsid w:val="004555E0"/>
    <w:rsid w:val="00456596"/>
    <w:rsid w:val="00456D75"/>
    <w:rsid w:val="0046053F"/>
    <w:rsid w:val="004609D4"/>
    <w:rsid w:val="00465B70"/>
    <w:rsid w:val="00466FAC"/>
    <w:rsid w:val="00470198"/>
    <w:rsid w:val="00470B5F"/>
    <w:rsid w:val="0047128D"/>
    <w:rsid w:val="00476DCA"/>
    <w:rsid w:val="00482C0E"/>
    <w:rsid w:val="0048425C"/>
    <w:rsid w:val="0048619A"/>
    <w:rsid w:val="0048655D"/>
    <w:rsid w:val="004870DF"/>
    <w:rsid w:val="004927DB"/>
    <w:rsid w:val="00493CB8"/>
    <w:rsid w:val="004A0621"/>
    <w:rsid w:val="004A0B6F"/>
    <w:rsid w:val="004A2ACA"/>
    <w:rsid w:val="004A5F68"/>
    <w:rsid w:val="004A612F"/>
    <w:rsid w:val="004A7CBE"/>
    <w:rsid w:val="004B0176"/>
    <w:rsid w:val="004B65F0"/>
    <w:rsid w:val="004C0E2B"/>
    <w:rsid w:val="004C0F37"/>
    <w:rsid w:val="004C4D01"/>
    <w:rsid w:val="004C5D10"/>
    <w:rsid w:val="004D116A"/>
    <w:rsid w:val="004D3D9A"/>
    <w:rsid w:val="004D5549"/>
    <w:rsid w:val="004D575E"/>
    <w:rsid w:val="004D7018"/>
    <w:rsid w:val="004E0B50"/>
    <w:rsid w:val="004E231D"/>
    <w:rsid w:val="004E2BD4"/>
    <w:rsid w:val="004E58E1"/>
    <w:rsid w:val="004E5A95"/>
    <w:rsid w:val="004E621C"/>
    <w:rsid w:val="004F0A7D"/>
    <w:rsid w:val="004F1045"/>
    <w:rsid w:val="004F664D"/>
    <w:rsid w:val="004F74E7"/>
    <w:rsid w:val="004F7B1B"/>
    <w:rsid w:val="004F7D4A"/>
    <w:rsid w:val="0050020D"/>
    <w:rsid w:val="005042E1"/>
    <w:rsid w:val="00505CD0"/>
    <w:rsid w:val="00505D7A"/>
    <w:rsid w:val="0050793C"/>
    <w:rsid w:val="00511EFE"/>
    <w:rsid w:val="00512838"/>
    <w:rsid w:val="00513029"/>
    <w:rsid w:val="00513618"/>
    <w:rsid w:val="00520E84"/>
    <w:rsid w:val="00525779"/>
    <w:rsid w:val="00526142"/>
    <w:rsid w:val="00531BBA"/>
    <w:rsid w:val="005336E0"/>
    <w:rsid w:val="0053454A"/>
    <w:rsid w:val="00535B3C"/>
    <w:rsid w:val="0053660C"/>
    <w:rsid w:val="00541356"/>
    <w:rsid w:val="005416C7"/>
    <w:rsid w:val="00546A25"/>
    <w:rsid w:val="00547A43"/>
    <w:rsid w:val="0055380E"/>
    <w:rsid w:val="005569CF"/>
    <w:rsid w:val="005600D6"/>
    <w:rsid w:val="0056108F"/>
    <w:rsid w:val="00564CD2"/>
    <w:rsid w:val="00564D0D"/>
    <w:rsid w:val="00566EC7"/>
    <w:rsid w:val="00567514"/>
    <w:rsid w:val="00572A72"/>
    <w:rsid w:val="00574CF2"/>
    <w:rsid w:val="00576532"/>
    <w:rsid w:val="00580D98"/>
    <w:rsid w:val="005813ED"/>
    <w:rsid w:val="0058289B"/>
    <w:rsid w:val="00584538"/>
    <w:rsid w:val="005849CD"/>
    <w:rsid w:val="00585A37"/>
    <w:rsid w:val="00587B81"/>
    <w:rsid w:val="00590107"/>
    <w:rsid w:val="00591377"/>
    <w:rsid w:val="0059259B"/>
    <w:rsid w:val="005950F5"/>
    <w:rsid w:val="0059644D"/>
    <w:rsid w:val="00597D0F"/>
    <w:rsid w:val="005B27E1"/>
    <w:rsid w:val="005B3F3C"/>
    <w:rsid w:val="005B4B25"/>
    <w:rsid w:val="005B56EA"/>
    <w:rsid w:val="005B5C63"/>
    <w:rsid w:val="005B64AB"/>
    <w:rsid w:val="005B7787"/>
    <w:rsid w:val="005C0C77"/>
    <w:rsid w:val="005D0223"/>
    <w:rsid w:val="005D750D"/>
    <w:rsid w:val="005D7911"/>
    <w:rsid w:val="005E1150"/>
    <w:rsid w:val="005E1B75"/>
    <w:rsid w:val="005E5F99"/>
    <w:rsid w:val="005E730D"/>
    <w:rsid w:val="005E73F2"/>
    <w:rsid w:val="005F3CCA"/>
    <w:rsid w:val="005F3E29"/>
    <w:rsid w:val="005F7209"/>
    <w:rsid w:val="00600B78"/>
    <w:rsid w:val="00605CE2"/>
    <w:rsid w:val="00606289"/>
    <w:rsid w:val="00614249"/>
    <w:rsid w:val="00614BAF"/>
    <w:rsid w:val="00614CF7"/>
    <w:rsid w:val="0061609F"/>
    <w:rsid w:val="006160DF"/>
    <w:rsid w:val="00617454"/>
    <w:rsid w:val="006215BE"/>
    <w:rsid w:val="00621A8B"/>
    <w:rsid w:val="00623959"/>
    <w:rsid w:val="00624B3C"/>
    <w:rsid w:val="006258A6"/>
    <w:rsid w:val="00626915"/>
    <w:rsid w:val="0062776B"/>
    <w:rsid w:val="00630FD4"/>
    <w:rsid w:val="006346C0"/>
    <w:rsid w:val="006348D7"/>
    <w:rsid w:val="0064024E"/>
    <w:rsid w:val="006475A9"/>
    <w:rsid w:val="00650D5A"/>
    <w:rsid w:val="00654F03"/>
    <w:rsid w:val="006558F6"/>
    <w:rsid w:val="006578D9"/>
    <w:rsid w:val="0066175C"/>
    <w:rsid w:val="00663729"/>
    <w:rsid w:val="006638CF"/>
    <w:rsid w:val="00666C27"/>
    <w:rsid w:val="00675B4E"/>
    <w:rsid w:val="00677513"/>
    <w:rsid w:val="006776CB"/>
    <w:rsid w:val="00682788"/>
    <w:rsid w:val="00684688"/>
    <w:rsid w:val="0068572D"/>
    <w:rsid w:val="00685B4A"/>
    <w:rsid w:val="00686EE8"/>
    <w:rsid w:val="00691C14"/>
    <w:rsid w:val="0069358A"/>
    <w:rsid w:val="00694B57"/>
    <w:rsid w:val="00694DE8"/>
    <w:rsid w:val="006A1942"/>
    <w:rsid w:val="006A4781"/>
    <w:rsid w:val="006A7C6C"/>
    <w:rsid w:val="006B08EA"/>
    <w:rsid w:val="006B18A2"/>
    <w:rsid w:val="006B2246"/>
    <w:rsid w:val="006B5E4F"/>
    <w:rsid w:val="006B634B"/>
    <w:rsid w:val="006B6D8E"/>
    <w:rsid w:val="006C21E3"/>
    <w:rsid w:val="006C3FEF"/>
    <w:rsid w:val="006C58DB"/>
    <w:rsid w:val="006D18B5"/>
    <w:rsid w:val="006D45DD"/>
    <w:rsid w:val="006D65FC"/>
    <w:rsid w:val="006E154C"/>
    <w:rsid w:val="006E2312"/>
    <w:rsid w:val="006E586B"/>
    <w:rsid w:val="006E7A8D"/>
    <w:rsid w:val="006F2265"/>
    <w:rsid w:val="006F321A"/>
    <w:rsid w:val="006F3728"/>
    <w:rsid w:val="00701E84"/>
    <w:rsid w:val="00704230"/>
    <w:rsid w:val="00705635"/>
    <w:rsid w:val="00706B04"/>
    <w:rsid w:val="0071288E"/>
    <w:rsid w:val="007136D8"/>
    <w:rsid w:val="007163DA"/>
    <w:rsid w:val="007167A5"/>
    <w:rsid w:val="007210F3"/>
    <w:rsid w:val="00721BDF"/>
    <w:rsid w:val="0072470D"/>
    <w:rsid w:val="007264F7"/>
    <w:rsid w:val="00727343"/>
    <w:rsid w:val="0073020D"/>
    <w:rsid w:val="00731600"/>
    <w:rsid w:val="00732F4B"/>
    <w:rsid w:val="00734F98"/>
    <w:rsid w:val="0073585E"/>
    <w:rsid w:val="00736DB3"/>
    <w:rsid w:val="00737F8B"/>
    <w:rsid w:val="0074189B"/>
    <w:rsid w:val="00741FC0"/>
    <w:rsid w:val="00742453"/>
    <w:rsid w:val="007442F0"/>
    <w:rsid w:val="00747E91"/>
    <w:rsid w:val="00750F89"/>
    <w:rsid w:val="0075145F"/>
    <w:rsid w:val="00753396"/>
    <w:rsid w:val="00753DCC"/>
    <w:rsid w:val="00754311"/>
    <w:rsid w:val="00754D67"/>
    <w:rsid w:val="00756691"/>
    <w:rsid w:val="00756790"/>
    <w:rsid w:val="00757BB2"/>
    <w:rsid w:val="007629DF"/>
    <w:rsid w:val="00765FA6"/>
    <w:rsid w:val="007665F0"/>
    <w:rsid w:val="007668AE"/>
    <w:rsid w:val="00766B51"/>
    <w:rsid w:val="007705B7"/>
    <w:rsid w:val="007729D6"/>
    <w:rsid w:val="00772F16"/>
    <w:rsid w:val="0077357D"/>
    <w:rsid w:val="00775A73"/>
    <w:rsid w:val="00780D91"/>
    <w:rsid w:val="00782FD6"/>
    <w:rsid w:val="007849DD"/>
    <w:rsid w:val="0078563E"/>
    <w:rsid w:val="0078645E"/>
    <w:rsid w:val="00786C79"/>
    <w:rsid w:val="00787741"/>
    <w:rsid w:val="0079565E"/>
    <w:rsid w:val="00795D34"/>
    <w:rsid w:val="00797F36"/>
    <w:rsid w:val="007A738C"/>
    <w:rsid w:val="007B1CE2"/>
    <w:rsid w:val="007B1D1A"/>
    <w:rsid w:val="007B3989"/>
    <w:rsid w:val="007B4073"/>
    <w:rsid w:val="007B65DF"/>
    <w:rsid w:val="007B7DE5"/>
    <w:rsid w:val="007C2762"/>
    <w:rsid w:val="007C3A67"/>
    <w:rsid w:val="007C587C"/>
    <w:rsid w:val="007C59F7"/>
    <w:rsid w:val="007C61ED"/>
    <w:rsid w:val="007D00A3"/>
    <w:rsid w:val="007D0B59"/>
    <w:rsid w:val="007D23CA"/>
    <w:rsid w:val="007D473C"/>
    <w:rsid w:val="007D59B2"/>
    <w:rsid w:val="007D6C77"/>
    <w:rsid w:val="007D7451"/>
    <w:rsid w:val="007E4F58"/>
    <w:rsid w:val="007F089D"/>
    <w:rsid w:val="007F0D11"/>
    <w:rsid w:val="007F23FC"/>
    <w:rsid w:val="007F2ACE"/>
    <w:rsid w:val="007F32F8"/>
    <w:rsid w:val="007F6368"/>
    <w:rsid w:val="007F65D6"/>
    <w:rsid w:val="007F6CFE"/>
    <w:rsid w:val="00800F3E"/>
    <w:rsid w:val="0080458B"/>
    <w:rsid w:val="008048B1"/>
    <w:rsid w:val="0080653A"/>
    <w:rsid w:val="008074EE"/>
    <w:rsid w:val="008128EA"/>
    <w:rsid w:val="00812B78"/>
    <w:rsid w:val="00820923"/>
    <w:rsid w:val="0082094A"/>
    <w:rsid w:val="00824D1D"/>
    <w:rsid w:val="0083328E"/>
    <w:rsid w:val="00833320"/>
    <w:rsid w:val="00833FDF"/>
    <w:rsid w:val="00840B73"/>
    <w:rsid w:val="00842E68"/>
    <w:rsid w:val="008431C2"/>
    <w:rsid w:val="008507D9"/>
    <w:rsid w:val="008529C2"/>
    <w:rsid w:val="00852B2B"/>
    <w:rsid w:val="00853B63"/>
    <w:rsid w:val="00853E8D"/>
    <w:rsid w:val="00857593"/>
    <w:rsid w:val="00861A14"/>
    <w:rsid w:val="00867217"/>
    <w:rsid w:val="00867BE4"/>
    <w:rsid w:val="0087706E"/>
    <w:rsid w:val="00877157"/>
    <w:rsid w:val="00877A2A"/>
    <w:rsid w:val="00880B66"/>
    <w:rsid w:val="00881D00"/>
    <w:rsid w:val="00883E15"/>
    <w:rsid w:val="0088484D"/>
    <w:rsid w:val="008860AC"/>
    <w:rsid w:val="00886251"/>
    <w:rsid w:val="00886375"/>
    <w:rsid w:val="00890FE2"/>
    <w:rsid w:val="00891C3F"/>
    <w:rsid w:val="00894602"/>
    <w:rsid w:val="008A0FC9"/>
    <w:rsid w:val="008A1127"/>
    <w:rsid w:val="008A4206"/>
    <w:rsid w:val="008A42A7"/>
    <w:rsid w:val="008A6D8F"/>
    <w:rsid w:val="008A6FB3"/>
    <w:rsid w:val="008B2520"/>
    <w:rsid w:val="008B28D9"/>
    <w:rsid w:val="008B4CBA"/>
    <w:rsid w:val="008B5FCA"/>
    <w:rsid w:val="008B6706"/>
    <w:rsid w:val="008C09D3"/>
    <w:rsid w:val="008C0E71"/>
    <w:rsid w:val="008C0FA8"/>
    <w:rsid w:val="008C3902"/>
    <w:rsid w:val="008C5B15"/>
    <w:rsid w:val="008D2404"/>
    <w:rsid w:val="008D3471"/>
    <w:rsid w:val="008D68A1"/>
    <w:rsid w:val="008E4EA0"/>
    <w:rsid w:val="008F01B0"/>
    <w:rsid w:val="008F031B"/>
    <w:rsid w:val="008F17F3"/>
    <w:rsid w:val="008F2DBD"/>
    <w:rsid w:val="00901505"/>
    <w:rsid w:val="00902501"/>
    <w:rsid w:val="00902525"/>
    <w:rsid w:val="00910686"/>
    <w:rsid w:val="00911506"/>
    <w:rsid w:val="009133EB"/>
    <w:rsid w:val="009145AE"/>
    <w:rsid w:val="00915C8B"/>
    <w:rsid w:val="00916FBF"/>
    <w:rsid w:val="00920167"/>
    <w:rsid w:val="009203C1"/>
    <w:rsid w:val="00921CBC"/>
    <w:rsid w:val="009224C8"/>
    <w:rsid w:val="00927A2A"/>
    <w:rsid w:val="0093446A"/>
    <w:rsid w:val="00934970"/>
    <w:rsid w:val="009415A9"/>
    <w:rsid w:val="00942F30"/>
    <w:rsid w:val="00943D80"/>
    <w:rsid w:val="0094488E"/>
    <w:rsid w:val="0095121F"/>
    <w:rsid w:val="0096164F"/>
    <w:rsid w:val="009656EC"/>
    <w:rsid w:val="009711F0"/>
    <w:rsid w:val="0097177C"/>
    <w:rsid w:val="00972A8C"/>
    <w:rsid w:val="0097344E"/>
    <w:rsid w:val="009827FA"/>
    <w:rsid w:val="009837E3"/>
    <w:rsid w:val="0099636A"/>
    <w:rsid w:val="009A1518"/>
    <w:rsid w:val="009A3387"/>
    <w:rsid w:val="009A45E2"/>
    <w:rsid w:val="009A6CB1"/>
    <w:rsid w:val="009A756F"/>
    <w:rsid w:val="009B3346"/>
    <w:rsid w:val="009B3A2E"/>
    <w:rsid w:val="009B7A81"/>
    <w:rsid w:val="009C45E5"/>
    <w:rsid w:val="009D0CBE"/>
    <w:rsid w:val="009D3045"/>
    <w:rsid w:val="009D3B32"/>
    <w:rsid w:val="009E27D0"/>
    <w:rsid w:val="009E42D2"/>
    <w:rsid w:val="009E510C"/>
    <w:rsid w:val="009E66C8"/>
    <w:rsid w:val="009E7C24"/>
    <w:rsid w:val="009F0ACA"/>
    <w:rsid w:val="009F103D"/>
    <w:rsid w:val="009F41EE"/>
    <w:rsid w:val="009F773A"/>
    <w:rsid w:val="00A02847"/>
    <w:rsid w:val="00A0768B"/>
    <w:rsid w:val="00A07F40"/>
    <w:rsid w:val="00A13D6D"/>
    <w:rsid w:val="00A144B1"/>
    <w:rsid w:val="00A1467A"/>
    <w:rsid w:val="00A1701A"/>
    <w:rsid w:val="00A21CF7"/>
    <w:rsid w:val="00A221F2"/>
    <w:rsid w:val="00A229D8"/>
    <w:rsid w:val="00A22DB7"/>
    <w:rsid w:val="00A30EC1"/>
    <w:rsid w:val="00A311E7"/>
    <w:rsid w:val="00A36641"/>
    <w:rsid w:val="00A36C45"/>
    <w:rsid w:val="00A36CD3"/>
    <w:rsid w:val="00A43182"/>
    <w:rsid w:val="00A44670"/>
    <w:rsid w:val="00A44838"/>
    <w:rsid w:val="00A45030"/>
    <w:rsid w:val="00A45543"/>
    <w:rsid w:val="00A47EC4"/>
    <w:rsid w:val="00A5666E"/>
    <w:rsid w:val="00A567B2"/>
    <w:rsid w:val="00A61E79"/>
    <w:rsid w:val="00A62627"/>
    <w:rsid w:val="00A64893"/>
    <w:rsid w:val="00A6646D"/>
    <w:rsid w:val="00A741C9"/>
    <w:rsid w:val="00A7652B"/>
    <w:rsid w:val="00A808E9"/>
    <w:rsid w:val="00A809E9"/>
    <w:rsid w:val="00A81CC7"/>
    <w:rsid w:val="00A82C56"/>
    <w:rsid w:val="00A85EF1"/>
    <w:rsid w:val="00A90FE5"/>
    <w:rsid w:val="00A9264A"/>
    <w:rsid w:val="00A94777"/>
    <w:rsid w:val="00A95911"/>
    <w:rsid w:val="00A96AFD"/>
    <w:rsid w:val="00AA04A2"/>
    <w:rsid w:val="00AA275C"/>
    <w:rsid w:val="00AA2DF6"/>
    <w:rsid w:val="00AA3A3C"/>
    <w:rsid w:val="00AA3D4F"/>
    <w:rsid w:val="00AA5EE0"/>
    <w:rsid w:val="00AA70EC"/>
    <w:rsid w:val="00AB1558"/>
    <w:rsid w:val="00AC03C3"/>
    <w:rsid w:val="00AC43DA"/>
    <w:rsid w:val="00AD0CFB"/>
    <w:rsid w:val="00AD516C"/>
    <w:rsid w:val="00AD7917"/>
    <w:rsid w:val="00AE2FC1"/>
    <w:rsid w:val="00AE395D"/>
    <w:rsid w:val="00AE3BDD"/>
    <w:rsid w:val="00AE4102"/>
    <w:rsid w:val="00AE4D74"/>
    <w:rsid w:val="00AE55DF"/>
    <w:rsid w:val="00AE5FEA"/>
    <w:rsid w:val="00AE79FC"/>
    <w:rsid w:val="00AF101B"/>
    <w:rsid w:val="00AF13A3"/>
    <w:rsid w:val="00AF1D70"/>
    <w:rsid w:val="00AF30E4"/>
    <w:rsid w:val="00AF3714"/>
    <w:rsid w:val="00AF3A84"/>
    <w:rsid w:val="00AF4908"/>
    <w:rsid w:val="00AF6891"/>
    <w:rsid w:val="00B0078B"/>
    <w:rsid w:val="00B0087E"/>
    <w:rsid w:val="00B00E3C"/>
    <w:rsid w:val="00B045D9"/>
    <w:rsid w:val="00B070D1"/>
    <w:rsid w:val="00B0752D"/>
    <w:rsid w:val="00B10AA7"/>
    <w:rsid w:val="00B10ED7"/>
    <w:rsid w:val="00B12DA4"/>
    <w:rsid w:val="00B155E6"/>
    <w:rsid w:val="00B15738"/>
    <w:rsid w:val="00B200B5"/>
    <w:rsid w:val="00B202A2"/>
    <w:rsid w:val="00B23791"/>
    <w:rsid w:val="00B25414"/>
    <w:rsid w:val="00B27166"/>
    <w:rsid w:val="00B32625"/>
    <w:rsid w:val="00B32697"/>
    <w:rsid w:val="00B32E20"/>
    <w:rsid w:val="00B36F8B"/>
    <w:rsid w:val="00B378C8"/>
    <w:rsid w:val="00B409C6"/>
    <w:rsid w:val="00B43289"/>
    <w:rsid w:val="00B45AF7"/>
    <w:rsid w:val="00B46CAA"/>
    <w:rsid w:val="00B5167A"/>
    <w:rsid w:val="00B54537"/>
    <w:rsid w:val="00B557E0"/>
    <w:rsid w:val="00B60735"/>
    <w:rsid w:val="00B6091B"/>
    <w:rsid w:val="00B61DDB"/>
    <w:rsid w:val="00B62C0F"/>
    <w:rsid w:val="00B63251"/>
    <w:rsid w:val="00B65D75"/>
    <w:rsid w:val="00B702F7"/>
    <w:rsid w:val="00B7211F"/>
    <w:rsid w:val="00B7335F"/>
    <w:rsid w:val="00B76101"/>
    <w:rsid w:val="00B825F9"/>
    <w:rsid w:val="00B82EC8"/>
    <w:rsid w:val="00B84537"/>
    <w:rsid w:val="00B864B6"/>
    <w:rsid w:val="00B87C66"/>
    <w:rsid w:val="00B93F4F"/>
    <w:rsid w:val="00B950CC"/>
    <w:rsid w:val="00B95315"/>
    <w:rsid w:val="00BA4018"/>
    <w:rsid w:val="00BA62B1"/>
    <w:rsid w:val="00BA7244"/>
    <w:rsid w:val="00BA79AD"/>
    <w:rsid w:val="00BB0B4C"/>
    <w:rsid w:val="00BB2C09"/>
    <w:rsid w:val="00BB555F"/>
    <w:rsid w:val="00BB6356"/>
    <w:rsid w:val="00BB703E"/>
    <w:rsid w:val="00BB7C7C"/>
    <w:rsid w:val="00BC0AE8"/>
    <w:rsid w:val="00BC226C"/>
    <w:rsid w:val="00BD02F2"/>
    <w:rsid w:val="00BD1E1F"/>
    <w:rsid w:val="00BD3496"/>
    <w:rsid w:val="00BD5ED8"/>
    <w:rsid w:val="00BD60ED"/>
    <w:rsid w:val="00BE1D63"/>
    <w:rsid w:val="00BE3E33"/>
    <w:rsid w:val="00BE5690"/>
    <w:rsid w:val="00BF3E14"/>
    <w:rsid w:val="00BF56F1"/>
    <w:rsid w:val="00BF5DF0"/>
    <w:rsid w:val="00C00254"/>
    <w:rsid w:val="00C02584"/>
    <w:rsid w:val="00C040E4"/>
    <w:rsid w:val="00C0742F"/>
    <w:rsid w:val="00C13E44"/>
    <w:rsid w:val="00C14A6B"/>
    <w:rsid w:val="00C14D9D"/>
    <w:rsid w:val="00C1511E"/>
    <w:rsid w:val="00C15B09"/>
    <w:rsid w:val="00C16C85"/>
    <w:rsid w:val="00C16E9F"/>
    <w:rsid w:val="00C2050F"/>
    <w:rsid w:val="00C20D6E"/>
    <w:rsid w:val="00C214CA"/>
    <w:rsid w:val="00C25816"/>
    <w:rsid w:val="00C30A76"/>
    <w:rsid w:val="00C31A20"/>
    <w:rsid w:val="00C359AB"/>
    <w:rsid w:val="00C42ACD"/>
    <w:rsid w:val="00C46007"/>
    <w:rsid w:val="00C51EF2"/>
    <w:rsid w:val="00C56A98"/>
    <w:rsid w:val="00C6114D"/>
    <w:rsid w:val="00C64DF7"/>
    <w:rsid w:val="00C64F23"/>
    <w:rsid w:val="00C6500E"/>
    <w:rsid w:val="00C6568C"/>
    <w:rsid w:val="00C7200C"/>
    <w:rsid w:val="00C73C54"/>
    <w:rsid w:val="00C815A4"/>
    <w:rsid w:val="00C832E3"/>
    <w:rsid w:val="00C83ECF"/>
    <w:rsid w:val="00C84F78"/>
    <w:rsid w:val="00C85CAB"/>
    <w:rsid w:val="00C9045A"/>
    <w:rsid w:val="00C94DF4"/>
    <w:rsid w:val="00CA0085"/>
    <w:rsid w:val="00CA1BF5"/>
    <w:rsid w:val="00CA1DE9"/>
    <w:rsid w:val="00CB1CB4"/>
    <w:rsid w:val="00CB2ED6"/>
    <w:rsid w:val="00CB310D"/>
    <w:rsid w:val="00CB49EE"/>
    <w:rsid w:val="00CC02F5"/>
    <w:rsid w:val="00CC1F28"/>
    <w:rsid w:val="00CC22C6"/>
    <w:rsid w:val="00CC3DFA"/>
    <w:rsid w:val="00CD1599"/>
    <w:rsid w:val="00CD16CA"/>
    <w:rsid w:val="00CD2E76"/>
    <w:rsid w:val="00CD49A5"/>
    <w:rsid w:val="00CD4E32"/>
    <w:rsid w:val="00CE1F38"/>
    <w:rsid w:val="00CF32F8"/>
    <w:rsid w:val="00CF4A23"/>
    <w:rsid w:val="00CF53F8"/>
    <w:rsid w:val="00D00700"/>
    <w:rsid w:val="00D01B48"/>
    <w:rsid w:val="00D02DBF"/>
    <w:rsid w:val="00D07263"/>
    <w:rsid w:val="00D072D9"/>
    <w:rsid w:val="00D10790"/>
    <w:rsid w:val="00D107F2"/>
    <w:rsid w:val="00D110CB"/>
    <w:rsid w:val="00D11FC3"/>
    <w:rsid w:val="00D12827"/>
    <w:rsid w:val="00D13A0A"/>
    <w:rsid w:val="00D14FF6"/>
    <w:rsid w:val="00D17E17"/>
    <w:rsid w:val="00D27DBD"/>
    <w:rsid w:val="00D30B1D"/>
    <w:rsid w:val="00D40C9B"/>
    <w:rsid w:val="00D44038"/>
    <w:rsid w:val="00D44C89"/>
    <w:rsid w:val="00D52B82"/>
    <w:rsid w:val="00D530D9"/>
    <w:rsid w:val="00D5606E"/>
    <w:rsid w:val="00D5704C"/>
    <w:rsid w:val="00D60881"/>
    <w:rsid w:val="00D61C6C"/>
    <w:rsid w:val="00D63B4D"/>
    <w:rsid w:val="00D70A02"/>
    <w:rsid w:val="00D739A1"/>
    <w:rsid w:val="00D73D60"/>
    <w:rsid w:val="00D81671"/>
    <w:rsid w:val="00D81AC9"/>
    <w:rsid w:val="00D846D4"/>
    <w:rsid w:val="00D85488"/>
    <w:rsid w:val="00D8681A"/>
    <w:rsid w:val="00D90DE7"/>
    <w:rsid w:val="00D941B3"/>
    <w:rsid w:val="00DA1ED2"/>
    <w:rsid w:val="00DA38F7"/>
    <w:rsid w:val="00DA3C86"/>
    <w:rsid w:val="00DB0469"/>
    <w:rsid w:val="00DB0496"/>
    <w:rsid w:val="00DB22EE"/>
    <w:rsid w:val="00DB3DBC"/>
    <w:rsid w:val="00DB55F4"/>
    <w:rsid w:val="00DB6178"/>
    <w:rsid w:val="00DC03AF"/>
    <w:rsid w:val="00DC4249"/>
    <w:rsid w:val="00DC5D28"/>
    <w:rsid w:val="00DC6C9B"/>
    <w:rsid w:val="00DD1858"/>
    <w:rsid w:val="00DD1CC3"/>
    <w:rsid w:val="00DD3E90"/>
    <w:rsid w:val="00DD4134"/>
    <w:rsid w:val="00DE20C9"/>
    <w:rsid w:val="00DE2A57"/>
    <w:rsid w:val="00DE4E75"/>
    <w:rsid w:val="00DE632B"/>
    <w:rsid w:val="00DE69E5"/>
    <w:rsid w:val="00DE7BE7"/>
    <w:rsid w:val="00DF13E5"/>
    <w:rsid w:val="00DF3336"/>
    <w:rsid w:val="00DF66A9"/>
    <w:rsid w:val="00DF7460"/>
    <w:rsid w:val="00DF76A7"/>
    <w:rsid w:val="00E04024"/>
    <w:rsid w:val="00E05C88"/>
    <w:rsid w:val="00E06495"/>
    <w:rsid w:val="00E06518"/>
    <w:rsid w:val="00E11375"/>
    <w:rsid w:val="00E13E51"/>
    <w:rsid w:val="00E148A6"/>
    <w:rsid w:val="00E15D46"/>
    <w:rsid w:val="00E25997"/>
    <w:rsid w:val="00E264A4"/>
    <w:rsid w:val="00E26B82"/>
    <w:rsid w:val="00E31E51"/>
    <w:rsid w:val="00E37057"/>
    <w:rsid w:val="00E41BFE"/>
    <w:rsid w:val="00E42012"/>
    <w:rsid w:val="00E43014"/>
    <w:rsid w:val="00E4446A"/>
    <w:rsid w:val="00E44F97"/>
    <w:rsid w:val="00E50568"/>
    <w:rsid w:val="00E621BA"/>
    <w:rsid w:val="00E6640A"/>
    <w:rsid w:val="00E67955"/>
    <w:rsid w:val="00E700B5"/>
    <w:rsid w:val="00E72006"/>
    <w:rsid w:val="00E72F8A"/>
    <w:rsid w:val="00E753B0"/>
    <w:rsid w:val="00E7766D"/>
    <w:rsid w:val="00E82773"/>
    <w:rsid w:val="00E84002"/>
    <w:rsid w:val="00E842A5"/>
    <w:rsid w:val="00E8508A"/>
    <w:rsid w:val="00E87BD2"/>
    <w:rsid w:val="00E902C3"/>
    <w:rsid w:val="00E9262A"/>
    <w:rsid w:val="00E930C2"/>
    <w:rsid w:val="00E94339"/>
    <w:rsid w:val="00EA0BFA"/>
    <w:rsid w:val="00EA26A3"/>
    <w:rsid w:val="00EA29AC"/>
    <w:rsid w:val="00EA2C10"/>
    <w:rsid w:val="00EA48B8"/>
    <w:rsid w:val="00EA4E3F"/>
    <w:rsid w:val="00EA5261"/>
    <w:rsid w:val="00EB2447"/>
    <w:rsid w:val="00EB2675"/>
    <w:rsid w:val="00EB323B"/>
    <w:rsid w:val="00EB3EBA"/>
    <w:rsid w:val="00EB4E4F"/>
    <w:rsid w:val="00EC22C6"/>
    <w:rsid w:val="00EC5800"/>
    <w:rsid w:val="00EC7511"/>
    <w:rsid w:val="00ED2233"/>
    <w:rsid w:val="00ED79D1"/>
    <w:rsid w:val="00EE548D"/>
    <w:rsid w:val="00EE7960"/>
    <w:rsid w:val="00EF2106"/>
    <w:rsid w:val="00EF4802"/>
    <w:rsid w:val="00EF4DB9"/>
    <w:rsid w:val="00F031FE"/>
    <w:rsid w:val="00F03D9A"/>
    <w:rsid w:val="00F06238"/>
    <w:rsid w:val="00F21B3F"/>
    <w:rsid w:val="00F30AE8"/>
    <w:rsid w:val="00F33B34"/>
    <w:rsid w:val="00F35B81"/>
    <w:rsid w:val="00F4008A"/>
    <w:rsid w:val="00F40B55"/>
    <w:rsid w:val="00F41E99"/>
    <w:rsid w:val="00F4626B"/>
    <w:rsid w:val="00F4755D"/>
    <w:rsid w:val="00F51038"/>
    <w:rsid w:val="00F52933"/>
    <w:rsid w:val="00F57056"/>
    <w:rsid w:val="00F625C4"/>
    <w:rsid w:val="00F64133"/>
    <w:rsid w:val="00F64D91"/>
    <w:rsid w:val="00F64E37"/>
    <w:rsid w:val="00F6750D"/>
    <w:rsid w:val="00F73E56"/>
    <w:rsid w:val="00F775D4"/>
    <w:rsid w:val="00F83A29"/>
    <w:rsid w:val="00F85126"/>
    <w:rsid w:val="00F85484"/>
    <w:rsid w:val="00F865C5"/>
    <w:rsid w:val="00F94CD1"/>
    <w:rsid w:val="00F94E46"/>
    <w:rsid w:val="00F94F9F"/>
    <w:rsid w:val="00F96860"/>
    <w:rsid w:val="00FA4C8D"/>
    <w:rsid w:val="00FA7A73"/>
    <w:rsid w:val="00FB1C83"/>
    <w:rsid w:val="00FB23FE"/>
    <w:rsid w:val="00FB4874"/>
    <w:rsid w:val="00FC01B7"/>
    <w:rsid w:val="00FC120C"/>
    <w:rsid w:val="00FC1944"/>
    <w:rsid w:val="00FC2125"/>
    <w:rsid w:val="00FC7C45"/>
    <w:rsid w:val="00FD2B9F"/>
    <w:rsid w:val="00FD7DEF"/>
    <w:rsid w:val="00FD7E07"/>
    <w:rsid w:val="00FE2BBA"/>
    <w:rsid w:val="00FE2C05"/>
    <w:rsid w:val="00FE3FAA"/>
    <w:rsid w:val="00FE460E"/>
    <w:rsid w:val="00FE4BA9"/>
    <w:rsid w:val="00FE5641"/>
    <w:rsid w:val="00FE5C09"/>
    <w:rsid w:val="00FF2877"/>
    <w:rsid w:val="00FF3331"/>
    <w:rsid w:val="00FF648F"/>
    <w:rsid w:val="00FF76EF"/>
    <w:rsid w:val="02A0F08F"/>
    <w:rsid w:val="033E6407"/>
    <w:rsid w:val="041D7378"/>
    <w:rsid w:val="04D85E6D"/>
    <w:rsid w:val="04E35607"/>
    <w:rsid w:val="0890B8D5"/>
    <w:rsid w:val="090F23F1"/>
    <w:rsid w:val="0925A394"/>
    <w:rsid w:val="09B1111F"/>
    <w:rsid w:val="0A5B94E2"/>
    <w:rsid w:val="0CE9A7A6"/>
    <w:rsid w:val="1036EDDC"/>
    <w:rsid w:val="10A7E492"/>
    <w:rsid w:val="14AF1B1A"/>
    <w:rsid w:val="14D1344D"/>
    <w:rsid w:val="14D7F8ED"/>
    <w:rsid w:val="150AEF04"/>
    <w:rsid w:val="15733396"/>
    <w:rsid w:val="16E49984"/>
    <w:rsid w:val="1A22E230"/>
    <w:rsid w:val="1A35D235"/>
    <w:rsid w:val="1AD336DB"/>
    <w:rsid w:val="1D4D51E7"/>
    <w:rsid w:val="2274BC7E"/>
    <w:rsid w:val="24057704"/>
    <w:rsid w:val="266FDFDC"/>
    <w:rsid w:val="267555D7"/>
    <w:rsid w:val="29DBAD48"/>
    <w:rsid w:val="3037000F"/>
    <w:rsid w:val="314FFB6F"/>
    <w:rsid w:val="32C8DEEF"/>
    <w:rsid w:val="32C9F98C"/>
    <w:rsid w:val="365483B2"/>
    <w:rsid w:val="36C0B8C9"/>
    <w:rsid w:val="3756B660"/>
    <w:rsid w:val="38F4507C"/>
    <w:rsid w:val="39008FE9"/>
    <w:rsid w:val="3A16B4F1"/>
    <w:rsid w:val="3ADA4D9D"/>
    <w:rsid w:val="3BA90EB2"/>
    <w:rsid w:val="3C78ED76"/>
    <w:rsid w:val="3CE2E96C"/>
    <w:rsid w:val="3D72EF91"/>
    <w:rsid w:val="4114AFDD"/>
    <w:rsid w:val="435776F2"/>
    <w:rsid w:val="458FB106"/>
    <w:rsid w:val="460482F7"/>
    <w:rsid w:val="46134815"/>
    <w:rsid w:val="46BAA756"/>
    <w:rsid w:val="483818D9"/>
    <w:rsid w:val="498998B4"/>
    <w:rsid w:val="4AB9E537"/>
    <w:rsid w:val="4C9C2B30"/>
    <w:rsid w:val="4D93B591"/>
    <w:rsid w:val="506C1060"/>
    <w:rsid w:val="50D73E87"/>
    <w:rsid w:val="528FD578"/>
    <w:rsid w:val="53CAEA1F"/>
    <w:rsid w:val="56500A5A"/>
    <w:rsid w:val="56ED8D47"/>
    <w:rsid w:val="57A58324"/>
    <w:rsid w:val="58DF037D"/>
    <w:rsid w:val="5C471CA0"/>
    <w:rsid w:val="5CE388E6"/>
    <w:rsid w:val="5E77E589"/>
    <w:rsid w:val="5FE493B0"/>
    <w:rsid w:val="61F67BFD"/>
    <w:rsid w:val="64D3D9EB"/>
    <w:rsid w:val="6629D80B"/>
    <w:rsid w:val="6842F4BF"/>
    <w:rsid w:val="69DD58ED"/>
    <w:rsid w:val="6A5807B3"/>
    <w:rsid w:val="6BB27FC6"/>
    <w:rsid w:val="6E03A280"/>
    <w:rsid w:val="70940869"/>
    <w:rsid w:val="7231634F"/>
    <w:rsid w:val="79D341CC"/>
    <w:rsid w:val="7C395119"/>
    <w:rsid w:val="7CEE2902"/>
    <w:rsid w:val="7E68FFBD"/>
    <w:rsid w:val="7F8A1C6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B8BB2C"/>
  <w15:chartTrackingRefBased/>
  <w15:docId w15:val="{9A7465DD-F4BF-4BF2-BB2F-6C440503F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B66"/>
    <w:pPr>
      <w:widowControl w:val="0"/>
      <w:autoSpaceDE w:val="0"/>
      <w:autoSpaceDN w:val="0"/>
      <w:spacing w:after="0" w:line="240" w:lineRule="auto"/>
    </w:pPr>
    <w:rPr>
      <w:rFonts w:ascii="Segoe UI Semilight" w:eastAsia="Segoe UI Semilight" w:hAnsi="Segoe UI Semilight" w:cs="Segoe UI Semilight"/>
      <w:kern w:val="0"/>
      <w:sz w:val="22"/>
      <w:szCs w:val="22"/>
      <w:lang w:val="es-ES"/>
      <w14:ligatures w14:val="none"/>
    </w:rPr>
  </w:style>
  <w:style w:type="paragraph" w:styleId="Ttulo1">
    <w:name w:val="heading 1"/>
    <w:basedOn w:val="Normal"/>
    <w:next w:val="Normal"/>
    <w:uiPriority w:val="9"/>
    <w:qFormat/>
    <w:rsid w:val="00466FAC"/>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s-CO"/>
      <w14:ligatures w14:val="standardContextual"/>
    </w:rPr>
  </w:style>
  <w:style w:type="paragraph" w:styleId="Ttulo2">
    <w:name w:val="heading 2"/>
    <w:basedOn w:val="Normal"/>
    <w:next w:val="Normal"/>
    <w:uiPriority w:val="9"/>
    <w:semiHidden/>
    <w:unhideWhenUsed/>
    <w:qFormat/>
    <w:rsid w:val="00466FAC"/>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s-CO"/>
      <w14:ligatures w14:val="standardContextual"/>
    </w:rPr>
  </w:style>
  <w:style w:type="paragraph" w:styleId="Ttulo3">
    <w:name w:val="heading 3"/>
    <w:basedOn w:val="Normal"/>
    <w:next w:val="Normal"/>
    <w:uiPriority w:val="9"/>
    <w:semiHidden/>
    <w:unhideWhenUsed/>
    <w:qFormat/>
    <w:rsid w:val="00466FAC"/>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s-CO"/>
      <w14:ligatures w14:val="standardContextual"/>
    </w:rPr>
  </w:style>
  <w:style w:type="paragraph" w:styleId="Ttulo4">
    <w:name w:val="heading 4"/>
    <w:basedOn w:val="Normal"/>
    <w:next w:val="Normal"/>
    <w:uiPriority w:val="9"/>
    <w:semiHidden/>
    <w:unhideWhenUsed/>
    <w:qFormat/>
    <w:rsid w:val="00466FAC"/>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CO"/>
      <w14:ligatures w14:val="standardContextual"/>
    </w:rPr>
  </w:style>
  <w:style w:type="paragraph" w:styleId="Ttulo5">
    <w:name w:val="heading 5"/>
    <w:basedOn w:val="Normal"/>
    <w:next w:val="Normal"/>
    <w:uiPriority w:val="9"/>
    <w:semiHidden/>
    <w:unhideWhenUsed/>
    <w:qFormat/>
    <w:rsid w:val="00466FAC"/>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s-CO"/>
      <w14:ligatures w14:val="standardContextual"/>
    </w:rPr>
  </w:style>
  <w:style w:type="paragraph" w:styleId="Ttulo6">
    <w:name w:val="heading 6"/>
    <w:basedOn w:val="Normal"/>
    <w:next w:val="Normal"/>
    <w:uiPriority w:val="9"/>
    <w:semiHidden/>
    <w:unhideWhenUsed/>
    <w:qFormat/>
    <w:rsid w:val="00466FAC"/>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s-CO"/>
      <w14:ligatures w14:val="standardContextual"/>
    </w:rPr>
  </w:style>
  <w:style w:type="paragraph" w:styleId="Ttulo7">
    <w:name w:val="heading 7"/>
    <w:basedOn w:val="Normal"/>
    <w:next w:val="Normal"/>
    <w:uiPriority w:val="9"/>
    <w:semiHidden/>
    <w:unhideWhenUsed/>
    <w:qFormat/>
    <w:rsid w:val="00466FAC"/>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s-CO"/>
      <w14:ligatures w14:val="standardContextual"/>
    </w:rPr>
  </w:style>
  <w:style w:type="paragraph" w:styleId="Ttulo8">
    <w:name w:val="heading 8"/>
    <w:basedOn w:val="Normal"/>
    <w:next w:val="Normal"/>
    <w:uiPriority w:val="9"/>
    <w:semiHidden/>
    <w:unhideWhenUsed/>
    <w:qFormat/>
    <w:rsid w:val="00466FAC"/>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s-CO"/>
      <w14:ligatures w14:val="standardContextual"/>
    </w:rPr>
  </w:style>
  <w:style w:type="paragraph" w:styleId="Ttulo9">
    <w:name w:val="heading 9"/>
    <w:basedOn w:val="Normal"/>
    <w:next w:val="Normal"/>
    <w:uiPriority w:val="9"/>
    <w:semiHidden/>
    <w:unhideWhenUsed/>
    <w:qFormat/>
    <w:rsid w:val="00466FAC"/>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s-CO"/>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A04A2"/>
    <w:pPr>
      <w:tabs>
        <w:tab w:val="center" w:pos="4419"/>
        <w:tab w:val="right" w:pos="8838"/>
      </w:tabs>
    </w:pPr>
  </w:style>
  <w:style w:type="character" w:customStyle="1" w:styleId="EncabezadoCar">
    <w:name w:val="Encabezado Car"/>
    <w:basedOn w:val="Fuentedeprrafopredeter"/>
    <w:link w:val="Encabezado"/>
    <w:uiPriority w:val="99"/>
    <w:rsid w:val="00AA04A2"/>
    <w:rPr>
      <w:rFonts w:ascii="Segoe UI Semilight" w:eastAsia="Segoe UI Semilight" w:hAnsi="Segoe UI Semilight" w:cs="Segoe UI Semilight"/>
      <w:kern w:val="0"/>
      <w:sz w:val="22"/>
      <w:szCs w:val="22"/>
      <w:lang w:val="es-ES"/>
      <w14:ligatures w14:val="none"/>
    </w:rPr>
  </w:style>
  <w:style w:type="paragraph" w:styleId="Piedepgina">
    <w:name w:val="footer"/>
    <w:basedOn w:val="Normal"/>
    <w:link w:val="PiedepginaCar"/>
    <w:unhideWhenUsed/>
    <w:rsid w:val="00AA04A2"/>
    <w:pPr>
      <w:tabs>
        <w:tab w:val="center" w:pos="4419"/>
        <w:tab w:val="right" w:pos="8838"/>
      </w:tabs>
    </w:pPr>
  </w:style>
  <w:style w:type="character" w:customStyle="1" w:styleId="PiedepginaCar">
    <w:name w:val="Pie de página Car"/>
    <w:basedOn w:val="Fuentedeprrafopredeter"/>
    <w:link w:val="Piedepgina"/>
    <w:rsid w:val="00AA04A2"/>
    <w:rPr>
      <w:rFonts w:ascii="Segoe UI Semilight" w:eastAsia="Segoe UI Semilight" w:hAnsi="Segoe UI Semilight" w:cs="Segoe UI Semilight"/>
      <w:kern w:val="0"/>
      <w:sz w:val="22"/>
      <w:szCs w:val="22"/>
      <w:lang w:val="es-ES"/>
      <w14:ligatures w14:val="none"/>
    </w:rPr>
  </w:style>
  <w:style w:type="character" w:styleId="Nmerodepgina">
    <w:name w:val="page number"/>
    <w:basedOn w:val="Fuentedeprrafopredeter"/>
    <w:uiPriority w:val="99"/>
    <w:semiHidden/>
    <w:unhideWhenUsed/>
    <w:rsid w:val="00401005"/>
  </w:style>
  <w:style w:type="table" w:customStyle="1" w:styleId="Tablaconcuadrcula1">
    <w:name w:val="Tabla con cuadrícula1"/>
    <w:basedOn w:val="Tablanormal"/>
    <w:next w:val="Tablaconcuadrcula"/>
    <w:uiPriority w:val="59"/>
    <w:rsid w:val="001674F3"/>
    <w:pPr>
      <w:spacing w:after="0" w:line="240" w:lineRule="auto"/>
    </w:pPr>
    <w:rPr>
      <w:kern w:val="0"/>
      <w:sz w:val="22"/>
      <w:szCs w:val="22"/>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semiHidden/>
    <w:unhideWhenUsed/>
    <w:rsid w:val="00D5606E"/>
    <w:pPr>
      <w:widowControl/>
      <w:autoSpaceDE/>
      <w:autoSpaceDN/>
    </w:pPr>
    <w:rPr>
      <w:rFonts w:asciiTheme="minorHAnsi" w:eastAsiaTheme="minorHAnsi" w:hAnsiTheme="minorHAnsi" w:cstheme="minorBidi"/>
      <w:kern w:val="2"/>
      <w:sz w:val="20"/>
      <w:szCs w:val="20"/>
      <w:lang w:val="es-CO"/>
      <w14:ligatures w14:val="standardContextual"/>
    </w:rPr>
  </w:style>
  <w:style w:type="character" w:customStyle="1" w:styleId="TextonotaalfinalCar">
    <w:name w:val="Texto nota al final Car"/>
    <w:basedOn w:val="Fuentedeprrafopredeter"/>
    <w:link w:val="Textonotaalfinal"/>
    <w:uiPriority w:val="99"/>
    <w:semiHidden/>
    <w:rsid w:val="00D5606E"/>
    <w:rPr>
      <w:sz w:val="20"/>
      <w:szCs w:val="20"/>
    </w:rPr>
  </w:style>
  <w:style w:type="character" w:styleId="Refdecomentario">
    <w:name w:val="annotation reference"/>
    <w:basedOn w:val="Fuentedeprrafopredeter"/>
    <w:uiPriority w:val="99"/>
    <w:semiHidden/>
    <w:unhideWhenUsed/>
    <w:rsid w:val="00F83A29"/>
    <w:rPr>
      <w:sz w:val="16"/>
      <w:szCs w:val="16"/>
    </w:rPr>
  </w:style>
  <w:style w:type="paragraph" w:styleId="Textocomentario">
    <w:name w:val="annotation text"/>
    <w:basedOn w:val="Normal"/>
    <w:link w:val="TextocomentarioCar"/>
    <w:uiPriority w:val="99"/>
    <w:unhideWhenUsed/>
    <w:rsid w:val="00F83A29"/>
    <w:rPr>
      <w:sz w:val="20"/>
      <w:szCs w:val="20"/>
    </w:rPr>
  </w:style>
  <w:style w:type="character" w:customStyle="1" w:styleId="TextocomentarioCar">
    <w:name w:val="Texto comentario Car"/>
    <w:basedOn w:val="Fuentedeprrafopredeter"/>
    <w:link w:val="Textocomentario"/>
    <w:uiPriority w:val="99"/>
    <w:rsid w:val="00F83A29"/>
    <w:rPr>
      <w:rFonts w:ascii="Segoe UI Semilight" w:eastAsia="Segoe UI Semilight" w:hAnsi="Segoe UI Semilight" w:cs="Segoe UI Semilight"/>
      <w:kern w:val="0"/>
      <w:sz w:val="20"/>
      <w:szCs w:val="20"/>
      <w:lang w:val="es-ES"/>
      <w14:ligatures w14:val="none"/>
    </w:rPr>
  </w:style>
  <w:style w:type="paragraph" w:styleId="Asuntodelcomentario">
    <w:name w:val="annotation subject"/>
    <w:basedOn w:val="Textocomentario"/>
    <w:next w:val="Textocomentario"/>
    <w:link w:val="AsuntodelcomentarioCar"/>
    <w:uiPriority w:val="99"/>
    <w:semiHidden/>
    <w:unhideWhenUsed/>
    <w:rsid w:val="00F83A29"/>
    <w:rPr>
      <w:b/>
      <w:bCs/>
    </w:rPr>
  </w:style>
  <w:style w:type="character" w:customStyle="1" w:styleId="AsuntodelcomentarioCar">
    <w:name w:val="Asunto del comentario Car"/>
    <w:basedOn w:val="TextocomentarioCar"/>
    <w:link w:val="Asuntodelcomentario"/>
    <w:uiPriority w:val="99"/>
    <w:semiHidden/>
    <w:rsid w:val="00F83A29"/>
    <w:rPr>
      <w:rFonts w:ascii="Segoe UI Semilight" w:eastAsia="Segoe UI Semilight" w:hAnsi="Segoe UI Semilight" w:cs="Segoe UI Semilight"/>
      <w:b/>
      <w:bCs/>
      <w:kern w:val="0"/>
      <w:sz w:val="20"/>
      <w:szCs w:val="20"/>
      <w:lang w:val="es-ES"/>
      <w14:ligatures w14:val="none"/>
    </w:rPr>
  </w:style>
  <w:style w:type="paragraph" w:styleId="Prrafodelista">
    <w:name w:val="List Paragraph"/>
    <w:basedOn w:val="Normal"/>
    <w:uiPriority w:val="1"/>
    <w:qFormat/>
    <w:rsid w:val="00466FAC"/>
    <w:pPr>
      <w:widowControl/>
      <w:autoSpaceDE/>
      <w:autoSpaceDN/>
      <w:spacing w:after="160" w:line="278" w:lineRule="auto"/>
      <w:ind w:left="720"/>
      <w:contextualSpacing/>
    </w:pPr>
    <w:rPr>
      <w:rFonts w:asciiTheme="minorHAnsi" w:eastAsiaTheme="minorHAnsi" w:hAnsiTheme="minorHAnsi" w:cstheme="minorBidi"/>
      <w:kern w:val="2"/>
      <w:sz w:val="24"/>
      <w:szCs w:val="24"/>
      <w:lang w:val="es-CO"/>
      <w14:ligatures w14:val="standardContextual"/>
    </w:rPr>
  </w:style>
  <w:style w:type="character" w:styleId="nfasisintenso">
    <w:name w:val="Intense Emphasis"/>
    <w:basedOn w:val="Fuentedeprrafopredeter"/>
    <w:uiPriority w:val="21"/>
    <w:qFormat/>
    <w:rsid w:val="00466FAC"/>
    <w:rPr>
      <w:i/>
      <w:iCs/>
      <w:color w:val="0F4761" w:themeColor="accent1" w:themeShade="BF"/>
    </w:rPr>
  </w:style>
  <w:style w:type="character" w:styleId="Referenciaintensa">
    <w:name w:val="Intense Reference"/>
    <w:basedOn w:val="Fuentedeprrafopredeter"/>
    <w:uiPriority w:val="32"/>
    <w:qFormat/>
    <w:rsid w:val="00466FAC"/>
    <w:rPr>
      <w:b/>
      <w:bCs/>
      <w:smallCaps/>
      <w:color w:val="0F4761" w:themeColor="accent1" w:themeShade="BF"/>
      <w:spacing w:val="5"/>
    </w:rPr>
  </w:style>
  <w:style w:type="table" w:customStyle="1" w:styleId="TableNormal1">
    <w:name w:val="Table Normal1"/>
    <w:uiPriority w:val="2"/>
    <w:semiHidden/>
    <w:unhideWhenUsed/>
    <w:qFormat/>
    <w:tblPr>
      <w:tblInd w:w="0" w:type="dxa"/>
      <w:tblCellMar>
        <w:top w:w="0" w:type="dxa"/>
        <w:left w:w="108" w:type="dxa"/>
        <w:bottom w:w="0" w:type="dxa"/>
        <w:right w:w="108" w:type="dxa"/>
      </w:tblCellMar>
    </w:tblPr>
  </w:style>
  <w:style w:type="paragraph" w:customStyle="1" w:styleId="TableParagraph">
    <w:name w:val="Table Paragraph"/>
    <w:basedOn w:val="Normal"/>
    <w:uiPriority w:val="1"/>
    <w:qFormat/>
    <w:rsid w:val="00466FAC"/>
  </w:style>
  <w:style w:type="table" w:styleId="Tablaconcuadrcula">
    <w:name w:val="Table Grid"/>
    <w:basedOn w:val="Tablanormal"/>
    <w:uiPriority w:val="59"/>
    <w:rsid w:val="00466F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uiPriority w:val="9"/>
    <w:rsid w:val="00C64DF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C64DF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C64DF7"/>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C64DF7"/>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C64DF7"/>
    <w:rPr>
      <w:rFonts w:eastAsiaTheme="majorEastAsia" w:cstheme="majorBidi"/>
      <w:color w:val="0F4761" w:themeColor="accent1" w:themeShade="BF"/>
    </w:rPr>
  </w:style>
  <w:style w:type="character" w:customStyle="1" w:styleId="Ttulo6Car">
    <w:name w:val="Título 6 Car"/>
    <w:basedOn w:val="Fuentedeprrafopredeter"/>
    <w:uiPriority w:val="9"/>
    <w:semiHidden/>
    <w:rsid w:val="00C64DF7"/>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C64DF7"/>
    <w:rPr>
      <w:rFonts w:eastAsiaTheme="majorEastAsia" w:cstheme="majorBidi"/>
      <w:color w:val="595959" w:themeColor="text1" w:themeTint="A6"/>
    </w:rPr>
  </w:style>
  <w:style w:type="character" w:customStyle="1" w:styleId="Ttulo8Car">
    <w:name w:val="Título 8 Car"/>
    <w:basedOn w:val="Fuentedeprrafopredeter"/>
    <w:uiPriority w:val="9"/>
    <w:semiHidden/>
    <w:rsid w:val="00C64DF7"/>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C64DF7"/>
    <w:rPr>
      <w:rFonts w:eastAsiaTheme="majorEastAsia" w:cstheme="majorBidi"/>
      <w:color w:val="272727" w:themeColor="text1" w:themeTint="D8"/>
    </w:rPr>
  </w:style>
  <w:style w:type="character" w:customStyle="1" w:styleId="TtuloCar">
    <w:name w:val="Título Car"/>
    <w:basedOn w:val="Fuentedeprrafopredeter"/>
    <w:uiPriority w:val="10"/>
    <w:rsid w:val="00C64DF7"/>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C64DF7"/>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C64DF7"/>
    <w:rPr>
      <w:i/>
      <w:iCs/>
      <w:color w:val="404040" w:themeColor="text1" w:themeTint="BF"/>
    </w:rPr>
  </w:style>
  <w:style w:type="character" w:customStyle="1" w:styleId="CitadestacadaCar">
    <w:name w:val="Cita destacada Car"/>
    <w:basedOn w:val="Fuentedeprrafopredeter"/>
    <w:uiPriority w:val="30"/>
    <w:rsid w:val="00C64DF7"/>
    <w:rPr>
      <w:i/>
      <w:iCs/>
      <w:color w:val="0F4761" w:themeColor="accent1" w:themeShade="BF"/>
    </w:rPr>
  </w:style>
  <w:style w:type="paragraph" w:styleId="Revisin">
    <w:name w:val="Revision"/>
    <w:hidden/>
    <w:uiPriority w:val="99"/>
    <w:semiHidden/>
    <w:rsid w:val="00E06518"/>
    <w:pPr>
      <w:spacing w:after="0" w:line="240" w:lineRule="auto"/>
    </w:pPr>
    <w:rPr>
      <w:rFonts w:ascii="Segoe UI Semilight" w:eastAsia="Segoe UI Semilight" w:hAnsi="Segoe UI Semilight" w:cs="Segoe UI Semilight"/>
      <w:kern w:val="0"/>
      <w:sz w:val="22"/>
      <w:szCs w:val="22"/>
      <w:lang w:val="es-ES"/>
      <w14:ligatures w14:val="none"/>
    </w:rPr>
  </w:style>
  <w:style w:type="paragraph" w:styleId="NormalWeb">
    <w:name w:val="Normal (Web)"/>
    <w:basedOn w:val="Normal"/>
    <w:uiPriority w:val="99"/>
    <w:semiHidden/>
    <w:unhideWhenUsed/>
    <w:rsid w:val="0014374F"/>
    <w:pPr>
      <w:widowControl/>
      <w:autoSpaceDE/>
      <w:autoSpaceDN/>
      <w:spacing w:before="100" w:beforeAutospacing="1" w:after="100" w:afterAutospacing="1"/>
    </w:pPr>
    <w:rPr>
      <w:rFonts w:ascii="Times New Roman" w:eastAsia="Times New Roman" w:hAnsi="Times New Roman" w:cs="Times New Roman"/>
      <w:sz w:val="24"/>
      <w:szCs w:val="24"/>
      <w:lang w:val="es-CO" w:eastAsia="es-MX"/>
    </w:rPr>
  </w:style>
  <w:style w:type="character" w:styleId="Fuerte">
    <w:name w:val="Strong"/>
    <w:basedOn w:val="Fuentedeprrafopredeter"/>
    <w:uiPriority w:val="22"/>
    <w:qFormat/>
    <w:rsid w:val="0014374F"/>
    <w:rPr>
      <w:b/>
      <w:bCs/>
    </w:rPr>
  </w:style>
  <w:style w:type="character" w:styleId="Textodelmarcadordeposicin">
    <w:name w:val="Placeholder Text"/>
    <w:basedOn w:val="Fuentedeprrafopredeter"/>
    <w:uiPriority w:val="99"/>
    <w:semiHidden/>
    <w:rsid w:val="00030A24"/>
    <w:rPr>
      <w:color w:val="666666"/>
    </w:rPr>
  </w:style>
  <w:style w:type="paragraph" w:styleId="Textonotapie">
    <w:name w:val="footnote text"/>
    <w:basedOn w:val="Normal"/>
    <w:link w:val="TextonotapieCar"/>
    <w:uiPriority w:val="99"/>
    <w:semiHidden/>
    <w:unhideWhenUsed/>
    <w:rsid w:val="0009493D"/>
    <w:rPr>
      <w:sz w:val="20"/>
      <w:szCs w:val="20"/>
    </w:rPr>
  </w:style>
  <w:style w:type="character" w:customStyle="1" w:styleId="TextonotapieCar">
    <w:name w:val="Texto nota pie Car"/>
    <w:basedOn w:val="Fuentedeprrafopredeter"/>
    <w:link w:val="Textonotapie"/>
    <w:uiPriority w:val="99"/>
    <w:semiHidden/>
    <w:rsid w:val="0009493D"/>
    <w:rPr>
      <w:rFonts w:ascii="Segoe UI Semilight" w:eastAsia="Segoe UI Semilight" w:hAnsi="Segoe UI Semilight" w:cs="Segoe UI Semilight"/>
      <w:kern w:val="0"/>
      <w:sz w:val="20"/>
      <w:szCs w:val="20"/>
      <w:lang w:val="es-ES"/>
      <w14:ligatures w14:val="none"/>
    </w:rPr>
  </w:style>
  <w:style w:type="character" w:styleId="Refdenotaalpie">
    <w:name w:val="footnote reference"/>
    <w:basedOn w:val="Fuentedeprrafopredeter"/>
    <w:uiPriority w:val="99"/>
    <w:semiHidden/>
    <w:unhideWhenUsed/>
    <w:rsid w:val="0009493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435a11ef-c2bf-4d1e-b58b-639ade20a33f" xsi:nil="true"/>
    <_ip_UnifiedCompliancePolicyProperties xmlns="http://schemas.microsoft.com/sharepoint/v3" xsi:nil="true"/>
    <lcf76f155ced4ddcb4097134ff3c332f xmlns="eff8ac0e-e2fa-4044-84fc-52dab6273ec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55297F6993E3E04185A63EA6060013E7" ma:contentTypeVersion="14" ma:contentTypeDescription="Crear nuevo documento." ma:contentTypeScope="" ma:versionID="2c35c57a928ddb590b55f448f2e6e0ef">
  <xsd:schema xmlns:xsd="http://www.w3.org/2001/XMLSchema" xmlns:xs="http://www.w3.org/2001/XMLSchema" xmlns:p="http://schemas.microsoft.com/office/2006/metadata/properties" xmlns:ns1="http://schemas.microsoft.com/sharepoint/v3" xmlns:ns2="eff8ac0e-e2fa-4044-84fc-52dab6273ec0" xmlns:ns3="435a11ef-c2bf-4d1e-b58b-639ade20a33f" targetNamespace="http://schemas.microsoft.com/office/2006/metadata/properties" ma:root="true" ma:fieldsID="cb9eb42e9404b9d462510f8da4b531f4" ns1:_="" ns2:_="" ns3:_="">
    <xsd:import namespace="http://schemas.microsoft.com/sharepoint/v3"/>
    <xsd:import namespace="eff8ac0e-e2fa-4044-84fc-52dab6273ec0"/>
    <xsd:import namespace="435a11ef-c2bf-4d1e-b58b-639ade20a3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Propiedades de la Directiva de cumplimiento unificado" ma:hidden="true" ma:internalName="_ip_UnifiedCompliancePolicyProperties">
      <xsd:simpleType>
        <xsd:restriction base="dms:Note"/>
      </xsd:simpleType>
    </xsd:element>
    <xsd:element name="_ip_UnifiedCompliancePolicyUIAction" ma:index="21"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f8ac0e-e2fa-4044-84fc-52dab6273e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a7d64430-ea87-422f-8994-68a2babe361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35a11ef-c2bf-4d1e-b58b-639ade20a33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e98433f-6774-4a3a-9510-31f15c7838d3}" ma:internalName="TaxCatchAll" ma:showField="CatchAllData" ma:web="435a11ef-c2bf-4d1e-b58b-639ade20a3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0D8903-E3AC-413D-A047-C0788E2F765D}">
  <ds:schemaRefs>
    <ds:schemaRef ds:uri="http://schemas.microsoft.com/sharepoint/v3/contenttype/forms"/>
  </ds:schemaRefs>
</ds:datastoreItem>
</file>

<file path=customXml/itemProps2.xml><?xml version="1.0" encoding="utf-8"?>
<ds:datastoreItem xmlns:ds="http://schemas.openxmlformats.org/officeDocument/2006/customXml" ds:itemID="{ADD5FB23-B4BE-44A9-ADE5-BEE61603B323}">
  <ds:schemaRefs>
    <ds:schemaRef ds:uri="http://schemas.microsoft.com/office/2006/metadata/properties"/>
    <ds:schemaRef ds:uri="http://schemas.microsoft.com/office/infopath/2007/PartnerControls"/>
    <ds:schemaRef ds:uri="http://schemas.microsoft.com/sharepoint/v3"/>
    <ds:schemaRef ds:uri="435a11ef-c2bf-4d1e-b58b-639ade20a33f"/>
    <ds:schemaRef ds:uri="eff8ac0e-e2fa-4044-84fc-52dab6273ec0"/>
  </ds:schemaRefs>
</ds:datastoreItem>
</file>

<file path=customXml/itemProps3.xml><?xml version="1.0" encoding="utf-8"?>
<ds:datastoreItem xmlns:ds="http://schemas.openxmlformats.org/officeDocument/2006/customXml" ds:itemID="{27730AF5-3665-4F06-BAB5-3994A968C091}">
  <ds:schemaRefs>
    <ds:schemaRef ds:uri="http://schemas.openxmlformats.org/officeDocument/2006/bibliography"/>
  </ds:schemaRefs>
</ds:datastoreItem>
</file>

<file path=customXml/itemProps4.xml><?xml version="1.0" encoding="utf-8"?>
<ds:datastoreItem xmlns:ds="http://schemas.openxmlformats.org/officeDocument/2006/customXml" ds:itemID="{B7CE4D26-732D-4799-BDED-EA16084D82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ff8ac0e-e2fa-4044-84fc-52dab6273ec0"/>
    <ds:schemaRef ds:uri="435a11ef-c2bf-4d1e-b58b-639ade20a3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4081</Words>
  <Characters>22446</Characters>
  <Application>Microsoft Office Word</Application>
  <DocSecurity>0</DocSecurity>
  <Lines>187</Lines>
  <Paragraphs>52</Paragraphs>
  <ScaleCrop>false</ScaleCrop>
  <Company/>
  <LinksUpToDate>false</LinksUpToDate>
  <CharactersWithSpaces>26475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Francia Carlota Escobar Avila</dc:creator>
  <cp:keywords/>
  <dc:description/>
  <cp:lastModifiedBy>David Leonardo Cucaita Mariño</cp:lastModifiedBy>
  <cp:revision>6</cp:revision>
  <dcterms:created xsi:type="dcterms:W3CDTF">2026-06-25T23:23:00Z</dcterms:created>
  <dcterms:modified xsi:type="dcterms:W3CDTF">2026-07-06T17:53:00Z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0x01010055297F6993E3E04185A63EA6060013E7</vt:lpwstr>
  </property>
  <property fmtid="{D5CDD505-2E9C-101B-9397-08002B2CF9AE}" pid="3" name="MediaServiceImageTags">
    <vt:lpwstr/>
  </property>
</Properties>
</file>