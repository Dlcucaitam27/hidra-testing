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W w:w="10774" w:type="dxa"/>
        <w:tblInd w:w="-998" w:type="dxa"/>
        <w:tblLook w:val="04A0" w:firstRow="1" w:lastRow="0" w:firstColumn="1" w:lastColumn="0" w:noHBand="0" w:noVBand="1"/>
      </w:tblPr>
      <w:tblGrid>
        <w:gridCol w:w="1910"/>
        <w:gridCol w:w="598"/>
        <w:gridCol w:w="714"/>
        <w:gridCol w:w="750"/>
        <w:gridCol w:w="2104"/>
        <w:gridCol w:w="707"/>
        <w:gridCol w:w="708"/>
        <w:gridCol w:w="750"/>
        <w:gridCol w:w="1124"/>
        <w:gridCol w:w="1409"/>
      </w:tblGrid>
      <w:tr w:rsidR="00D072D9" w14:paraId="0DFFC630" w14:textId="10FDCB21" w:rsidTr="00910686">
        <w:trPr>
          <w:trHeight w:val="340"/>
        </w:trPr>
        <w:tc>
          <w:tcPr>
            <w:tcW w:w="0" w:type="auto"/>
            <w:gridSpan w:val="10"/>
            <w:shd w:val="clear" w:color="auto" w:fill="747474"/>
            <w:vAlign w:val="center"/>
          </w:tcPr>
          <w:p w14:paraId="73666AFB" w14:textId="4AAAEC51" w:rsidR="00D072D9" w:rsidRPr="00466FAC" w:rsidRDefault="00D072D9" w:rsidP="0012024F">
            <w:pPr>
              <w:jc w:val="center"/>
              <w:rPr>
                <w:rFonts w:ascii="Arial" w:hAnsi="Arial" w:cs="Arial"/>
                <w:b/>
                <w:bCs/>
                <w:sz w:val="20"/>
                <w:szCs w:val="20"/>
              </w:rPr>
            </w:pPr>
            <w:r w:rsidRPr="00910686">
              <w:rPr>
                <w:rFonts w:ascii="Arial" w:hAnsi="Arial" w:cs="Arial"/>
                <w:b/>
                <w:bCs/>
                <w:color w:val="FFFFFF" w:themeColor="background1"/>
                <w:sz w:val="20"/>
                <w:szCs w:val="20"/>
              </w:rPr>
              <w:t>I. INFORMACIÓN GENERAL DE LA ORDEN DE TRABAJO</w:t>
            </w:r>
          </w:p>
        </w:tc>
      </w:tr>
      <w:tr w:rsidR="00465B70" w:rsidRPr="004F0A7D" w14:paraId="57BFD1AE" w14:textId="16B14B70" w:rsidTr="00465B70">
        <w:trPr>
          <w:trHeight w:val="227"/>
        </w:trPr>
        <w:tc>
          <w:tcPr>
            <w:tcW w:w="1915" w:type="dxa"/>
            <w:vMerge w:val="restart"/>
            <w:vAlign w:val="center"/>
          </w:tcPr>
          <w:p w14:paraId="2862C56E" w14:textId="112BFBF3" w:rsidR="00465B70" w:rsidRPr="004F0A7D" w:rsidRDefault="00465B70" w:rsidP="004F0A7D">
            <w:pPr>
              <w:jc w:val="center"/>
              <w:rPr>
                <w:rFonts w:ascii="Arial" w:hAnsi="Arial" w:cs="Arial"/>
                <w:sz w:val="20"/>
                <w:szCs w:val="20"/>
              </w:rPr>
            </w:pPr>
            <w:r w:rsidRPr="004F0A7D">
              <w:rPr>
                <w:rFonts w:ascii="Arial" w:hAnsi="Arial" w:cs="Arial"/>
                <w:sz w:val="20"/>
                <w:szCs w:val="20"/>
              </w:rPr>
              <w:t>Asignación de la Orden de Trabajo</w:t>
            </w:r>
          </w:p>
        </w:tc>
        <w:tc>
          <w:tcPr>
            <w:tcW w:w="2064" w:type="dxa"/>
            <w:gridSpan w:val="3"/>
            <w:vAlign w:val="center"/>
          </w:tcPr>
          <w:p w14:paraId="5217C5BF" w14:textId="6AD46CB6" w:rsidR="00465B70" w:rsidRPr="004F0A7D" w:rsidRDefault="00465B70" w:rsidP="004F0A7D">
            <w:pPr>
              <w:jc w:val="center"/>
              <w:rPr>
                <w:rFonts w:ascii="Arial" w:hAnsi="Arial" w:cs="Arial"/>
                <w:sz w:val="20"/>
                <w:szCs w:val="20"/>
              </w:rPr>
            </w:pPr>
            <w:r w:rsidRPr="004F0A7D">
              <w:rPr>
                <w:rFonts w:ascii="Arial" w:hAnsi="Arial" w:cs="Arial"/>
                <w:sz w:val="20"/>
                <w:szCs w:val="20"/>
              </w:rPr>
              <w:t>Fecha</w:t>
            </w:r>
          </w:p>
        </w:tc>
        <w:tc>
          <w:tcPr>
            <w:tcW w:w="2112" w:type="dxa"/>
            <w:vMerge w:val="restart"/>
            <w:vAlign w:val="center"/>
          </w:tcPr>
          <w:p w14:paraId="750A172F" w14:textId="4695DDBE" w:rsidR="00465B70" w:rsidRPr="004F0A7D" w:rsidRDefault="00465B70" w:rsidP="004F0A7D">
            <w:pPr>
              <w:jc w:val="center"/>
              <w:rPr>
                <w:rFonts w:ascii="Arial" w:hAnsi="Arial" w:cs="Arial"/>
                <w:sz w:val="20"/>
                <w:szCs w:val="20"/>
              </w:rPr>
            </w:pPr>
            <w:r>
              <w:rPr>
                <w:rFonts w:ascii="Arial" w:hAnsi="Arial" w:cs="Arial"/>
                <w:sz w:val="20"/>
                <w:szCs w:val="20"/>
              </w:rPr>
              <w:t xml:space="preserve">Remisión a Calidad </w:t>
            </w:r>
          </w:p>
        </w:tc>
        <w:tc>
          <w:tcPr>
            <w:tcW w:w="2137" w:type="dxa"/>
            <w:gridSpan w:val="3"/>
            <w:vAlign w:val="center"/>
          </w:tcPr>
          <w:p w14:paraId="212A76AD" w14:textId="4E2B60F0" w:rsidR="00465B70" w:rsidRPr="004F0A7D" w:rsidRDefault="00465B70" w:rsidP="004F0A7D">
            <w:pPr>
              <w:jc w:val="center"/>
              <w:rPr>
                <w:rFonts w:ascii="Arial" w:hAnsi="Arial" w:cs="Arial"/>
                <w:sz w:val="20"/>
                <w:szCs w:val="20"/>
              </w:rPr>
            </w:pPr>
            <w:r w:rsidRPr="004F0A7D">
              <w:rPr>
                <w:rFonts w:ascii="Arial" w:hAnsi="Arial" w:cs="Arial"/>
                <w:sz w:val="20"/>
                <w:szCs w:val="20"/>
              </w:rPr>
              <w:t>Fecha</w:t>
            </w:r>
          </w:p>
        </w:tc>
        <w:tc>
          <w:tcPr>
            <w:tcW w:w="1129" w:type="dxa"/>
            <w:vMerge w:val="restart"/>
            <w:shd w:val="clear" w:color="auto" w:fill="FFFFFF" w:themeFill="background1"/>
            <w:vAlign w:val="center"/>
          </w:tcPr>
          <w:p w14:paraId="07F9ACA2" w14:textId="7FC7A99E" w:rsidR="00465B70" w:rsidRPr="004F0A7D" w:rsidRDefault="00465B70" w:rsidP="004F0A7D">
            <w:pPr>
              <w:jc w:val="center"/>
              <w:rPr>
                <w:rFonts w:ascii="Arial" w:hAnsi="Arial" w:cs="Arial"/>
                <w:sz w:val="20"/>
                <w:szCs w:val="20"/>
              </w:rPr>
            </w:pPr>
            <w:r w:rsidRPr="00D072D9">
              <w:rPr>
                <w:rFonts w:ascii="Arial" w:hAnsi="Arial" w:cs="Arial"/>
                <w:sz w:val="20"/>
                <w:szCs w:val="20"/>
              </w:rPr>
              <w:t>N° de OT</w:t>
            </w:r>
          </w:p>
        </w:tc>
        <w:tc>
          <w:tcPr>
            <w:tcW w:w="1417" w:type="dxa"/>
            <w:vMerge w:val="restart"/>
            <w:vAlign w:val="center"/>
          </w:tcPr>
          <w:p w14:paraId="2AA7CFD8" w14:textId="77777777" w:rsidR="00465B70" w:rsidRPr="008B4CBA" w:rsidRDefault="00465B70" w:rsidP="004F0A7D">
            <w:pPr>
              <w:jc w:val="center"/>
              <w:rPr>
                <w:rFonts w:ascii="Arial" w:hAnsi="Arial" w:cs="Arial"/>
                <w:sz w:val="20"/>
                <w:szCs w:val="20"/>
                <w:highlight w:val="darkCyan"/>
              </w:rPr>
            </w:pPr>
            <w:r>
              <w:t>OT-2026-0457</w:t>
            </w:r>
          </w:p>
        </w:tc>
      </w:tr>
      <w:tr w:rsidR="00465B70" w:rsidRPr="004F0A7D" w14:paraId="3B2D2598" w14:textId="7F912B62" w:rsidTr="00465B70">
        <w:trPr>
          <w:trHeight w:val="227"/>
        </w:trPr>
        <w:tc>
          <w:tcPr>
            <w:tcW w:w="1915" w:type="dxa"/>
            <w:vMerge/>
          </w:tcPr>
          <w:p w14:paraId="74DBF2EC" w14:textId="77777777" w:rsidR="00465B70" w:rsidRPr="004F0A7D" w:rsidRDefault="00465B70" w:rsidP="00BE3E33">
            <w:pPr>
              <w:jc w:val="center"/>
              <w:rPr>
                <w:rFonts w:ascii="Arial" w:hAnsi="Arial" w:cs="Arial"/>
                <w:sz w:val="20"/>
                <w:szCs w:val="20"/>
              </w:rPr>
            </w:pPr>
          </w:p>
        </w:tc>
        <w:tc>
          <w:tcPr>
            <w:tcW w:w="599" w:type="dxa"/>
            <w:vAlign w:val="center"/>
          </w:tcPr>
          <w:p w14:paraId="35034B76" w14:textId="0120DF50" w:rsidR="00465B70" w:rsidRPr="00465B70" w:rsidRDefault="00465B70" w:rsidP="00BE3E33">
            <w:pPr>
              <w:jc w:val="center"/>
              <w:rPr>
                <w:rFonts w:ascii="Arial" w:hAnsi="Arial" w:cs="Arial"/>
                <w:color w:val="A6A6A6" w:themeColor="background1" w:themeShade="A6"/>
                <w:sz w:val="20"/>
                <w:szCs w:val="20"/>
              </w:rPr>
            </w:pPr>
            <w:r w:rsidRPr="00465B70">
              <w:rPr>
                <w:rFonts w:ascii="Arial" w:hAnsi="Arial" w:cs="Arial"/>
                <w:color w:val="A6A6A6" w:themeColor="background1" w:themeShade="A6"/>
                <w:sz w:val="20"/>
                <w:szCs w:val="20"/>
              </w:rPr>
              <w:t>DD</w:t>
            </w:r>
          </w:p>
        </w:tc>
        <w:tc>
          <w:tcPr>
            <w:tcW w:w="715" w:type="dxa"/>
            <w:vAlign w:val="center"/>
          </w:tcPr>
          <w:p w14:paraId="5A72ADEE" w14:textId="227B2B89" w:rsidR="00465B70" w:rsidRPr="00465B70" w:rsidRDefault="00465B70" w:rsidP="00BE3E33">
            <w:pPr>
              <w:jc w:val="center"/>
              <w:rPr>
                <w:rFonts w:ascii="Arial" w:hAnsi="Arial" w:cs="Arial"/>
                <w:color w:val="A6A6A6" w:themeColor="background1" w:themeShade="A6"/>
                <w:sz w:val="20"/>
                <w:szCs w:val="20"/>
              </w:rPr>
            </w:pPr>
            <w:r w:rsidRPr="00465B70">
              <w:rPr>
                <w:rFonts w:ascii="Arial" w:hAnsi="Arial" w:cs="Arial"/>
                <w:color w:val="A6A6A6" w:themeColor="background1" w:themeShade="A6"/>
                <w:sz w:val="20"/>
                <w:szCs w:val="20"/>
              </w:rPr>
              <w:t>MM</w:t>
            </w:r>
          </w:p>
        </w:tc>
        <w:tc>
          <w:tcPr>
            <w:tcW w:w="750" w:type="dxa"/>
            <w:vAlign w:val="center"/>
          </w:tcPr>
          <w:p w14:paraId="7C8768E9" w14:textId="7038395B" w:rsidR="00465B70" w:rsidRPr="00465B70" w:rsidRDefault="00465B70" w:rsidP="00BE3E33">
            <w:pPr>
              <w:jc w:val="center"/>
              <w:rPr>
                <w:rFonts w:ascii="Arial" w:hAnsi="Arial" w:cs="Arial"/>
                <w:color w:val="A6A6A6" w:themeColor="background1" w:themeShade="A6"/>
                <w:sz w:val="20"/>
                <w:szCs w:val="20"/>
              </w:rPr>
            </w:pPr>
            <w:r w:rsidRPr="00465B70">
              <w:rPr>
                <w:rFonts w:ascii="Arial" w:hAnsi="Arial" w:cs="Arial"/>
                <w:color w:val="A6A6A6" w:themeColor="background1" w:themeShade="A6"/>
                <w:sz w:val="20"/>
                <w:szCs w:val="20"/>
              </w:rPr>
              <w:t>AAAA</w:t>
            </w:r>
          </w:p>
        </w:tc>
        <w:tc>
          <w:tcPr>
            <w:tcW w:w="2112" w:type="dxa"/>
            <w:vMerge/>
            <w:vAlign w:val="center"/>
          </w:tcPr>
          <w:p w14:paraId="71D0B099" w14:textId="77777777" w:rsidR="00465B70" w:rsidRPr="004F0A7D" w:rsidRDefault="00465B70" w:rsidP="00BE3E33">
            <w:pPr>
              <w:jc w:val="center"/>
              <w:rPr>
                <w:rFonts w:ascii="Arial" w:hAnsi="Arial" w:cs="Arial"/>
                <w:sz w:val="20"/>
                <w:szCs w:val="20"/>
              </w:rPr>
            </w:pPr>
          </w:p>
        </w:tc>
        <w:tc>
          <w:tcPr>
            <w:tcW w:w="708" w:type="dxa"/>
            <w:vAlign w:val="center"/>
          </w:tcPr>
          <w:p w14:paraId="6E13C475" w14:textId="08FFA467" w:rsidR="00465B70" w:rsidRPr="00465B70" w:rsidRDefault="00465B70" w:rsidP="00BE3E33">
            <w:pPr>
              <w:jc w:val="center"/>
              <w:rPr>
                <w:rFonts w:ascii="Arial" w:hAnsi="Arial" w:cs="Arial"/>
                <w:color w:val="A6A6A6" w:themeColor="background1" w:themeShade="A6"/>
                <w:sz w:val="20"/>
                <w:szCs w:val="20"/>
              </w:rPr>
            </w:pPr>
            <w:r w:rsidRPr="00465B70">
              <w:rPr>
                <w:rFonts w:ascii="Arial" w:hAnsi="Arial" w:cs="Arial"/>
                <w:color w:val="A6A6A6" w:themeColor="background1" w:themeShade="A6"/>
                <w:sz w:val="20"/>
                <w:szCs w:val="20"/>
              </w:rPr>
              <w:t>DD</w:t>
            </w:r>
          </w:p>
        </w:tc>
        <w:tc>
          <w:tcPr>
            <w:tcW w:w="709" w:type="dxa"/>
            <w:vAlign w:val="center"/>
          </w:tcPr>
          <w:p w14:paraId="0764A57B" w14:textId="4CA9450F" w:rsidR="00465B70" w:rsidRPr="00465B70" w:rsidRDefault="00465B70" w:rsidP="00BE3E33">
            <w:pPr>
              <w:jc w:val="center"/>
              <w:rPr>
                <w:rFonts w:ascii="Arial" w:hAnsi="Arial" w:cs="Arial"/>
                <w:color w:val="A6A6A6" w:themeColor="background1" w:themeShade="A6"/>
                <w:sz w:val="20"/>
                <w:szCs w:val="20"/>
              </w:rPr>
            </w:pPr>
            <w:r w:rsidRPr="00465B70">
              <w:rPr>
                <w:rFonts w:ascii="Arial" w:hAnsi="Arial" w:cs="Arial"/>
                <w:color w:val="A6A6A6" w:themeColor="background1" w:themeShade="A6"/>
                <w:sz w:val="20"/>
                <w:szCs w:val="20"/>
              </w:rPr>
              <w:t>MM</w:t>
            </w:r>
          </w:p>
        </w:tc>
        <w:tc>
          <w:tcPr>
            <w:tcW w:w="720" w:type="dxa"/>
            <w:vAlign w:val="center"/>
          </w:tcPr>
          <w:p w14:paraId="737D9242" w14:textId="43F400DE" w:rsidR="00465B70" w:rsidRPr="00465B70" w:rsidRDefault="00465B70" w:rsidP="00BE3E33">
            <w:pPr>
              <w:jc w:val="center"/>
              <w:rPr>
                <w:rFonts w:ascii="Arial" w:hAnsi="Arial" w:cs="Arial"/>
                <w:color w:val="A6A6A6" w:themeColor="background1" w:themeShade="A6"/>
                <w:sz w:val="20"/>
                <w:szCs w:val="20"/>
              </w:rPr>
            </w:pPr>
            <w:r w:rsidRPr="00465B70">
              <w:rPr>
                <w:rFonts w:ascii="Arial" w:hAnsi="Arial" w:cs="Arial"/>
                <w:color w:val="A6A6A6" w:themeColor="background1" w:themeShade="A6"/>
                <w:sz w:val="20"/>
                <w:szCs w:val="20"/>
              </w:rPr>
              <w:t>AAA</w:t>
            </w:r>
            <w:r w:rsidR="00621A8B">
              <w:rPr>
                <w:rFonts w:ascii="Arial" w:hAnsi="Arial" w:cs="Arial"/>
                <w:color w:val="A6A6A6" w:themeColor="background1" w:themeShade="A6"/>
                <w:sz w:val="20"/>
                <w:szCs w:val="20"/>
              </w:rPr>
              <w:t>A</w:t>
            </w:r>
          </w:p>
        </w:tc>
        <w:tc>
          <w:tcPr>
            <w:tcW w:w="1129" w:type="dxa"/>
            <w:vMerge/>
          </w:tcPr>
          <w:p w14:paraId="5775B902" w14:textId="77777777" w:rsidR="00465B70" w:rsidRPr="004F0A7D" w:rsidRDefault="00465B70" w:rsidP="00BE3E33">
            <w:pPr>
              <w:jc w:val="center"/>
              <w:rPr>
                <w:rFonts w:ascii="Arial" w:hAnsi="Arial" w:cs="Arial"/>
                <w:sz w:val="20"/>
                <w:szCs w:val="20"/>
              </w:rPr>
            </w:pPr>
          </w:p>
        </w:tc>
        <w:tc>
          <w:tcPr>
            <w:tcW w:w="1417" w:type="dxa"/>
            <w:vMerge/>
          </w:tcPr>
          <w:p w14:paraId="7F3A4AD3" w14:textId="77777777" w:rsidR="00465B70" w:rsidRPr="004F0A7D" w:rsidRDefault="00465B70" w:rsidP="00BE3E33">
            <w:pPr>
              <w:jc w:val="center"/>
              <w:rPr>
                <w:rFonts w:ascii="Arial" w:hAnsi="Arial" w:cs="Arial"/>
                <w:sz w:val="20"/>
                <w:szCs w:val="20"/>
              </w:rPr>
            </w:pPr>
          </w:p>
        </w:tc>
      </w:tr>
      <w:tr w:rsidR="00465B70" w:rsidRPr="004F0A7D" w14:paraId="6A6AFB06" w14:textId="5C0BE59F" w:rsidTr="002B3323">
        <w:trPr>
          <w:trHeight w:val="295"/>
        </w:trPr>
        <w:tc>
          <w:tcPr>
            <w:tcW w:w="1915" w:type="dxa"/>
            <w:vMerge/>
            <w:vAlign w:val="center"/>
          </w:tcPr>
          <w:p w14:paraId="735F8D8D" w14:textId="77777777" w:rsidR="00465B70" w:rsidRPr="004E231D" w:rsidRDefault="00465B70" w:rsidP="00D072D9">
            <w:pPr>
              <w:rPr>
                <w:rFonts w:ascii="Arial" w:hAnsi="Arial" w:cs="Arial"/>
                <w:sz w:val="20"/>
                <w:szCs w:val="20"/>
              </w:rPr>
            </w:pPr>
          </w:p>
        </w:tc>
        <w:tc>
          <w:tcPr>
            <w:tcW w:w="599" w:type="dxa"/>
            <w:vAlign w:val="center"/>
          </w:tcPr>
          <w:p w14:paraId="689795BA" w14:textId="77777777" w:rsidR="00465B70" w:rsidRPr="004E231D" w:rsidRDefault="00465B70" w:rsidP="00D072D9">
            <w:pPr>
              <w:rPr>
                <w:rFonts w:ascii="Arial" w:hAnsi="Arial" w:cs="Arial"/>
                <w:sz w:val="20"/>
                <w:szCs w:val="20"/>
              </w:rPr>
            </w:pPr>
            <w:r>
              <w:t>05</w:t>
            </w:r>
          </w:p>
        </w:tc>
        <w:tc>
          <w:tcPr>
            <w:tcW w:w="715" w:type="dxa"/>
          </w:tcPr>
          <w:p w14:paraId="33C64D04" w14:textId="0AFEB5F8" w:rsidR="00465B70" w:rsidRPr="004E231D" w:rsidRDefault="00465B70" w:rsidP="00BE3E33">
            <w:pPr>
              <w:jc w:val="center"/>
              <w:rPr>
                <w:rFonts w:ascii="Arial" w:hAnsi="Arial" w:cs="Arial"/>
                <w:noProof/>
                <w:sz w:val="20"/>
                <w:szCs w:val="20"/>
                <w14:ligatures w14:val="standardContextual"/>
              </w:rPr>
            </w:pPr>
            <w:r>
              <w:t>02</w:t>
            </w:r>
          </w:p>
        </w:tc>
        <w:tc>
          <w:tcPr>
            <w:tcW w:w="750" w:type="dxa"/>
            <w:vAlign w:val="center"/>
          </w:tcPr>
          <w:p w14:paraId="5985506B" w14:textId="77777777" w:rsidR="00465B70" w:rsidRPr="004E231D" w:rsidRDefault="00465B70" w:rsidP="004E2BD4">
            <w:pPr>
              <w:rPr>
                <w:rFonts w:ascii="Arial" w:hAnsi="Arial" w:cs="Arial"/>
                <w:sz w:val="20"/>
                <w:szCs w:val="20"/>
              </w:rPr>
            </w:pPr>
            <w:r>
              <w:t>2026</w:t>
            </w:r>
          </w:p>
        </w:tc>
        <w:tc>
          <w:tcPr>
            <w:tcW w:w="2112" w:type="dxa"/>
            <w:vMerge/>
            <w:vAlign w:val="center"/>
          </w:tcPr>
          <w:p w14:paraId="215CE3FF" w14:textId="77777777" w:rsidR="00465B70" w:rsidRPr="004E231D" w:rsidRDefault="00465B70" w:rsidP="004E2BD4">
            <w:pPr>
              <w:rPr>
                <w:rFonts w:ascii="Arial" w:hAnsi="Arial" w:cs="Arial"/>
                <w:sz w:val="20"/>
                <w:szCs w:val="20"/>
              </w:rPr>
            </w:pPr>
          </w:p>
        </w:tc>
        <w:tc>
          <w:tcPr>
            <w:tcW w:w="708" w:type="dxa"/>
            <w:vAlign w:val="center"/>
          </w:tcPr>
          <w:p w14:paraId="404C8FF8" w14:textId="77777777" w:rsidR="00465B70" w:rsidRPr="004E231D" w:rsidRDefault="00465B70" w:rsidP="004E2BD4">
            <w:pPr>
              <w:rPr>
                <w:rFonts w:ascii="Arial" w:hAnsi="Arial" w:cs="Arial"/>
                <w:sz w:val="20"/>
                <w:szCs w:val="20"/>
              </w:rPr>
            </w:pPr>
            <w:r>
              <w:t>20</w:t>
            </w:r>
          </w:p>
        </w:tc>
        <w:tc>
          <w:tcPr>
            <w:tcW w:w="709" w:type="dxa"/>
            <w:vAlign w:val="center"/>
          </w:tcPr>
          <w:p w14:paraId="5367240D" w14:textId="77777777" w:rsidR="00465B70" w:rsidRPr="004E231D" w:rsidRDefault="00465B70" w:rsidP="004E2BD4">
            <w:pPr>
              <w:rPr>
                <w:rFonts w:ascii="Arial" w:hAnsi="Arial" w:cs="Arial"/>
                <w:sz w:val="20"/>
                <w:szCs w:val="20"/>
              </w:rPr>
            </w:pPr>
            <w:r>
              <w:t>03</w:t>
            </w:r>
          </w:p>
        </w:tc>
        <w:tc>
          <w:tcPr>
            <w:tcW w:w="720" w:type="dxa"/>
            <w:vAlign w:val="center"/>
          </w:tcPr>
          <w:p w14:paraId="4AC2AED8" w14:textId="77777777" w:rsidR="00465B70" w:rsidRPr="004E231D" w:rsidRDefault="00465B70" w:rsidP="004E2BD4">
            <w:pPr>
              <w:rPr>
                <w:rFonts w:ascii="Arial" w:hAnsi="Arial" w:cs="Arial"/>
                <w:sz w:val="20"/>
                <w:szCs w:val="20"/>
              </w:rPr>
            </w:pPr>
            <w:r>
              <w:t>2026</w:t>
            </w:r>
          </w:p>
        </w:tc>
        <w:tc>
          <w:tcPr>
            <w:tcW w:w="1129" w:type="dxa"/>
            <w:vMerge/>
            <w:vAlign w:val="center"/>
          </w:tcPr>
          <w:p w14:paraId="19477464" w14:textId="77777777" w:rsidR="00465B70" w:rsidRPr="004E231D" w:rsidRDefault="00465B70" w:rsidP="004E2BD4">
            <w:pPr>
              <w:rPr>
                <w:rFonts w:ascii="Arial" w:hAnsi="Arial" w:cs="Arial"/>
                <w:sz w:val="20"/>
                <w:szCs w:val="20"/>
              </w:rPr>
            </w:pPr>
          </w:p>
        </w:tc>
        <w:tc>
          <w:tcPr>
            <w:tcW w:w="1417" w:type="dxa"/>
            <w:vMerge/>
            <w:vAlign w:val="center"/>
          </w:tcPr>
          <w:p w14:paraId="4F74DAB4" w14:textId="77777777" w:rsidR="00465B70" w:rsidRPr="004E231D" w:rsidRDefault="00465B70" w:rsidP="004E2BD4">
            <w:pPr>
              <w:rPr>
                <w:rFonts w:ascii="Arial" w:hAnsi="Arial" w:cs="Arial"/>
                <w:sz w:val="20"/>
                <w:szCs w:val="20"/>
              </w:rPr>
            </w:pPr>
          </w:p>
        </w:tc>
      </w:tr>
      <w:tr w:rsidR="004E2BD4" w:rsidRPr="004F0A7D" w14:paraId="37143BA0" w14:textId="2C8CD5BD" w:rsidTr="00465B70">
        <w:trPr>
          <w:trHeight w:val="510"/>
        </w:trPr>
        <w:tc>
          <w:tcPr>
            <w:tcW w:w="2514" w:type="dxa"/>
            <w:gridSpan w:val="2"/>
            <w:vMerge w:val="restart"/>
            <w:vAlign w:val="center"/>
          </w:tcPr>
          <w:p w14:paraId="239E9E2C" w14:textId="282F86EA" w:rsidR="004E2BD4" w:rsidRPr="004F0A7D" w:rsidRDefault="004E2BD4" w:rsidP="00D072D9">
            <w:pPr>
              <w:rPr>
                <w:rFonts w:ascii="Arial" w:hAnsi="Arial" w:cs="Arial"/>
                <w:sz w:val="20"/>
                <w:szCs w:val="20"/>
              </w:rPr>
            </w:pPr>
            <w:r w:rsidRPr="004E231D">
              <w:rPr>
                <w:rFonts w:ascii="Arial" w:hAnsi="Arial" w:cs="Arial"/>
                <w:sz w:val="20"/>
                <w:szCs w:val="20"/>
              </w:rPr>
              <w:t>Tipo de Evaluación de Riesgo</w:t>
            </w:r>
          </w:p>
        </w:tc>
        <w:tc>
          <w:tcPr>
            <w:tcW w:w="715" w:type="dxa"/>
          </w:tcPr>
          <w:p w14:paraId="1726B549" w14:textId="186C0FD2" w:rsidR="004E2BD4" w:rsidRPr="004F0A7D" w:rsidRDefault="004E2BD4" w:rsidP="00BE3E33">
            <w:pPr>
              <w:jc w:val="center"/>
              <w:rPr>
                <w:rFonts w:ascii="Arial" w:hAnsi="Arial" w:cs="Arial"/>
                <w:sz w:val="20"/>
                <w:szCs w:val="20"/>
              </w:rPr>
            </w:pPr>
            <w:r w:rsidRPr="004E231D">
              <w:rPr>
                <w:rFonts w:ascii="Arial" w:hAnsi="Arial" w:cs="Arial"/>
                <w:noProof/>
                <w:sz w:val="20"/>
                <w:szCs w:val="20"/>
                <w14:ligatures w14:val="standardContextual"/>
              </w:rPr>
              <mc:AlternateContent>
                <mc:Choice Requires="wps">
                  <w:drawing>
                    <wp:anchor distT="0" distB="0" distL="114300" distR="114300" simplePos="0" relativeHeight="251658242" behindDoc="0" locked="0" layoutInCell="1" allowOverlap="1" wp14:anchorId="04A79B19" wp14:editId="124BD3E2">
                      <wp:simplePos x="0" y="0"/>
                      <wp:positionH relativeFrom="column">
                        <wp:posOffset>25400</wp:posOffset>
                      </wp:positionH>
                      <wp:positionV relativeFrom="paragraph">
                        <wp:posOffset>59690</wp:posOffset>
                      </wp:positionV>
                      <wp:extent cx="243205" cy="243205"/>
                      <wp:effectExtent l="0" t="0" r="23495" b="23495"/>
                      <wp:wrapNone/>
                      <wp:docPr id="2039720292" name="CuadroTexto 23"/>
                      <wp:cNvGraphicFramePr/>
                      <a:graphic xmlns:a="http://schemas.openxmlformats.org/drawingml/2006/main">
                        <a:graphicData uri="http://schemas.microsoft.com/office/word/2010/wordprocessingShape">
                          <wps:wsp>
                            <wps:cNvSpPr txBox="1"/>
                            <wps:spPr>
                              <a:xfrm>
                                <a:off x="0" y="0"/>
                                <a:ext cx="243205" cy="243205"/>
                              </a:xfrm>
                              <a:prstGeom prst="rect">
                                <a:avLst/>
                              </a:prstGeom>
                              <a:solidFill>
                                <a:schemeClr val="lt1"/>
                              </a:solidFill>
                              <a:ln w="15875" cmpd="sng">
                                <a:solidFill>
                                  <a:schemeClr val="tx1"/>
                                </a:solidFill>
                                <a:extLst>
                                  <a:ext uri="{C807C97D-BFC1-408E-A445-0C87EB9F89A2}">
                                    <ask:lineSketchStyleProps xmlns:ask="http://schemas.microsoft.com/office/drawing/2018/sketchyshapes">
                                      <ask:type>
                                        <ask:lineSketchNone/>
                                      </ask:type>
                                    </ask:lineSketchStyleProps>
                                  </a:ext>
                                </a:extLst>
                              </a:ln>
                            </wps:spPr>
                            <wps:style>
                              <a:lnRef idx="0">
                                <a:scrgbClr r="0" g="0" b="0"/>
                              </a:lnRef>
                              <a:fillRef idx="0">
                                <a:scrgbClr r="0" g="0" b="0"/>
                              </a:fillRef>
                              <a:effectRef idx="0">
                                <a:scrgbClr r="0" g="0" b="0"/>
                              </a:effectRef>
                              <a:fontRef idx="minor">
                                <a:schemeClr val="dk1"/>
                              </a:fontRef>
                            </wps:style>
                            <wps:bodyPr vertOverflow="clip" horzOverflow="clip" wrap="square" rtlCol="0" anchor="t"/>
                          </wps:wsp>
                        </a:graphicData>
                      </a:graphic>
                      <wp14:sizeRelH relativeFrom="margin">
                        <wp14:pctWidth>0</wp14:pctWidth>
                      </wp14:sizeRelH>
                      <wp14:sizeRelV relativeFrom="margin">
                        <wp14:pctHeight>0</wp14:pctHeight>
                      </wp14:sizeRelV>
                    </wp:anchor>
                  </w:drawing>
                </mc:Choice>
                <mc:Fallback xmlns:ask="http://schemas.microsoft.com/office/drawing/2018/sketchyshapes" xmlns:a="http://schemas.openxmlformats.org/drawingml/2006/main">
                  <w:pict w14:anchorId="34D87389">
                    <v:shapetype id="_x0000_t202" coordsize="21600,21600" o:spt="202" path="m,l,21600r21600,l21600,xe" w14:anchorId="6AAEE57E">
                      <v:stroke joinstyle="miter"/>
                      <v:path gradientshapeok="t" o:connecttype="rect"/>
                    </v:shapetype>
                    <v:shape id="CuadroTexto 23" style="position:absolute;margin-left:2pt;margin-top:4.7pt;width:19.15pt;height:19.1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6" fillcolor="white [3201]" strokecolor="black [3213]" strokeweight="1.2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"/>
                  </w:pict>
                </mc:Fallback>
              </mc:AlternateContent>
            </w:r>
          </w:p>
        </w:tc>
        <w:tc>
          <w:tcPr>
            <w:tcW w:w="7545" w:type="dxa"/>
            <w:gridSpan w:val="7"/>
            <w:vAlign w:val="center"/>
          </w:tcPr>
          <w:p w14:paraId="31F07DFD" w14:textId="7426500F" w:rsidR="004E2BD4" w:rsidRPr="004F0A7D" w:rsidRDefault="004E2BD4" w:rsidP="004E2BD4">
            <w:pPr>
              <w:rPr>
                <w:rFonts w:ascii="Arial" w:hAnsi="Arial" w:cs="Arial"/>
                <w:sz w:val="20"/>
                <w:szCs w:val="20"/>
              </w:rPr>
            </w:pPr>
            <w:r w:rsidRPr="004E231D">
              <w:rPr>
                <w:rFonts w:ascii="Arial" w:hAnsi="Arial" w:cs="Arial"/>
                <w:sz w:val="20"/>
                <w:szCs w:val="20"/>
              </w:rPr>
              <w:t>Evaluación de riesgo por primera vez.</w:t>
            </w:r>
          </w:p>
        </w:tc>
      </w:tr>
      <w:tr w:rsidR="004E2BD4" w:rsidRPr="004F0A7D" w14:paraId="7B592536" w14:textId="34372547" w:rsidTr="00465B70">
        <w:trPr>
          <w:trHeight w:val="510"/>
        </w:trPr>
        <w:tc>
          <w:tcPr>
            <w:tcW w:w="2514" w:type="dxa"/>
            <w:gridSpan w:val="2"/>
            <w:vMerge/>
          </w:tcPr>
          <w:p w14:paraId="228C6CF2" w14:textId="77777777" w:rsidR="004E2BD4" w:rsidRPr="004F0A7D" w:rsidRDefault="004E2BD4" w:rsidP="00BE3E33">
            <w:pPr>
              <w:jc w:val="center"/>
              <w:rPr>
                <w:rFonts w:ascii="Arial" w:hAnsi="Arial" w:cs="Arial"/>
                <w:sz w:val="20"/>
                <w:szCs w:val="20"/>
              </w:rPr>
            </w:pPr>
          </w:p>
        </w:tc>
        <w:tc>
          <w:tcPr>
            <w:tcW w:w="715" w:type="dxa"/>
          </w:tcPr>
          <w:p w14:paraId="003C57BC" w14:textId="7871E9F1" w:rsidR="004E2BD4" w:rsidRPr="004F0A7D" w:rsidRDefault="004E2BD4" w:rsidP="00BE3E33">
            <w:pPr>
              <w:jc w:val="center"/>
              <w:rPr>
                <w:rFonts w:ascii="Arial" w:hAnsi="Arial" w:cs="Arial"/>
                <w:sz w:val="20"/>
                <w:szCs w:val="20"/>
              </w:rPr>
            </w:pPr>
            <w:r w:rsidRPr="004E231D">
              <w:rPr>
                <w:rFonts w:ascii="Arial" w:hAnsi="Arial" w:cs="Arial"/>
                <w:noProof/>
                <w:sz w:val="20"/>
                <w:szCs w:val="20"/>
                <w14:ligatures w14:val="standardContextual"/>
              </w:rPr>
              <w:t>X</w:t>
            </w:r>
          </w:p>
        </w:tc>
        <w:tc>
          <w:tcPr>
            <w:tcW w:w="7545" w:type="dxa"/>
            <w:gridSpan w:val="7"/>
            <w:vAlign w:val="center"/>
          </w:tcPr>
          <w:p w14:paraId="429DEE8F" w14:textId="6489C8FE" w:rsidR="004E2BD4" w:rsidRPr="004F0A7D" w:rsidRDefault="004E2BD4" w:rsidP="004E2BD4">
            <w:pPr>
              <w:rPr>
                <w:rFonts w:ascii="Arial" w:hAnsi="Arial" w:cs="Arial"/>
                <w:sz w:val="20"/>
                <w:szCs w:val="20"/>
              </w:rPr>
            </w:pPr>
            <w:r w:rsidRPr="004E231D">
              <w:rPr>
                <w:rFonts w:ascii="Arial" w:hAnsi="Arial" w:cs="Arial"/>
                <w:sz w:val="20"/>
                <w:szCs w:val="20"/>
              </w:rPr>
              <w:t>Reevaluación de nivel del riesgo por hechos sobrevivientes.</w:t>
            </w:r>
          </w:p>
        </w:tc>
      </w:tr>
      <w:tr w:rsidR="004E2BD4" w:rsidRPr="004F0A7D" w14:paraId="3E51DE2B" w14:textId="49EB2490" w:rsidTr="00465B70">
        <w:trPr>
          <w:trHeight w:val="510"/>
        </w:trPr>
        <w:tc>
          <w:tcPr>
            <w:tcW w:w="2514" w:type="dxa"/>
            <w:gridSpan w:val="2"/>
            <w:vMerge/>
          </w:tcPr>
          <w:p w14:paraId="5610634F" w14:textId="77777777" w:rsidR="004E2BD4" w:rsidRPr="004F0A7D" w:rsidRDefault="004E2BD4" w:rsidP="00BE3E33">
            <w:pPr>
              <w:jc w:val="center"/>
              <w:rPr>
                <w:rFonts w:ascii="Arial" w:hAnsi="Arial" w:cs="Arial"/>
                <w:sz w:val="20"/>
                <w:szCs w:val="20"/>
              </w:rPr>
            </w:pPr>
          </w:p>
        </w:tc>
        <w:tc>
          <w:tcPr>
            <w:tcW w:w="715" w:type="dxa"/>
          </w:tcPr>
          <w:p w14:paraId="4DBEC00A" w14:textId="772F9B9E" w:rsidR="004E2BD4" w:rsidRPr="004F0A7D" w:rsidRDefault="004E2BD4" w:rsidP="00BE3E33">
            <w:pPr>
              <w:jc w:val="center"/>
              <w:rPr>
                <w:rFonts w:ascii="Arial" w:hAnsi="Arial" w:cs="Arial"/>
                <w:sz w:val="20"/>
                <w:szCs w:val="20"/>
              </w:rPr>
            </w:pPr>
            <w:r w:rsidRPr="004E231D">
              <w:rPr>
                <w:rFonts w:ascii="Arial" w:hAnsi="Arial" w:cs="Arial"/>
                <w:noProof/>
                <w:sz w:val="20"/>
                <w:szCs w:val="20"/>
                <w14:ligatures w14:val="standardContextual"/>
              </w:rPr>
              <mc:AlternateContent>
                <mc:Choice Requires="wps">
                  <w:drawing>
                    <wp:anchor distT="0" distB="0" distL="114300" distR="114300" simplePos="0" relativeHeight="251658256" behindDoc="0" locked="0" layoutInCell="1" allowOverlap="1" wp14:anchorId="5DAE9640" wp14:editId="359AF6C5">
                      <wp:simplePos x="0" y="0"/>
                      <wp:positionH relativeFrom="column">
                        <wp:posOffset>25400</wp:posOffset>
                      </wp:positionH>
                      <wp:positionV relativeFrom="paragraph">
                        <wp:posOffset>46990</wp:posOffset>
                      </wp:positionV>
                      <wp:extent cx="243205" cy="243205"/>
                      <wp:effectExtent l="0" t="0" r="23495" b="23495"/>
                      <wp:wrapNone/>
                      <wp:docPr id="286855929" name="CuadroTexto 23"/>
                      <wp:cNvGraphicFramePr/>
                      <a:graphic xmlns:a="http://schemas.openxmlformats.org/drawingml/2006/main">
                        <a:graphicData uri="http://schemas.microsoft.com/office/word/2010/wordprocessingShape">
                          <wps:wsp>
                            <wps:cNvSpPr txBox="1"/>
                            <wps:spPr>
                              <a:xfrm>
                                <a:off x="0" y="0"/>
                                <a:ext cx="243205" cy="243205"/>
                              </a:xfrm>
                              <a:prstGeom prst="rect">
                                <a:avLst/>
                              </a:prstGeom>
                              <a:solidFill>
                                <a:schemeClr val="lt1"/>
                              </a:solidFill>
                              <a:ln w="15875" cmpd="sng">
                                <a:solidFill>
                                  <a:schemeClr val="tx1"/>
                                </a:solidFill>
                                <a:extLst>
                                  <a:ext uri="{C807C97D-BFC1-408E-A445-0C87EB9F89A2}">
                                    <ask:lineSketchStyleProps xmlns:ask="http://schemas.microsoft.com/office/drawing/2018/sketchyshapes">
                                      <ask:type>
                                        <ask:lineSketchNone/>
                                      </ask:type>
                                    </ask:lineSketchStyleProps>
                                  </a:ext>
                                </a:extLst>
                              </a:ln>
                            </wps:spPr>
                            <wps:style>
                              <a:lnRef idx="0">
                                <a:scrgbClr r="0" g="0" b="0"/>
                              </a:lnRef>
                              <a:fillRef idx="0">
                                <a:scrgbClr r="0" g="0" b="0"/>
                              </a:fillRef>
                              <a:effectRef idx="0">
                                <a:scrgbClr r="0" g="0" b="0"/>
                              </a:effectRef>
                              <a:fontRef idx="minor">
                                <a:schemeClr val="dk1"/>
                              </a:fontRef>
                            </wps:style>
                            <wps:bodyPr vertOverflow="clip" horzOverflow="clip" wrap="square" rtlCol="0" anchor="t"/>
                          </wps:wsp>
                        </a:graphicData>
                      </a:graphic>
                      <wp14:sizeRelH relativeFrom="margin">
                        <wp14:pctWidth>0</wp14:pctWidth>
                      </wp14:sizeRelH>
                      <wp14:sizeRelV relativeFrom="margin">
                        <wp14:pctHeight>0</wp14:pctHeight>
                      </wp14:sizeRelV>
                    </wp:anchor>
                  </w:drawing>
                </mc:Choice>
                <mc:Fallback xmlns:ask="http://schemas.microsoft.com/office/drawing/2018/sketchyshapes" xmlns:a="http://schemas.openxmlformats.org/drawingml/2006/main">
                  <w:pict w14:anchorId="74B019AE">
                    <v:shape id="CuadroTexto 23" style="position:absolute;margin-left:2pt;margin-top:3.7pt;width:19.15pt;height:19.15pt;z-index:25165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6" fillcolor="white [3201]" strokecolor="black [3213]" strokeweight="1.2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" w14:anchorId="3689CA06"/>
                  </w:pict>
                </mc:Fallback>
              </mc:AlternateContent>
            </w:r>
          </w:p>
        </w:tc>
        <w:tc>
          <w:tcPr>
            <w:tcW w:w="7545" w:type="dxa"/>
            <w:gridSpan w:val="7"/>
            <w:vAlign w:val="center"/>
          </w:tcPr>
          <w:p w14:paraId="5CE67796" w14:textId="08F344C2" w:rsidR="004E2BD4" w:rsidRPr="004F0A7D" w:rsidRDefault="004E2BD4" w:rsidP="004E2BD4">
            <w:pPr>
              <w:rPr>
                <w:rFonts w:ascii="Arial" w:hAnsi="Arial" w:cs="Arial"/>
                <w:sz w:val="20"/>
                <w:szCs w:val="20"/>
              </w:rPr>
            </w:pPr>
            <w:r w:rsidRPr="004E231D">
              <w:rPr>
                <w:rFonts w:ascii="Arial" w:hAnsi="Arial" w:cs="Arial"/>
                <w:sz w:val="20"/>
                <w:szCs w:val="20"/>
              </w:rPr>
              <w:t>Reevaluación de nivel del riesgo por temporalidad</w:t>
            </w:r>
          </w:p>
        </w:tc>
      </w:tr>
    </w:tbl>
    <w:p w14:paraId="1A826011" w14:textId="77777777" w:rsidR="0012024F" w:rsidRPr="002B3323" w:rsidRDefault="0012024F" w:rsidP="00466FAC">
      <w:pPr>
        <w:ind w:left="-709" w:hanging="284"/>
        <w:rPr>
          <w:sz w:val="16"/>
          <w:szCs w:val="16"/>
        </w:rPr>
      </w:pPr>
    </w:p>
    <w:tbl>
      <w:tblPr>
        <w:tblStyle w:val="Tablaconcuadrcula"/>
        <w:tblW w:w="0" w:type="auto"/>
        <w:tblInd w:w="-998" w:type="dxa"/>
        <w:tblLayout w:type="fixed"/>
        <w:tblLook w:val="04A0" w:firstRow="1" w:lastRow="0" w:firstColumn="1" w:lastColumn="0" w:noHBand="0" w:noVBand="1"/>
      </w:tblPr>
      <w:tblGrid>
        <w:gridCol w:w="1274"/>
        <w:gridCol w:w="816"/>
        <w:gridCol w:w="972"/>
        <w:gridCol w:w="1128"/>
        <w:gridCol w:w="1198"/>
        <w:gridCol w:w="1177"/>
        <w:gridCol w:w="670"/>
        <w:gridCol w:w="767"/>
        <w:gridCol w:w="1017"/>
        <w:gridCol w:w="1750"/>
      </w:tblGrid>
      <w:tr w:rsidR="0083328E" w14:paraId="5A63B892" w14:textId="0799936E" w:rsidTr="00910686">
        <w:trPr>
          <w:trHeight w:val="340"/>
        </w:trPr>
        <w:tc>
          <w:tcPr>
            <w:tcW w:w="10769" w:type="dxa"/>
            <w:gridSpan w:val="10"/>
            <w:shd w:val="clear" w:color="auto" w:fill="747474"/>
            <w:vAlign w:val="center"/>
          </w:tcPr>
          <w:p w14:paraId="29B984C1" w14:textId="54CBBECF" w:rsidR="0083328E" w:rsidRPr="004420C6" w:rsidRDefault="0083328E" w:rsidP="0083328E">
            <w:pPr>
              <w:jc w:val="center"/>
              <w:rPr>
                <w:rFonts w:ascii="Arial" w:hAnsi="Arial" w:cs="Arial"/>
                <w:sz w:val="20"/>
                <w:szCs w:val="20"/>
              </w:rPr>
            </w:pPr>
            <w:r w:rsidRPr="00910686">
              <w:rPr>
                <w:rFonts w:ascii="Arial" w:hAnsi="Arial" w:cs="Arial"/>
                <w:color w:val="FFFFFF" w:themeColor="background1"/>
                <w:sz w:val="20"/>
                <w:szCs w:val="20"/>
              </w:rPr>
              <w:t xml:space="preserve">II. </w:t>
            </w:r>
            <w:r w:rsidRPr="00910686">
              <w:rPr>
                <w:rFonts w:ascii="Arial" w:hAnsi="Arial" w:cs="Arial"/>
                <w:b/>
                <w:bCs/>
                <w:color w:val="FFFFFF" w:themeColor="background1"/>
                <w:sz w:val="20"/>
                <w:szCs w:val="20"/>
              </w:rPr>
              <w:t>DATOS PERSONALES DEL EVALUADO (A) - BENEFICIARIO (A)</w:t>
            </w:r>
          </w:p>
        </w:tc>
      </w:tr>
      <w:tr w:rsidR="00EA0BFA" w14:paraId="26AD40DE" w14:textId="584ABBEF" w:rsidTr="00244C90">
        <w:trPr>
          <w:trHeight w:val="510"/>
        </w:trPr>
        <w:tc>
          <w:tcPr>
            <w:tcW w:w="1274" w:type="dxa"/>
            <w:vAlign w:val="center"/>
          </w:tcPr>
          <w:p w14:paraId="3EAC9D98" w14:textId="0FBF1677" w:rsidR="0083328E" w:rsidRDefault="00732F4B" w:rsidP="00466FAC">
            <w:r w:rsidRPr="009C45E5">
              <w:rPr>
                <w:rFonts w:ascii="Arial" w:hAnsi="Arial" w:cs="Arial"/>
                <w:sz w:val="20"/>
                <w:szCs w:val="20"/>
              </w:rPr>
              <w:t>Cédula de Ciudadanía</w:t>
            </w:r>
          </w:p>
        </w:tc>
        <w:tc>
          <w:tcPr>
            <w:tcW w:w="816" w:type="dxa"/>
            <w:vAlign w:val="center"/>
          </w:tcPr>
          <w:p w14:paraId="7F26A0EA" w14:textId="194BB150" w:rsidR="0083328E" w:rsidRDefault="00A44670" w:rsidP="00466FAC">
            <w:r w:rsidRPr="004E231D">
              <w:rPr>
                <w:rFonts w:ascii="Arial" w:hAnsi="Arial" w:cs="Arial"/>
                <w:noProof/>
                <w:sz w:val="20"/>
                <w:szCs w:val="20"/>
                <w14:ligatures w14:val="standardContextual"/>
              </w:rPr>
              <w:t>X</w:t>
            </w:r>
          </w:p>
        </w:tc>
        <w:tc>
          <w:tcPr>
            <w:tcW w:w="972" w:type="dxa"/>
            <w:vAlign w:val="center"/>
          </w:tcPr>
          <w:p w14:paraId="07F822E7" w14:textId="23069B38" w:rsidR="0083328E" w:rsidRDefault="00891C3F" w:rsidP="00891C3F">
            <w:r>
              <w:rPr>
                <w:rFonts w:ascii="Arial" w:hAnsi="Arial" w:cs="Arial"/>
                <w:sz w:val="20"/>
                <w:szCs w:val="20"/>
              </w:rPr>
              <w:t xml:space="preserve"> </w:t>
            </w:r>
            <w:r w:rsidR="00A96AFD" w:rsidRPr="009C45E5">
              <w:rPr>
                <w:rFonts w:ascii="Arial" w:hAnsi="Arial" w:cs="Arial"/>
                <w:sz w:val="20"/>
                <w:szCs w:val="20"/>
              </w:rPr>
              <w:t>Otro</w:t>
            </w:r>
          </w:p>
        </w:tc>
        <w:tc>
          <w:tcPr>
            <w:tcW w:w="1128" w:type="dxa"/>
            <w:vAlign w:val="center"/>
          </w:tcPr>
          <w:p w14:paraId="555FAEFD" w14:textId="2CD0A690" w:rsidR="0083328E" w:rsidRDefault="00A96AFD" w:rsidP="00466FAC">
            <w:r w:rsidRPr="004E231D">
              <w:rPr>
                <w:rFonts w:ascii="Arial" w:hAnsi="Arial" w:cs="Arial"/>
                <w:noProof/>
                <w:sz w:val="20"/>
                <w:szCs w:val="20"/>
                <w14:ligatures w14:val="standardContextual"/>
              </w:rPr>
              <mc:AlternateContent>
                <mc:Choice Requires="wps">
                  <w:drawing>
                    <wp:anchor distT="0" distB="0" distL="114300" distR="114300" simplePos="0" relativeHeight="251658240" behindDoc="0" locked="0" layoutInCell="1" allowOverlap="1" wp14:anchorId="5B92BF39" wp14:editId="13235AB7">
                      <wp:simplePos x="0" y="0"/>
                      <wp:positionH relativeFrom="column">
                        <wp:posOffset>144780</wp:posOffset>
                      </wp:positionH>
                      <wp:positionV relativeFrom="paragraph">
                        <wp:posOffset>-3810</wp:posOffset>
                      </wp:positionV>
                      <wp:extent cx="243205" cy="243205"/>
                      <wp:effectExtent l="0" t="0" r="23495" b="23495"/>
                      <wp:wrapNone/>
                      <wp:docPr id="1795008086" name="CuadroTexto 23"/>
                      <wp:cNvGraphicFramePr/>
                      <a:graphic xmlns:a="http://schemas.openxmlformats.org/drawingml/2006/main">
                        <a:graphicData uri="http://schemas.microsoft.com/office/word/2010/wordprocessingShape">
                          <wps:wsp>
                            <wps:cNvSpPr txBox="1"/>
                            <wps:spPr>
                              <a:xfrm>
                                <a:off x="0" y="0"/>
                                <a:ext cx="243205" cy="243205"/>
                              </a:xfrm>
                              <a:prstGeom prst="rect">
                                <a:avLst/>
                              </a:prstGeom>
                              <a:solidFill>
                                <a:schemeClr val="lt1"/>
                              </a:solidFill>
                              <a:ln w="15875" cmpd="sng">
                                <a:solidFill>
                                  <a:schemeClr val="tx1"/>
                                </a:solidFill>
                                <a:extLst>
                                  <a:ext uri="{C807C97D-BFC1-408E-A445-0C87EB9F89A2}">
                                    <ask:lineSketchStyleProps xmlns:ask="http://schemas.microsoft.com/office/drawing/2018/sketchyshapes">
                                      <ask:type>
                                        <ask:lineSketchNone/>
                                      </ask:type>
                                    </ask:lineSketchStyleProps>
                                  </a:ext>
                                </a:extLst>
                              </a:ln>
                            </wps:spPr>
                            <wps:style>
                              <a:lnRef idx="0">
                                <a:scrgbClr r="0" g="0" b="0"/>
                              </a:lnRef>
                              <a:fillRef idx="0">
                                <a:scrgbClr r="0" g="0" b="0"/>
                              </a:fillRef>
                              <a:effectRef idx="0">
                                <a:scrgbClr r="0" g="0" b="0"/>
                              </a:effectRef>
                              <a:fontRef idx="minor">
                                <a:schemeClr val="dk1"/>
                              </a:fontRef>
                            </wps:style>
                            <wps:bodyPr vertOverflow="clip" horzOverflow="clip" wrap="square" rtlCol="0" anchor="t"/>
                          </wps:wsp>
                        </a:graphicData>
                      </a:graphic>
                      <wp14:sizeRelH relativeFrom="margin">
                        <wp14:pctWidth>0</wp14:pctWidth>
                      </wp14:sizeRelH>
                      <wp14:sizeRelV relativeFrom="margin">
                        <wp14:pctHeight>0</wp14:pctHeight>
                      </wp14:sizeRelV>
                    </wp:anchor>
                  </w:drawing>
                </mc:Choice>
                <mc:Fallback xmlns:ask="http://schemas.microsoft.com/office/drawing/2018/sketchyshapes" xmlns:a="http://schemas.openxmlformats.org/drawingml/2006/main">
                  <w:pict w14:anchorId="496FC718">
                    <v:shape id="CuadroTexto 23" style="position:absolute;margin-left:11.4pt;margin-top:-.3pt;width:19.15pt;height:19.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6" fillcolor="white [3201]" strokecolor="black [3213]" strokeweight="1.2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" w14:anchorId="794CF0B0"/>
                  </w:pict>
                </mc:Fallback>
              </mc:AlternateContent>
            </w:r>
          </w:p>
        </w:tc>
        <w:tc>
          <w:tcPr>
            <w:tcW w:w="1198" w:type="dxa"/>
            <w:vAlign w:val="center"/>
          </w:tcPr>
          <w:p w14:paraId="52C90D28" w14:textId="5F3E8C72" w:rsidR="0083328E" w:rsidRDefault="00A96AFD" w:rsidP="00A96AFD">
            <w:pPr>
              <w:jc w:val="center"/>
            </w:pPr>
            <w:r w:rsidRPr="003C2F6C">
              <w:rPr>
                <w:rFonts w:ascii="Arial" w:hAnsi="Arial" w:cs="Arial"/>
                <w:sz w:val="20"/>
                <w:szCs w:val="20"/>
              </w:rPr>
              <w:t>¿Cuál?</w:t>
            </w:r>
          </w:p>
        </w:tc>
        <w:tc>
          <w:tcPr>
            <w:tcW w:w="1847" w:type="dxa"/>
            <w:gridSpan w:val="2"/>
            <w:vAlign w:val="center"/>
          </w:tcPr>
          <w:p w14:paraId="060A8AEE" w14:textId="77777777" w:rsidR="0083328E" w:rsidRDefault="0083328E" w:rsidP="00466FAC">
            <w:r>
              <w:t>Desminado humanitario</w:t>
            </w:r>
          </w:p>
        </w:tc>
        <w:tc>
          <w:tcPr>
            <w:tcW w:w="1784" w:type="dxa"/>
            <w:gridSpan w:val="2"/>
            <w:vAlign w:val="center"/>
          </w:tcPr>
          <w:p w14:paraId="7BFA3416" w14:textId="77777777" w:rsidR="00A96AFD" w:rsidRDefault="00A96AFD" w:rsidP="00A96AFD">
            <w:pPr>
              <w:rPr>
                <w:rFonts w:ascii="Arial" w:hAnsi="Arial" w:cs="Arial"/>
                <w:sz w:val="20"/>
                <w:szCs w:val="20"/>
              </w:rPr>
            </w:pPr>
            <w:r>
              <w:rPr>
                <w:rFonts w:ascii="Arial" w:hAnsi="Arial" w:cs="Arial"/>
                <w:sz w:val="20"/>
                <w:szCs w:val="20"/>
              </w:rPr>
              <w:t xml:space="preserve">Número de </w:t>
            </w:r>
          </w:p>
          <w:p w14:paraId="5D80864E" w14:textId="48AD3A16" w:rsidR="0083328E" w:rsidRDefault="00A96AFD" w:rsidP="00A96AFD">
            <w:r>
              <w:rPr>
                <w:rFonts w:ascii="Arial" w:hAnsi="Arial" w:cs="Arial"/>
                <w:sz w:val="20"/>
                <w:szCs w:val="20"/>
              </w:rPr>
              <w:t xml:space="preserve">Identificación  </w:t>
            </w:r>
          </w:p>
        </w:tc>
        <w:tc>
          <w:tcPr>
            <w:tcW w:w="1750" w:type="dxa"/>
          </w:tcPr>
          <w:p w14:paraId="4618A50D" w14:textId="77777777" w:rsidR="0083328E" w:rsidRDefault="0083328E" w:rsidP="00466FAC">
            <w:r>
              <w:t>1.234.567.890</w:t>
            </w:r>
          </w:p>
        </w:tc>
      </w:tr>
      <w:tr w:rsidR="00EA0BFA" w14:paraId="203F9A0C" w14:textId="20361B77" w:rsidTr="002B3323">
        <w:trPr>
          <w:trHeight w:val="578"/>
        </w:trPr>
        <w:tc>
          <w:tcPr>
            <w:tcW w:w="1274" w:type="dxa"/>
            <w:vAlign w:val="center"/>
          </w:tcPr>
          <w:p w14:paraId="3D80C8B6" w14:textId="0B00106B" w:rsidR="00EA0BFA" w:rsidRDefault="00EA0BFA" w:rsidP="009E27D0">
            <w:pPr>
              <w:jc w:val="center"/>
              <w:rPr>
                <w:rFonts w:ascii="Arial" w:hAnsi="Arial" w:cs="Arial"/>
                <w:sz w:val="20"/>
                <w:szCs w:val="20"/>
              </w:rPr>
            </w:pPr>
            <w:r w:rsidRPr="00283401">
              <w:rPr>
                <w:rFonts w:ascii="Arial" w:hAnsi="Arial" w:cs="Arial"/>
                <w:sz w:val="20"/>
                <w:szCs w:val="20"/>
              </w:rPr>
              <w:t>Primer</w:t>
            </w:r>
          </w:p>
          <w:p w14:paraId="1191C502" w14:textId="10A0B035" w:rsidR="00EA0BFA" w:rsidRDefault="00EA0BFA" w:rsidP="009E27D0">
            <w:pPr>
              <w:jc w:val="center"/>
            </w:pPr>
            <w:r w:rsidRPr="00283401">
              <w:rPr>
                <w:rFonts w:ascii="Arial" w:hAnsi="Arial" w:cs="Arial"/>
                <w:sz w:val="20"/>
                <w:szCs w:val="20"/>
              </w:rPr>
              <w:t>Nombre</w:t>
            </w:r>
          </w:p>
        </w:tc>
        <w:tc>
          <w:tcPr>
            <w:tcW w:w="1788" w:type="dxa"/>
            <w:gridSpan w:val="2"/>
            <w:vAlign w:val="center"/>
          </w:tcPr>
          <w:p w14:paraId="5247F536" w14:textId="77777777" w:rsidR="00EA0BFA" w:rsidRPr="00910686" w:rsidRDefault="00EA0BFA" w:rsidP="009E27D0">
            <w:pPr>
              <w:widowControl/>
              <w:autoSpaceDE/>
              <w:autoSpaceDN/>
              <w:spacing w:after="160" w:line="278" w:lineRule="auto"/>
              <w:jc w:val="center"/>
              <w:rPr>
                <w:rFonts w:ascii="Arial" w:hAnsi="Arial" w:cs="Arial"/>
                <w:sz w:val="20"/>
                <w:szCs w:val="20"/>
              </w:rPr>
            </w:pPr>
            <w:r>
              <w:t>PEDRO</w:t>
            </w:r>
          </w:p>
          <w:p w14:paraId="5C52BB53" w14:textId="77777777" w:rsidR="00EA0BFA" w:rsidRDefault="00EA0BFA" w:rsidP="009E27D0">
            <w:pPr>
              <w:jc w:val="center"/>
            </w:pPr>
          </w:p>
        </w:tc>
        <w:tc>
          <w:tcPr>
            <w:tcW w:w="1128" w:type="dxa"/>
            <w:vAlign w:val="center"/>
          </w:tcPr>
          <w:p w14:paraId="5A6C970E" w14:textId="1C82823C" w:rsidR="00EA0BFA" w:rsidRDefault="00EA0BFA" w:rsidP="009E27D0">
            <w:pPr>
              <w:widowControl/>
              <w:autoSpaceDE/>
              <w:autoSpaceDN/>
              <w:jc w:val="center"/>
              <w:rPr>
                <w:rFonts w:ascii="Arial" w:hAnsi="Arial" w:cs="Arial"/>
                <w:sz w:val="20"/>
                <w:szCs w:val="20"/>
              </w:rPr>
            </w:pPr>
            <w:r w:rsidRPr="00FE5641">
              <w:rPr>
                <w:rFonts w:ascii="Arial" w:hAnsi="Arial" w:cs="Arial"/>
                <w:sz w:val="20"/>
                <w:szCs w:val="20"/>
              </w:rPr>
              <w:t>Segundo</w:t>
            </w:r>
          </w:p>
          <w:p w14:paraId="33129B8E" w14:textId="4C9D8AAA" w:rsidR="00EA0BFA" w:rsidRDefault="00EA0BFA" w:rsidP="009E27D0">
            <w:pPr>
              <w:widowControl/>
              <w:autoSpaceDE/>
              <w:autoSpaceDN/>
              <w:jc w:val="center"/>
            </w:pPr>
            <w:r w:rsidRPr="00FE5641">
              <w:rPr>
                <w:rFonts w:ascii="Arial" w:hAnsi="Arial" w:cs="Arial"/>
                <w:sz w:val="20"/>
                <w:szCs w:val="20"/>
              </w:rPr>
              <w:t>Nombre</w:t>
            </w:r>
          </w:p>
        </w:tc>
        <w:tc>
          <w:tcPr>
            <w:tcW w:w="1198" w:type="dxa"/>
            <w:vAlign w:val="center"/>
          </w:tcPr>
          <w:p w14:paraId="241B9C08" w14:textId="77777777" w:rsidR="00EA0BFA" w:rsidRPr="00910686" w:rsidRDefault="00EA0BFA" w:rsidP="009E27D0">
            <w:pPr>
              <w:jc w:val="center"/>
              <w:rPr>
                <w:rFonts w:ascii="Arial" w:hAnsi="Arial" w:cs="Arial"/>
                <w:sz w:val="20"/>
                <w:szCs w:val="20"/>
              </w:rPr>
            </w:pPr>
            <w:r>
              <w:t>ANDRÉS</w:t>
            </w:r>
          </w:p>
        </w:tc>
        <w:tc>
          <w:tcPr>
            <w:tcW w:w="1177" w:type="dxa"/>
            <w:vAlign w:val="center"/>
          </w:tcPr>
          <w:p w14:paraId="153B98E6" w14:textId="55CAF576" w:rsidR="00EA0BFA" w:rsidRDefault="00EA0BFA" w:rsidP="009E27D0">
            <w:pPr>
              <w:widowControl/>
              <w:autoSpaceDE/>
              <w:autoSpaceDN/>
              <w:jc w:val="center"/>
              <w:rPr>
                <w:rFonts w:ascii="Arial" w:hAnsi="Arial" w:cs="Arial"/>
                <w:sz w:val="20"/>
                <w:szCs w:val="20"/>
              </w:rPr>
            </w:pPr>
            <w:r>
              <w:rPr>
                <w:rFonts w:ascii="Arial" w:hAnsi="Arial" w:cs="Arial"/>
                <w:sz w:val="20"/>
                <w:szCs w:val="20"/>
              </w:rPr>
              <w:t>Primer</w:t>
            </w:r>
          </w:p>
          <w:p w14:paraId="7A42C077" w14:textId="66379C83" w:rsidR="00EA0BFA" w:rsidRDefault="00EA0BFA" w:rsidP="009E27D0">
            <w:pPr>
              <w:widowControl/>
              <w:autoSpaceDE/>
              <w:autoSpaceDN/>
              <w:jc w:val="center"/>
            </w:pPr>
            <w:r>
              <w:rPr>
                <w:rFonts w:ascii="Arial" w:hAnsi="Arial" w:cs="Arial"/>
                <w:sz w:val="20"/>
                <w:szCs w:val="20"/>
              </w:rPr>
              <w:t>Apellido</w:t>
            </w:r>
          </w:p>
        </w:tc>
        <w:tc>
          <w:tcPr>
            <w:tcW w:w="1437" w:type="dxa"/>
            <w:gridSpan w:val="2"/>
            <w:vAlign w:val="center"/>
          </w:tcPr>
          <w:p w14:paraId="59A1DE17" w14:textId="77777777" w:rsidR="00EA0BFA" w:rsidRPr="00910686" w:rsidRDefault="00EA0BFA" w:rsidP="009E27D0">
            <w:pPr>
              <w:widowControl/>
              <w:autoSpaceDE/>
              <w:autoSpaceDN/>
              <w:spacing w:after="160" w:line="278" w:lineRule="auto"/>
              <w:jc w:val="center"/>
              <w:rPr>
                <w:rFonts w:ascii="Arial" w:hAnsi="Arial" w:cs="Arial"/>
                <w:sz w:val="20"/>
                <w:szCs w:val="20"/>
              </w:rPr>
            </w:pPr>
            <w:r>
              <w:t>PÉREZ</w:t>
            </w:r>
          </w:p>
          <w:p w14:paraId="271E297D" w14:textId="77777777" w:rsidR="00EA0BFA" w:rsidRDefault="00EA0BFA" w:rsidP="009E27D0">
            <w:pPr>
              <w:widowControl/>
              <w:autoSpaceDE/>
              <w:autoSpaceDN/>
              <w:jc w:val="center"/>
            </w:pPr>
          </w:p>
        </w:tc>
        <w:tc>
          <w:tcPr>
            <w:tcW w:w="1017" w:type="dxa"/>
            <w:vAlign w:val="center"/>
          </w:tcPr>
          <w:p w14:paraId="766A621F" w14:textId="7E7C35F6" w:rsidR="00EA0BFA" w:rsidRDefault="00EA0BFA" w:rsidP="009E27D0">
            <w:pPr>
              <w:jc w:val="center"/>
              <w:rPr>
                <w:rFonts w:ascii="Arial" w:hAnsi="Arial" w:cs="Arial"/>
                <w:sz w:val="20"/>
                <w:szCs w:val="20"/>
              </w:rPr>
            </w:pPr>
            <w:r w:rsidRPr="00FE5641">
              <w:rPr>
                <w:rFonts w:ascii="Arial" w:hAnsi="Arial" w:cs="Arial"/>
                <w:sz w:val="20"/>
                <w:szCs w:val="20"/>
              </w:rPr>
              <w:t>Segundo</w:t>
            </w:r>
          </w:p>
          <w:p w14:paraId="37730DE9" w14:textId="2F49B81D" w:rsidR="00EA0BFA" w:rsidRDefault="00EA0BFA" w:rsidP="009E27D0">
            <w:pPr>
              <w:widowControl/>
              <w:autoSpaceDE/>
              <w:autoSpaceDN/>
              <w:spacing w:after="160" w:line="278" w:lineRule="auto"/>
              <w:jc w:val="center"/>
            </w:pPr>
            <w:r w:rsidRPr="00FE5641">
              <w:rPr>
                <w:rFonts w:ascii="Arial" w:hAnsi="Arial" w:cs="Arial"/>
                <w:sz w:val="20"/>
                <w:szCs w:val="20"/>
              </w:rPr>
              <w:t>Apellido</w:t>
            </w:r>
          </w:p>
        </w:tc>
        <w:tc>
          <w:tcPr>
            <w:tcW w:w="1750" w:type="dxa"/>
          </w:tcPr>
          <w:p w14:paraId="56C85648" w14:textId="77777777" w:rsidR="00EA0BFA" w:rsidRPr="00910686" w:rsidRDefault="00EA0BFA" w:rsidP="00EA0BFA">
            <w:pPr>
              <w:widowControl/>
              <w:autoSpaceDE/>
              <w:autoSpaceDN/>
              <w:spacing w:after="160" w:line="278" w:lineRule="auto"/>
              <w:rPr>
                <w:rFonts w:ascii="Arial" w:hAnsi="Arial" w:cs="Arial"/>
                <w:sz w:val="20"/>
                <w:szCs w:val="20"/>
              </w:rPr>
            </w:pPr>
            <w:r>
              <w:t>GÓMEZ</w:t>
            </w:r>
          </w:p>
        </w:tc>
      </w:tr>
      <w:tr w:rsidR="00295AFB" w14:paraId="36E17B29" w14:textId="77777777" w:rsidTr="00244C90">
        <w:trPr>
          <w:trHeight w:val="510"/>
        </w:trPr>
        <w:tc>
          <w:tcPr>
            <w:tcW w:w="4190" w:type="dxa"/>
            <w:gridSpan w:val="4"/>
            <w:vAlign w:val="center"/>
          </w:tcPr>
          <w:p w14:paraId="31BED020" w14:textId="4AEBD0AB" w:rsidR="00295AFB" w:rsidRPr="00FE5641" w:rsidRDefault="00244C90" w:rsidP="009E27D0">
            <w:pPr>
              <w:widowControl/>
              <w:autoSpaceDE/>
              <w:autoSpaceDN/>
              <w:jc w:val="center"/>
              <w:rPr>
                <w:rFonts w:ascii="Arial" w:hAnsi="Arial" w:cs="Arial"/>
                <w:sz w:val="20"/>
                <w:szCs w:val="20"/>
              </w:rPr>
            </w:pPr>
            <w:r>
              <w:rPr>
                <w:rFonts w:ascii="Arial" w:hAnsi="Arial" w:cs="Arial"/>
                <w:sz w:val="20"/>
                <w:szCs w:val="20"/>
              </w:rPr>
              <w:t>Enfoque Diferencial e Interseccionalidad</w:t>
            </w:r>
          </w:p>
        </w:tc>
        <w:tc>
          <w:tcPr>
            <w:tcW w:w="6579" w:type="dxa"/>
            <w:gridSpan w:val="6"/>
            <w:vAlign w:val="center"/>
          </w:tcPr>
          <w:p w14:paraId="0C7D1D80" w14:textId="77777777" w:rsidR="00295AFB" w:rsidRPr="00910686" w:rsidRDefault="00295AFB" w:rsidP="00EA0BFA">
            <w:pPr>
              <w:widowControl/>
              <w:autoSpaceDE/>
              <w:autoSpaceDN/>
              <w:spacing w:after="160" w:line="278" w:lineRule="auto"/>
              <w:rPr>
                <w:rFonts w:ascii="Arial" w:hAnsi="Arial" w:cs="Arial"/>
                <w:sz w:val="20"/>
                <w:szCs w:val="20"/>
              </w:rPr>
            </w:pPr>
            <w:r>
              <w:t>Campesino, víctima del conflicto armado</w:t>
            </w:r>
          </w:p>
        </w:tc>
      </w:tr>
    </w:tbl>
    <w:p w14:paraId="78C49F5D" w14:textId="77777777" w:rsidR="00737F8B" w:rsidRPr="002B3323" w:rsidRDefault="00737F8B" w:rsidP="00466FAC">
      <w:pPr>
        <w:ind w:left="-709" w:hanging="284"/>
        <w:rPr>
          <w:sz w:val="12"/>
          <w:szCs w:val="12"/>
        </w:rPr>
      </w:pPr>
    </w:p>
    <w:p w14:paraId="602CDE4A" w14:textId="77777777" w:rsidR="00E06518" w:rsidRDefault="00E06518" w:rsidP="00466FAC">
      <w:pPr>
        <w:ind w:left="-709" w:hanging="284"/>
      </w:pPr>
    </w:p>
    <w:tbl>
      <w:tblPr>
        <w:tblStyle w:val="Tablaconcuadrcula"/>
        <w:tblW w:w="10774" w:type="dxa"/>
        <w:tblInd w:w="-998" w:type="dxa"/>
        <w:tblLook w:val="04A0" w:firstRow="1" w:lastRow="0" w:firstColumn="1" w:lastColumn="0" w:noHBand="0" w:noVBand="1"/>
      </w:tblPr>
      <w:tblGrid>
        <w:gridCol w:w="10774"/>
      </w:tblGrid>
      <w:tr w:rsidR="004A0621" w:rsidRPr="000A43FF" w14:paraId="038F02C7" w14:textId="77777777" w:rsidTr="16E49984">
        <w:trPr>
          <w:trHeight w:val="340"/>
        </w:trPr>
        <w:tc>
          <w:tcPr>
            <w:tcW w:w="10774" w:type="dxa"/>
            <w:shd w:val="clear" w:color="auto" w:fill="ADADAD" w:themeFill="background2" w:themeFillShade="BF"/>
            <w:vAlign w:val="center"/>
          </w:tcPr>
          <w:p w14:paraId="156FF823" w14:textId="77777777" w:rsidR="004A0621" w:rsidRPr="000A43FF" w:rsidRDefault="004A0621" w:rsidP="00C05B53">
            <w:pPr>
              <w:jc w:val="center"/>
              <w:rPr>
                <w:rFonts w:ascii="Arial" w:eastAsia="Times New Roman" w:hAnsi="Arial" w:cs="Arial"/>
                <w:b/>
                <w:sz w:val="20"/>
                <w:szCs w:val="20"/>
                <w:lang w:val="es-CO" w:eastAsia="es-CO"/>
              </w:rPr>
            </w:pPr>
            <w:r w:rsidRPr="3A16B4F1">
              <w:rPr>
                <w:rFonts w:ascii="Arial" w:eastAsia="Times New Roman" w:hAnsi="Arial" w:cs="Arial"/>
                <w:b/>
                <w:sz w:val="20"/>
                <w:szCs w:val="20"/>
                <w:lang w:val="es-CO" w:eastAsia="es-CO"/>
              </w:rPr>
              <w:t>INFORMACIÓN DE SOLICITANTE</w:t>
            </w:r>
          </w:p>
        </w:tc>
      </w:tr>
      <w:tr w:rsidR="004A0621" w14:paraId="4FE15ACE" w14:textId="77777777" w:rsidTr="00C05B53">
        <w:trPr>
          <w:trHeight w:val="1416"/>
        </w:trPr>
        <w:tc>
          <w:tcPr>
            <w:tcW w:w="10774" w:type="dxa"/>
          </w:tcPr>
          <w:p w14:paraId="206A4F48" w14:textId="77777777" w:rsidR="004A0621" w:rsidRDefault="004A0621" w:rsidP="00C05B53">
            <w:pPr>
              <w:jc w:val="both"/>
              <w:rPr>
                <w:rFonts w:ascii="Arial" w:hAnsi="Arial" w:cs="Arial"/>
                <w:sz w:val="20"/>
                <w:szCs w:val="20"/>
              </w:rPr>
            </w:pPr>
          </w:p>
          <w:p w14:paraId="589C4878" w14:textId="77777777" w:rsidR="0087706E" w:rsidRDefault="0087706E" w:rsidP="00C05B53">
            <w:pPr>
              <w:jc w:val="both"/>
              <w:rPr>
                <w:rFonts w:ascii="Arial" w:hAnsi="Arial" w:cs="Arial"/>
                <w:sz w:val="20"/>
                <w:szCs w:val="20"/>
              </w:rPr>
            </w:pPr>
          </w:p>
          <w:p w14:paraId="57740B3E" w14:textId="168F7523" w:rsidR="00AA3D4F" w:rsidRPr="0087706E" w:rsidRDefault="00AA3D4F" w:rsidP="00C05B53">
            <w:pPr>
              <w:jc w:val="both"/>
              <w:rPr>
                <w:rFonts w:ascii="Arial" w:hAnsi="Arial" w:cs="Arial"/>
                <w:b/>
                <w:bCs/>
                <w:sz w:val="20"/>
                <w:szCs w:val="20"/>
              </w:rPr>
            </w:pPr>
          </w:p>
          <w:tbl>
            <w:tblPr>
              <w:tblStyle w:val="Tablaconcuadrcula"/>
              <w:tblW w:w="0" w:type="auto"/>
              <w:tblLook w:val="04A0" w:firstRow="1" w:lastRow="0" w:firstColumn="1" w:lastColumn="0" w:noHBand="0" w:noVBand="1"/>
            </w:tblPr>
            <w:tblGrid>
              <w:gridCol w:w="5274"/>
              <w:gridCol w:w="5274"/>
            </w:tblGrid>
            <w:tr w:rsidR="00AA3D4F" w14:paraId="79619026" w14:textId="77777777" w:rsidTr="00AA3D4F">
              <w:tc>
                <w:tcPr>
                  <w:tcW w:w="5274" w:type="dxa"/>
                </w:tcPr>
                <w:p w14:paraId="6C1A9383" w14:textId="188D6AA7" w:rsidR="00AA3D4F" w:rsidRDefault="00AA3D4F" w:rsidP="00C05B53">
                  <w:pPr>
                    <w:jc w:val="both"/>
                    <w:rPr>
                      <w:rFonts w:ascii="Arial" w:hAnsi="Arial" w:cs="Arial"/>
                      <w:b/>
                      <w:bCs/>
                      <w:sz w:val="20"/>
                      <w:szCs w:val="20"/>
                    </w:rPr>
                  </w:pPr>
                  <w:r>
                    <w:rPr>
                      <w:rFonts w:ascii="Arial" w:hAnsi="Arial" w:cs="Arial"/>
                      <w:b/>
                      <w:bCs/>
                      <w:sz w:val="20"/>
                      <w:szCs w:val="20"/>
                    </w:rPr>
                    <w:t>Fecha de solicitud</w:t>
                  </w:r>
                  <w:r w:rsidRPr="0087706E">
                    <w:rPr>
                      <w:rFonts w:ascii="Arial" w:hAnsi="Arial" w:cs="Arial"/>
                      <w:b/>
                      <w:bCs/>
                      <w:sz w:val="20"/>
                      <w:szCs w:val="20"/>
                    </w:rPr>
                    <w:t>:</w:t>
                  </w:r>
                </w:p>
              </w:tc>
              <w:tc>
                <w:tcPr>
                  <w:tcW w:w="5274" w:type="dxa"/>
                </w:tcPr>
                <w:p w14:paraId="529A0293" w14:textId="77777777" w:rsidR="00AA3D4F" w:rsidRDefault="00AA3D4F" w:rsidP="00C05B53">
                  <w:pPr>
                    <w:jc w:val="both"/>
                    <w:rPr>
                      <w:rFonts w:ascii="Arial" w:hAnsi="Arial" w:cs="Arial"/>
                      <w:b/>
                      <w:bCs/>
                      <w:sz w:val="20"/>
                      <w:szCs w:val="20"/>
                    </w:rPr>
                  </w:pPr>
                  <w:r>
                    <w:t>10/01/2026</w:t>
                  </w:r>
                </w:p>
              </w:tc>
            </w:tr>
            <w:tr w:rsidR="00AA3D4F" w14:paraId="6A5F158A" w14:textId="77777777" w:rsidTr="00AA3D4F">
              <w:tc>
                <w:tcPr>
                  <w:tcW w:w="5274" w:type="dxa"/>
                </w:tcPr>
                <w:p w14:paraId="2EE3FE56" w14:textId="04413F38" w:rsidR="00AA3D4F" w:rsidRDefault="00AA3D4F" w:rsidP="00C05B53">
                  <w:pPr>
                    <w:jc w:val="both"/>
                    <w:rPr>
                      <w:rFonts w:ascii="Arial" w:hAnsi="Arial" w:cs="Arial"/>
                      <w:b/>
                      <w:bCs/>
                      <w:sz w:val="20"/>
                      <w:szCs w:val="20"/>
                    </w:rPr>
                  </w:pPr>
                  <w:r>
                    <w:rPr>
                      <w:rFonts w:ascii="Arial" w:hAnsi="Arial" w:cs="Arial"/>
                      <w:b/>
                      <w:bCs/>
                      <w:sz w:val="20"/>
                      <w:szCs w:val="20"/>
                    </w:rPr>
                    <w:t>Solicitante</w:t>
                  </w:r>
                  <w:r w:rsidRPr="0087706E">
                    <w:rPr>
                      <w:rFonts w:ascii="Arial" w:hAnsi="Arial" w:cs="Arial"/>
                      <w:b/>
                      <w:bCs/>
                      <w:sz w:val="20"/>
                      <w:szCs w:val="20"/>
                    </w:rPr>
                    <w:t>:</w:t>
                  </w:r>
                </w:p>
              </w:tc>
              <w:tc>
                <w:tcPr>
                  <w:tcW w:w="5274" w:type="dxa"/>
                </w:tcPr>
                <w:p w14:paraId="7BA0FEE2" w14:textId="77777777" w:rsidR="00AA3D4F" w:rsidRDefault="00AA3D4F" w:rsidP="00C05B53">
                  <w:pPr>
                    <w:jc w:val="both"/>
                    <w:rPr>
                      <w:rFonts w:ascii="Arial" w:hAnsi="Arial" w:cs="Arial"/>
                      <w:b/>
                      <w:bCs/>
                      <w:sz w:val="20"/>
                      <w:szCs w:val="20"/>
                    </w:rPr>
                  </w:pPr>
                  <w:r>
                    <w:t>A nombre propio</w:t>
                  </w:r>
                </w:p>
              </w:tc>
            </w:tr>
            <w:tr w:rsidR="00161DCD" w14:paraId="3304E7EE" w14:textId="77777777" w:rsidTr="00AA3D4F">
              <w:tc>
                <w:tcPr>
                  <w:tcW w:w="5274" w:type="dxa"/>
                </w:tcPr>
                <w:p w14:paraId="7DF22B89" w14:textId="3BDB330C" w:rsidR="00161DCD" w:rsidRDefault="00161DCD" w:rsidP="00C05B53">
                  <w:pPr>
                    <w:jc w:val="both"/>
                    <w:rPr>
                      <w:rFonts w:ascii="Arial" w:hAnsi="Arial" w:cs="Arial"/>
                      <w:b/>
                      <w:bCs/>
                      <w:sz w:val="20"/>
                      <w:szCs w:val="20"/>
                    </w:rPr>
                  </w:pPr>
                  <w:r>
                    <w:rPr>
                      <w:rFonts w:ascii="Arial" w:hAnsi="Arial" w:cs="Arial"/>
                      <w:b/>
                      <w:bCs/>
                      <w:sz w:val="20"/>
                      <w:szCs w:val="20"/>
                    </w:rPr>
                    <w:t>Tipo de evaluación de riesgo:</w:t>
                  </w:r>
                </w:p>
              </w:tc>
              <w:tc>
                <w:tcPr>
                  <w:tcW w:w="5274" w:type="dxa"/>
                </w:tcPr>
                <w:p w14:paraId="4E7D2BC4" w14:textId="77777777" w:rsidR="00161DCD" w:rsidRDefault="00161DCD" w:rsidP="00C05B53">
                  <w:pPr>
                    <w:jc w:val="both"/>
                    <w:rPr>
                      <w:rFonts w:ascii="Arial" w:hAnsi="Arial" w:cs="Arial"/>
                      <w:b/>
                      <w:bCs/>
                      <w:sz w:val="20"/>
                      <w:szCs w:val="20"/>
                    </w:rPr>
                  </w:pPr>
                  <w:r>
                    <w:t>Reevaluación por hechos sobrevinientes</w:t>
                  </w:r>
                </w:p>
              </w:tc>
            </w:tr>
          </w:tbl>
          <w:p w14:paraId="70263C6B" w14:textId="77777777" w:rsidR="004A0621" w:rsidRDefault="004A0621" w:rsidP="00C05B53">
            <w:pPr>
              <w:jc w:val="both"/>
              <w:rPr>
                <w:rFonts w:ascii="Arial" w:hAnsi="Arial" w:cs="Arial"/>
                <w:sz w:val="20"/>
                <w:szCs w:val="20"/>
              </w:rPr>
            </w:pPr>
          </w:p>
          <w:p w14:paraId="05E8C6EA" w14:textId="59DF1928" w:rsidR="004A0621" w:rsidRPr="00AA3D4F" w:rsidRDefault="00AA3D4F" w:rsidP="00C05B53">
            <w:pPr>
              <w:jc w:val="both"/>
              <w:rPr>
                <w:rFonts w:ascii="Arial" w:hAnsi="Arial" w:cs="Arial"/>
                <w:b/>
                <w:bCs/>
                <w:sz w:val="20"/>
                <w:szCs w:val="20"/>
              </w:rPr>
            </w:pPr>
            <w:r w:rsidRPr="00AA3D4F">
              <w:rPr>
                <w:rFonts w:ascii="Arial" w:hAnsi="Arial" w:cs="Arial"/>
                <w:b/>
                <w:bCs/>
                <w:sz w:val="20"/>
                <w:szCs w:val="20"/>
              </w:rPr>
              <w:t xml:space="preserve">Sinopsis de </w:t>
            </w:r>
            <w:r>
              <w:rPr>
                <w:rFonts w:ascii="Arial" w:hAnsi="Arial" w:cs="Arial"/>
                <w:b/>
                <w:bCs/>
                <w:sz w:val="20"/>
                <w:szCs w:val="20"/>
              </w:rPr>
              <w:t>l</w:t>
            </w:r>
            <w:r w:rsidRPr="00AA3D4F">
              <w:rPr>
                <w:rFonts w:ascii="Arial" w:hAnsi="Arial" w:cs="Arial"/>
                <w:b/>
                <w:bCs/>
                <w:sz w:val="20"/>
                <w:szCs w:val="20"/>
              </w:rPr>
              <w:t>a información:</w:t>
            </w:r>
          </w:p>
          <w:p w14:paraId="05E8C6EA" w14:textId="59DF1928" w:rsidR="004A0621" w:rsidRPr="00AA3D4F" w:rsidRDefault="00AA3D4F" w:rsidP="00C05B53">
            <w:pPr>
              <w:jc w:val="both"/>
              <w:rPr>
                <w:rFonts w:ascii="Arial" w:hAnsi="Arial" w:cs="Arial"/>
                <w:bCs/>
                <w:sz w:val="20"/>
                <w:szCs w:val="20"/>
              </w:rPr>
            </w:pPr>
            <w:r w:rsidRPr="00AA3D4F">
              <w:rPr>
                <w:rFonts w:ascii="Arial" w:hAnsi="Arial" w:cs="Arial"/>
                <w:bCs/>
                <w:sz w:val="20"/>
                <w:szCs w:val="20"/>
              </w:rPr>
              <w:t xml:space="preserve">El evaluado reporta amenazas recibidas por llamada telefónica en enero de 2026.</w:t>
            </w:r>
            <w:r>
              <w:rPr>
                <w:rFonts w:ascii="Arial" w:hAnsi="Arial" w:cs="Arial"/>
                <w:bCs/>
                <w:sz w:val="20"/>
                <w:szCs w:val="20"/>
              </w:rPr>
              <w:t/>
            </w:r>
            <w:r w:rsidRPr="00AA3D4F">
              <w:rPr>
                <w:rFonts w:ascii="Arial" w:hAnsi="Arial" w:cs="Arial"/>
                <w:bCs/>
                <w:sz w:val="20"/>
                <w:szCs w:val="20"/>
              </w:rPr>
              <w:t/>
            </w:r>
          </w:p>
          <w:p w14:paraId="4E23C42B" w14:textId="77777777" w:rsidR="004A0621" w:rsidRDefault="004A0621" w:rsidP="00C05B53">
            <w:pPr>
              <w:jc w:val="both"/>
              <w:rPr>
                <w:rFonts w:ascii="Arial" w:hAnsi="Arial" w:cs="Arial"/>
                <w:sz w:val="20"/>
                <w:szCs w:val="20"/>
              </w:rPr>
            </w:pPr>
          </w:p>
          <w:p w14:paraId="4D297233" w14:textId="77777777" w:rsidR="004A0621" w:rsidRDefault="004A0621" w:rsidP="00C05B53">
            <w:pPr>
              <w:jc w:val="both"/>
              <w:rPr>
                <w:rFonts w:ascii="Arial" w:hAnsi="Arial" w:cs="Arial"/>
                <w:sz w:val="20"/>
                <w:szCs w:val="20"/>
              </w:rPr>
            </w:pPr>
          </w:p>
          <w:p w14:paraId="4A0EDA6E" w14:textId="77777777" w:rsidR="004A0621" w:rsidRDefault="004A0621" w:rsidP="00C05B53">
            <w:pPr>
              <w:jc w:val="both"/>
              <w:rPr>
                <w:rFonts w:ascii="Arial" w:hAnsi="Arial" w:cs="Arial"/>
                <w:sz w:val="20"/>
                <w:szCs w:val="20"/>
              </w:rPr>
            </w:pPr>
          </w:p>
          <w:p w14:paraId="36DE87E0" w14:textId="77777777" w:rsidR="004A0621" w:rsidRDefault="004A0621" w:rsidP="00C05B53">
            <w:pPr>
              <w:jc w:val="both"/>
              <w:rPr>
                <w:rFonts w:ascii="Arial" w:hAnsi="Arial" w:cs="Arial"/>
                <w:sz w:val="20"/>
                <w:szCs w:val="20"/>
              </w:rPr>
            </w:pPr>
          </w:p>
          <w:p w14:paraId="120F7505" w14:textId="77777777" w:rsidR="004A0621" w:rsidRDefault="004A0621" w:rsidP="00C05B53">
            <w:pPr>
              <w:jc w:val="both"/>
              <w:rPr>
                <w:rFonts w:ascii="Arial" w:hAnsi="Arial" w:cs="Arial"/>
                <w:sz w:val="20"/>
                <w:szCs w:val="20"/>
              </w:rPr>
            </w:pPr>
          </w:p>
          <w:p w14:paraId="7608EFB8" w14:textId="77777777" w:rsidR="004A0621" w:rsidRPr="006578D9" w:rsidRDefault="004A0621" w:rsidP="00C05B53">
            <w:pPr>
              <w:jc w:val="both"/>
              <w:rPr>
                <w:rFonts w:ascii="Arial" w:hAnsi="Arial" w:cs="Arial"/>
                <w:sz w:val="20"/>
                <w:szCs w:val="20"/>
              </w:rPr>
            </w:pPr>
          </w:p>
        </w:tc>
      </w:tr>
    </w:tbl>
    <w:p w14:paraId="5810C49F" w14:textId="77777777" w:rsidR="00D63B4D" w:rsidRPr="00EC22C6" w:rsidRDefault="00D63B4D" w:rsidP="00466FAC">
      <w:pPr>
        <w:ind w:left="-709" w:hanging="284"/>
        <w:rPr>
          <w:color w:val="FFFFFF" w:themeColor="background1"/>
        </w:rPr>
      </w:pPr>
    </w:p>
    <w:tbl>
      <w:tblPr>
        <w:tblStyle w:val="Tablaconcuadrcula"/>
        <w:tblW w:w="10774" w:type="dxa"/>
        <w:tblInd w:w="-998" w:type="dxa"/>
        <w:tblLook w:val="04A0" w:firstRow="1" w:lastRow="0" w:firstColumn="1" w:lastColumn="0" w:noHBand="0" w:noVBand="1"/>
      </w:tblPr>
      <w:tblGrid>
        <w:gridCol w:w="10774"/>
      </w:tblGrid>
      <w:tr w:rsidR="00EC22C6" w:rsidRPr="00EC22C6" w14:paraId="46F3CAB7" w14:textId="77777777" w:rsidTr="267555D7">
        <w:trPr>
          <w:trHeight w:val="266"/>
        </w:trPr>
        <w:tc>
          <w:tcPr>
            <w:tcW w:w="10774" w:type="dxa"/>
            <w:shd w:val="clear" w:color="auto" w:fill="ADADAD" w:themeFill="background2" w:themeFillShade="BF"/>
            <w:vAlign w:val="center"/>
          </w:tcPr>
          <w:p w14:paraId="2E567C85" w14:textId="05C8DAA7" w:rsidR="008C0FA8" w:rsidRPr="00EC22C6" w:rsidRDefault="00E11375" w:rsidP="00C05B53">
            <w:pPr>
              <w:jc w:val="center"/>
              <w:rPr>
                <w:color w:val="FFFFFF" w:themeColor="background1"/>
              </w:rPr>
            </w:pPr>
            <w:r w:rsidRPr="0890B8D5">
              <w:rPr>
                <w:rFonts w:ascii="Arial" w:hAnsi="Arial" w:cs="Arial"/>
                <w:b/>
                <w:sz w:val="20"/>
                <w:szCs w:val="20"/>
              </w:rPr>
              <w:t>ANTECEDENTES</w:t>
            </w:r>
            <w:r w:rsidR="008C0FA8" w:rsidRPr="0890B8D5">
              <w:rPr>
                <w:rFonts w:ascii="Arial" w:hAnsi="Arial" w:cs="Arial"/>
                <w:b/>
                <w:sz w:val="20"/>
                <w:szCs w:val="20"/>
              </w:rPr>
              <w:t xml:space="preserve"> </w:t>
            </w:r>
          </w:p>
        </w:tc>
      </w:tr>
      <w:tr w:rsidR="008C0FA8" w14:paraId="5A178A0E" w14:textId="77777777" w:rsidTr="0043689B">
        <w:trPr>
          <w:trHeight w:val="681"/>
        </w:trPr>
        <w:tc>
          <w:tcPr>
            <w:tcW w:w="10774" w:type="dxa"/>
          </w:tcPr>
          <w:tbl>
            <w:tblPr>
              <w:tblStyle w:val="Tablaconcuadrcula"/>
              <w:tblpPr w:leftFromText="141" w:rightFromText="141" w:vertAnchor="page" w:horzAnchor="margin" w:tblpXSpec="center" w:tblpY="161"/>
              <w:tblOverlap w:val="never"/>
              <w:tblW w:w="0" w:type="auto"/>
              <w:tblLook w:val="04A0" w:firstRow="1" w:lastRow="0" w:firstColumn="1" w:lastColumn="0" w:noHBand="0" w:noVBand="1"/>
            </w:tblPr>
            <w:tblGrid>
              <w:gridCol w:w="1199"/>
              <w:gridCol w:w="1952"/>
              <w:gridCol w:w="1249"/>
              <w:gridCol w:w="1449"/>
              <w:gridCol w:w="1761"/>
              <w:gridCol w:w="1308"/>
              <w:gridCol w:w="1630"/>
            </w:tblGrid>
            <w:tr w:rsidR="003C0972" w:rsidRPr="00E44020" w14:paraId="70EC2F92" w14:textId="77777777" w:rsidTr="003C0972">
              <w:trPr>
                <w:trHeight w:val="127"/>
              </w:trPr>
              <w:tc>
                <w:tcPr>
                  <w:tcW w:w="1199" w:type="dxa"/>
                  <w:shd w:val="clear" w:color="auto" w:fill="ADADAD" w:themeFill="background2" w:themeFillShade="BF"/>
                </w:tcPr>
                <w:p w14:paraId="4EF61692" w14:textId="290D1EA4" w:rsidR="003C0972" w:rsidRPr="0043689B" w:rsidRDefault="003C0972" w:rsidP="00E11375">
                  <w:pPr>
                    <w:pStyle w:val="TableParagraph"/>
                    <w:spacing w:before="49"/>
                    <w:jc w:val="both"/>
                    <w:rPr>
                      <w:rFonts w:ascii="Arial" w:hAnsi="Arial" w:cs="Arial"/>
                      <w:b/>
                      <w:bCs/>
                      <w:color w:val="FFFFFF" w:themeColor="background1"/>
                      <w:sz w:val="20"/>
                      <w:szCs w:val="20"/>
                      <w:lang w:val="pt-PT"/>
                    </w:rPr>
                  </w:pPr>
                  <w:r>
                    <w:rPr>
                      <w:rFonts w:ascii="Arial" w:hAnsi="Arial" w:cs="Arial"/>
                      <w:b/>
                      <w:sz w:val="20"/>
                      <w:szCs w:val="20"/>
                      <w:lang w:val="pt-PT"/>
                    </w:rPr>
                    <w:t>OT</w:t>
                  </w:r>
                </w:p>
              </w:tc>
              <w:tc>
                <w:tcPr>
                  <w:tcW w:w="1952" w:type="dxa"/>
                  <w:shd w:val="clear" w:color="auto" w:fill="ADADAD" w:themeFill="background2" w:themeFillShade="BF"/>
                </w:tcPr>
                <w:p w14:paraId="51CCC311" w14:textId="4D9A82A7" w:rsidR="003C0972" w:rsidRPr="0043689B" w:rsidRDefault="003C0972" w:rsidP="00E11375">
                  <w:pPr>
                    <w:pStyle w:val="TableParagraph"/>
                    <w:spacing w:before="49"/>
                    <w:jc w:val="both"/>
                    <w:rPr>
                      <w:rFonts w:ascii="Arial" w:hAnsi="Arial" w:cs="Arial"/>
                      <w:b/>
                      <w:bCs/>
                      <w:color w:val="FFFFFF" w:themeColor="background1"/>
                      <w:sz w:val="20"/>
                      <w:szCs w:val="20"/>
                      <w:lang w:val="pt-PT"/>
                    </w:rPr>
                  </w:pPr>
                  <w:r>
                    <w:rPr>
                      <w:rFonts w:ascii="Arial" w:hAnsi="Arial" w:cs="Arial"/>
                      <w:b/>
                      <w:sz w:val="20"/>
                      <w:szCs w:val="20"/>
                      <w:lang w:val="pt-PT"/>
                    </w:rPr>
                    <w:t>Tramite de Emergencia</w:t>
                  </w:r>
                </w:p>
              </w:tc>
              <w:tc>
                <w:tcPr>
                  <w:tcW w:w="1249" w:type="dxa"/>
                  <w:shd w:val="clear" w:color="auto" w:fill="ADADAD" w:themeFill="background2" w:themeFillShade="BF"/>
                </w:tcPr>
                <w:p w14:paraId="372A4ABE" w14:textId="0708CA5D" w:rsidR="003C0972" w:rsidRDefault="003C0972" w:rsidP="00E11375">
                  <w:pPr>
                    <w:pStyle w:val="TableParagraph"/>
                    <w:spacing w:before="49"/>
                    <w:jc w:val="both"/>
                    <w:rPr>
                      <w:rFonts w:ascii="Arial" w:hAnsi="Arial" w:cs="Arial"/>
                      <w:b/>
                      <w:sz w:val="20"/>
                      <w:szCs w:val="20"/>
                      <w:lang w:val="pt-PT"/>
                    </w:rPr>
                  </w:pPr>
                  <w:r>
                    <w:rPr>
                      <w:rFonts w:ascii="Arial" w:hAnsi="Arial" w:cs="Arial"/>
                      <w:b/>
                      <w:sz w:val="20"/>
                      <w:szCs w:val="20"/>
                      <w:lang w:val="pt-PT"/>
                    </w:rPr>
                    <w:t>Tipo de estudio</w:t>
                  </w:r>
                </w:p>
              </w:tc>
              <w:tc>
                <w:tcPr>
                  <w:tcW w:w="1449" w:type="dxa"/>
                  <w:shd w:val="clear" w:color="auto" w:fill="ADADAD" w:themeFill="background2" w:themeFillShade="BF"/>
                </w:tcPr>
                <w:p w14:paraId="37644FD3" w14:textId="30689509" w:rsidR="003C0972" w:rsidRPr="0043689B" w:rsidRDefault="003C0972" w:rsidP="00E11375">
                  <w:pPr>
                    <w:pStyle w:val="TableParagraph"/>
                    <w:spacing w:before="49"/>
                    <w:jc w:val="both"/>
                    <w:rPr>
                      <w:rFonts w:ascii="Arial" w:hAnsi="Arial" w:cs="Arial"/>
                      <w:b/>
                      <w:bCs/>
                      <w:color w:val="FFFFFF" w:themeColor="background1"/>
                      <w:sz w:val="20"/>
                      <w:szCs w:val="20"/>
                      <w:lang w:val="pt-PT"/>
                    </w:rPr>
                  </w:pPr>
                  <w:r>
                    <w:rPr>
                      <w:rFonts w:ascii="Arial" w:hAnsi="Arial" w:cs="Arial"/>
                      <w:b/>
                      <w:sz w:val="20"/>
                      <w:szCs w:val="20"/>
                      <w:lang w:val="pt-PT"/>
                    </w:rPr>
                    <w:t>Nivel de riesgo</w:t>
                  </w:r>
                </w:p>
              </w:tc>
              <w:tc>
                <w:tcPr>
                  <w:tcW w:w="1761" w:type="dxa"/>
                  <w:shd w:val="clear" w:color="auto" w:fill="ADADAD" w:themeFill="background2" w:themeFillShade="BF"/>
                </w:tcPr>
                <w:p w14:paraId="511A3DB7" w14:textId="641D499F" w:rsidR="003C0972" w:rsidRPr="435776F2" w:rsidRDefault="003C0972" w:rsidP="00E11375">
                  <w:pPr>
                    <w:pStyle w:val="TableParagraph"/>
                    <w:spacing w:before="49"/>
                    <w:jc w:val="both"/>
                    <w:rPr>
                      <w:rFonts w:ascii="Arial" w:hAnsi="Arial" w:cs="Arial"/>
                      <w:b/>
                      <w:sz w:val="20"/>
                      <w:szCs w:val="20"/>
                      <w:lang w:val="pt-PT"/>
                    </w:rPr>
                  </w:pPr>
                  <w:r>
                    <w:rPr>
                      <w:rFonts w:ascii="Arial" w:hAnsi="Arial" w:cs="Arial"/>
                      <w:b/>
                      <w:sz w:val="20"/>
                      <w:szCs w:val="20"/>
                      <w:lang w:val="pt-PT"/>
                    </w:rPr>
                    <w:t>Recomendación de medidas</w:t>
                  </w:r>
                </w:p>
              </w:tc>
              <w:tc>
                <w:tcPr>
                  <w:tcW w:w="1308" w:type="dxa"/>
                  <w:shd w:val="clear" w:color="auto" w:fill="ADADAD" w:themeFill="background2" w:themeFillShade="BF"/>
                </w:tcPr>
                <w:p w14:paraId="1E5713AB" w14:textId="63156C81" w:rsidR="003C0972" w:rsidRPr="0043689B" w:rsidRDefault="003C0972" w:rsidP="00E11375">
                  <w:pPr>
                    <w:pStyle w:val="TableParagraph"/>
                    <w:spacing w:before="49"/>
                    <w:jc w:val="both"/>
                    <w:rPr>
                      <w:rFonts w:ascii="Arial" w:hAnsi="Arial" w:cs="Arial"/>
                      <w:b/>
                      <w:bCs/>
                      <w:color w:val="FFFFFF" w:themeColor="background1"/>
                      <w:sz w:val="20"/>
                      <w:szCs w:val="20"/>
                      <w:lang w:val="pt-PT"/>
                    </w:rPr>
                  </w:pPr>
                  <w:r>
                    <w:rPr>
                      <w:rFonts w:ascii="Arial" w:hAnsi="Arial" w:cs="Arial"/>
                      <w:b/>
                      <w:sz w:val="20"/>
                      <w:szCs w:val="20"/>
                      <w:lang w:val="pt-PT"/>
                    </w:rPr>
                    <w:t>Resumen</w:t>
                  </w:r>
                </w:p>
              </w:tc>
              <w:tc>
                <w:tcPr>
                  <w:tcW w:w="1630" w:type="dxa"/>
                  <w:shd w:val="clear" w:color="auto" w:fill="ADADAD" w:themeFill="background2" w:themeFillShade="BF"/>
                </w:tcPr>
                <w:p w14:paraId="0D9A3B93" w14:textId="67CA9330" w:rsidR="003C0972" w:rsidRPr="0043689B" w:rsidRDefault="003C0972" w:rsidP="00E11375">
                  <w:pPr>
                    <w:pStyle w:val="TableParagraph"/>
                    <w:spacing w:before="49"/>
                    <w:jc w:val="both"/>
                    <w:rPr>
                      <w:rFonts w:ascii="Arial" w:hAnsi="Arial" w:cs="Arial"/>
                      <w:b/>
                      <w:bCs/>
                      <w:color w:val="FFFFFF" w:themeColor="background1"/>
                      <w:sz w:val="20"/>
                      <w:szCs w:val="20"/>
                      <w:lang w:val="pt-PT"/>
                    </w:rPr>
                  </w:pPr>
                  <w:r>
                    <w:rPr>
                      <w:rFonts w:ascii="Arial" w:hAnsi="Arial" w:cs="Arial"/>
                      <w:b/>
                      <w:sz w:val="20"/>
                      <w:szCs w:val="20"/>
                      <w:lang w:val="pt-PT"/>
                    </w:rPr>
                    <w:t>Resolución</w:t>
                  </w:r>
                </w:p>
              </w:tc>
            </w:tr>
            <w:tr w:rsidR="003C0972" w:rsidRPr="00E44020" w14:paraId="3A39A9B2" w14:textId="77777777" w:rsidTr="003C0972">
              <w:trPr>
                <w:trHeight w:val="332"/>
              </w:trPr>
              <w:tc>
                <w:tcPr>
                  <w:tcW w:w="1199" w:type="dxa"/>
                </w:tcPr>
                <w:p w14:paraId="2FE9E495" w14:textId="77777777" w:rsidR="003C0972" w:rsidRPr="00E44020" w:rsidRDefault="003C0972" w:rsidP="00E11375">
                  <w:pPr>
                    <w:pStyle w:val="TableParagraph"/>
                    <w:spacing w:before="49"/>
                    <w:jc w:val="both"/>
                    <w:rPr>
                      <w:rFonts w:ascii="Arial" w:hAnsi="Arial" w:cs="Arial"/>
                      <w:sz w:val="20"/>
                      <w:szCs w:val="20"/>
                      <w:lang w:val="pt-PT"/>
                    </w:rPr>
                  </w:pPr>
                  <w:r>
                    <w:t>OT-2024-0123</w:t>
                  </w:r>
                </w:p>
              </w:tc>
              <w:tc>
                <w:tcPr>
                  <w:tcW w:w="1952" w:type="dxa"/>
                </w:tcPr>
                <w:p w14:paraId="3AF2FB60" w14:textId="77777777" w:rsidR="003C0972" w:rsidRPr="00E44020" w:rsidRDefault="003C0972" w:rsidP="00E11375">
                  <w:pPr>
                    <w:pStyle w:val="TableParagraph"/>
                    <w:spacing w:before="49"/>
                    <w:jc w:val="both"/>
                    <w:rPr>
                      <w:rFonts w:ascii="Arial" w:hAnsi="Arial" w:cs="Arial"/>
                      <w:sz w:val="20"/>
                      <w:szCs w:val="20"/>
                      <w:lang w:val="pt-PT"/>
                    </w:rPr>
                  </w:pPr>
                  <w:r>
                    <w:t>NO</w:t>
                  </w:r>
                </w:p>
              </w:tc>
              <w:tc>
                <w:tcPr>
                  <w:tcW w:w="1249" w:type="dxa"/>
                </w:tcPr>
                <w:p w14:paraId="5AAB8E86" w14:textId="77777777" w:rsidR="003C0972" w:rsidRPr="00E44020" w:rsidRDefault="003C0972" w:rsidP="00E11375">
                  <w:pPr>
                    <w:pStyle w:val="TableParagraph"/>
                    <w:spacing w:before="49"/>
                    <w:jc w:val="both"/>
                    <w:rPr>
                      <w:rFonts w:ascii="Arial" w:hAnsi="Arial" w:cs="Arial"/>
                      <w:sz w:val="20"/>
                      <w:szCs w:val="20"/>
                      <w:lang w:val="pt-PT"/>
                    </w:rPr>
                  </w:pPr>
                  <w:r>
                    <w:t>Individual</w:t>
                  </w:r>
                </w:p>
              </w:tc>
              <w:tc>
                <w:tcPr>
                  <w:tcW w:w="1449" w:type="dxa"/>
                </w:tcPr>
                <w:p w14:paraId="16A26426" w14:textId="6C823802" w:rsidR="003C0972" w:rsidRPr="00E44020" w:rsidRDefault="003C0972" w:rsidP="00E11375">
                  <w:pPr>
                    <w:pStyle w:val="TableParagraph"/>
                    <w:spacing w:before="49"/>
                    <w:jc w:val="both"/>
                    <w:rPr>
                      <w:rFonts w:ascii="Arial" w:hAnsi="Arial" w:cs="Arial"/>
                      <w:sz w:val="20"/>
                      <w:szCs w:val="20"/>
                      <w:lang w:val="pt-PT"/>
                    </w:rPr>
                  </w:pPr>
                  <w:r>
                    <w:t>Extraordinario</w:t>
                  </w:r>
                </w:p>
              </w:tc>
              <w:tc>
                <w:tcPr>
                  <w:tcW w:w="1761" w:type="dxa"/>
                </w:tcPr>
                <w:p w14:paraId="47358314" w14:textId="77777777" w:rsidR="003C0972" w:rsidRPr="00E44020" w:rsidRDefault="003C0972" w:rsidP="00E11375">
                  <w:pPr>
                    <w:pStyle w:val="TableParagraph"/>
                    <w:spacing w:before="49"/>
                    <w:jc w:val="both"/>
                    <w:rPr>
                      <w:rFonts w:ascii="Arial" w:hAnsi="Arial" w:cs="Arial"/>
                      <w:sz w:val="20"/>
                      <w:szCs w:val="20"/>
                      <w:lang w:val="pt-PT"/>
                    </w:rPr>
                  </w:pPr>
                  <w:r>
                    <w:t>Esquema tipo 1</w:t>
                  </w:r>
                </w:p>
              </w:tc>
              <w:tc>
                <w:tcPr>
                  <w:tcW w:w="1308" w:type="dxa"/>
                </w:tcPr>
                <w:p w14:paraId="6EE8CA36" w14:textId="2BC1DC84" w:rsidR="003C0972" w:rsidRPr="00E44020" w:rsidRDefault="003C0972" w:rsidP="00E11375">
                  <w:pPr>
                    <w:pStyle w:val="TableParagraph"/>
                    <w:spacing w:before="49"/>
                    <w:jc w:val="both"/>
                    <w:rPr>
                      <w:rFonts w:ascii="Arial" w:hAnsi="Arial" w:cs="Arial"/>
                      <w:sz w:val="20"/>
                      <w:szCs w:val="20"/>
                      <w:lang w:val="pt-PT"/>
                    </w:rPr>
                  </w:pPr>
                  <w:r>
                    <w:t>Amenazas 2024</w:t>
                  </w:r>
                </w:p>
              </w:tc>
              <w:tc>
                <w:tcPr>
                  <w:tcW w:w="1630" w:type="dxa"/>
                </w:tcPr>
                <w:p w14:paraId="73A27399" w14:textId="77777777" w:rsidR="003C0972" w:rsidRPr="00E44020" w:rsidRDefault="003C0972" w:rsidP="00E11375">
                  <w:pPr>
                    <w:pStyle w:val="TableParagraph"/>
                    <w:spacing w:before="49"/>
                    <w:jc w:val="both"/>
                    <w:rPr>
                      <w:rFonts w:ascii="Arial" w:hAnsi="Arial" w:cs="Arial"/>
                      <w:sz w:val="20"/>
                      <w:szCs w:val="20"/>
                      <w:lang w:val="pt-PT"/>
                    </w:rPr>
                  </w:pPr>
                  <w:r>
                    <w:t>Res. 0456 de 2024</w:t>
                  </w:r>
                </w:p>
              </w:tc>
            </w:tr>
            <w:tr w:rsidR="003C0972" w:rsidRPr="00E44020" w14:paraId="22FD06C3" w14:textId="77777777" w:rsidTr="003C0972">
              <w:trPr>
                <w:trHeight w:val="332"/>
              </w:trPr>
              <w:tc>
                <w:tcPr>
                  <w:tcW w:w="1199" w:type="dxa"/>
                </w:tcPr>
                <w:p w14:paraId="445F4437" w14:textId="77777777" w:rsidR="003C0972" w:rsidRPr="00E44020" w:rsidRDefault="003C0972" w:rsidP="00E11375">
                  <w:pPr>
                    <w:pStyle w:val="TableParagraph"/>
                    <w:spacing w:before="49"/>
                    <w:jc w:val="both"/>
                    <w:rPr>
                      <w:rFonts w:ascii="Arial" w:hAnsi="Arial" w:cs="Arial"/>
                      <w:sz w:val="20"/>
                      <w:szCs w:val="20"/>
                      <w:lang w:val="pt-PT"/>
                    </w:rPr>
                  </w:pPr>
                </w:p>
              </w:tc>
              <w:tc>
                <w:tcPr>
                  <w:tcW w:w="1952" w:type="dxa"/>
                </w:tcPr>
                <w:p w14:paraId="15C8D6C3" w14:textId="77777777" w:rsidR="003C0972" w:rsidRPr="00E44020" w:rsidRDefault="003C0972" w:rsidP="00E11375">
                  <w:pPr>
                    <w:pStyle w:val="TableParagraph"/>
                    <w:spacing w:before="49"/>
                    <w:jc w:val="both"/>
                    <w:rPr>
                      <w:rFonts w:ascii="Arial" w:hAnsi="Arial" w:cs="Arial"/>
                      <w:sz w:val="20"/>
                      <w:szCs w:val="20"/>
                      <w:lang w:val="pt-PT"/>
                    </w:rPr>
                  </w:pPr>
                </w:p>
              </w:tc>
              <w:tc>
                <w:tcPr>
                  <w:tcW w:w="1249" w:type="dxa"/>
                </w:tcPr>
                <w:p w14:paraId="26B1146F" w14:textId="77777777" w:rsidR="003C0972" w:rsidRPr="00E44020" w:rsidRDefault="003C0972" w:rsidP="00E11375">
                  <w:pPr>
                    <w:pStyle w:val="TableParagraph"/>
                    <w:spacing w:before="49"/>
                    <w:jc w:val="both"/>
                    <w:rPr>
                      <w:rFonts w:ascii="Arial" w:hAnsi="Arial" w:cs="Arial"/>
                      <w:sz w:val="20"/>
                      <w:szCs w:val="20"/>
                      <w:lang w:val="pt-PT"/>
                    </w:rPr>
                  </w:pPr>
                </w:p>
              </w:tc>
              <w:tc>
                <w:tcPr>
                  <w:tcW w:w="1449" w:type="dxa"/>
                </w:tcPr>
                <w:p w14:paraId="54E3B614" w14:textId="028796CE" w:rsidR="003C0972" w:rsidRPr="00E44020" w:rsidRDefault="003C0972" w:rsidP="00E11375">
                  <w:pPr>
                    <w:pStyle w:val="TableParagraph"/>
                    <w:spacing w:before="49"/>
                    <w:jc w:val="both"/>
                    <w:rPr>
                      <w:rFonts w:ascii="Arial" w:hAnsi="Arial" w:cs="Arial"/>
                      <w:sz w:val="20"/>
                      <w:szCs w:val="20"/>
                      <w:lang w:val="pt-PT"/>
                    </w:rPr>
                  </w:pPr>
                </w:p>
              </w:tc>
              <w:tc>
                <w:tcPr>
                  <w:tcW w:w="1761" w:type="dxa"/>
                </w:tcPr>
                <w:p w14:paraId="3ECD02CB" w14:textId="77777777" w:rsidR="003C0972" w:rsidRPr="00E44020" w:rsidRDefault="003C0972" w:rsidP="00E11375">
                  <w:pPr>
                    <w:pStyle w:val="TableParagraph"/>
                    <w:spacing w:before="49"/>
                    <w:jc w:val="both"/>
                    <w:rPr>
                      <w:rFonts w:ascii="Arial" w:hAnsi="Arial" w:cs="Arial"/>
                      <w:sz w:val="20"/>
                      <w:szCs w:val="20"/>
                      <w:lang w:val="pt-PT"/>
                    </w:rPr>
                  </w:pPr>
                </w:p>
              </w:tc>
              <w:tc>
                <w:tcPr>
                  <w:tcW w:w="1308" w:type="dxa"/>
                </w:tcPr>
                <w:p w14:paraId="59F1044E" w14:textId="77777777" w:rsidR="003C0972" w:rsidRPr="00E44020" w:rsidRDefault="003C0972" w:rsidP="00E11375">
                  <w:pPr>
                    <w:pStyle w:val="TableParagraph"/>
                    <w:spacing w:before="49"/>
                    <w:jc w:val="both"/>
                    <w:rPr>
                      <w:rFonts w:ascii="Arial" w:hAnsi="Arial" w:cs="Arial"/>
                      <w:sz w:val="20"/>
                      <w:szCs w:val="20"/>
                      <w:lang w:val="pt-PT"/>
                    </w:rPr>
                  </w:pPr>
                </w:p>
              </w:tc>
              <w:tc>
                <w:tcPr>
                  <w:tcW w:w="1630" w:type="dxa"/>
                </w:tcPr>
                <w:p w14:paraId="0E3F0705" w14:textId="77777777" w:rsidR="003C0972" w:rsidRPr="00E44020" w:rsidRDefault="003C0972" w:rsidP="00E11375">
                  <w:pPr>
                    <w:pStyle w:val="TableParagraph"/>
                    <w:spacing w:before="49"/>
                    <w:jc w:val="both"/>
                    <w:rPr>
                      <w:rFonts w:ascii="Arial" w:hAnsi="Arial" w:cs="Arial"/>
                      <w:sz w:val="20"/>
                      <w:szCs w:val="20"/>
                      <w:lang w:val="pt-PT"/>
                    </w:rPr>
                  </w:pPr>
                </w:p>
              </w:tc>
            </w:tr>
            <w:tr w:rsidR="003C0972" w:rsidRPr="00E44020" w14:paraId="761AE3F4" w14:textId="77777777" w:rsidTr="003C0972">
              <w:trPr>
                <w:trHeight w:val="332"/>
              </w:trPr>
              <w:tc>
                <w:tcPr>
                  <w:tcW w:w="1199" w:type="dxa"/>
                </w:tcPr>
                <w:p w14:paraId="2EC1E5DE" w14:textId="77777777" w:rsidR="003C0972" w:rsidRPr="00E44020" w:rsidRDefault="003C0972" w:rsidP="00E11375">
                  <w:pPr>
                    <w:pStyle w:val="TableParagraph"/>
                    <w:spacing w:before="49"/>
                    <w:jc w:val="both"/>
                    <w:rPr>
                      <w:rFonts w:ascii="Arial" w:hAnsi="Arial" w:cs="Arial"/>
                      <w:sz w:val="20"/>
                      <w:szCs w:val="20"/>
                      <w:lang w:val="pt-PT"/>
                    </w:rPr>
                  </w:pPr>
                </w:p>
              </w:tc>
              <w:tc>
                <w:tcPr>
                  <w:tcW w:w="1952" w:type="dxa"/>
                </w:tcPr>
                <w:p w14:paraId="5F9C4838" w14:textId="77777777" w:rsidR="003C0972" w:rsidRPr="00E44020" w:rsidRDefault="003C0972" w:rsidP="00E11375">
                  <w:pPr>
                    <w:pStyle w:val="TableParagraph"/>
                    <w:spacing w:before="49"/>
                    <w:jc w:val="both"/>
                    <w:rPr>
                      <w:rFonts w:ascii="Arial" w:hAnsi="Arial" w:cs="Arial"/>
                      <w:sz w:val="20"/>
                      <w:szCs w:val="20"/>
                      <w:lang w:val="pt-PT"/>
                    </w:rPr>
                  </w:pPr>
                </w:p>
              </w:tc>
              <w:tc>
                <w:tcPr>
                  <w:tcW w:w="1249" w:type="dxa"/>
                </w:tcPr>
                <w:p w14:paraId="5CB642AD" w14:textId="77777777" w:rsidR="003C0972" w:rsidRPr="00E44020" w:rsidRDefault="003C0972" w:rsidP="00E11375">
                  <w:pPr>
                    <w:pStyle w:val="TableParagraph"/>
                    <w:spacing w:before="49"/>
                    <w:jc w:val="both"/>
                    <w:rPr>
                      <w:rFonts w:ascii="Arial" w:hAnsi="Arial" w:cs="Arial"/>
                      <w:sz w:val="20"/>
                      <w:szCs w:val="20"/>
                      <w:lang w:val="pt-PT"/>
                    </w:rPr>
                  </w:pPr>
                </w:p>
              </w:tc>
              <w:tc>
                <w:tcPr>
                  <w:tcW w:w="1449" w:type="dxa"/>
                </w:tcPr>
                <w:p w14:paraId="098B6CA1" w14:textId="7269B79F" w:rsidR="003C0972" w:rsidRPr="00E44020" w:rsidRDefault="003C0972" w:rsidP="00E11375">
                  <w:pPr>
                    <w:pStyle w:val="TableParagraph"/>
                    <w:spacing w:before="49"/>
                    <w:jc w:val="both"/>
                    <w:rPr>
                      <w:rFonts w:ascii="Arial" w:hAnsi="Arial" w:cs="Arial"/>
                      <w:sz w:val="20"/>
                      <w:szCs w:val="20"/>
                      <w:lang w:val="pt-PT"/>
                    </w:rPr>
                  </w:pPr>
                </w:p>
              </w:tc>
              <w:tc>
                <w:tcPr>
                  <w:tcW w:w="1761" w:type="dxa"/>
                </w:tcPr>
                <w:p w14:paraId="4227307A" w14:textId="77777777" w:rsidR="003C0972" w:rsidRPr="00E44020" w:rsidRDefault="003C0972" w:rsidP="00E11375">
                  <w:pPr>
                    <w:pStyle w:val="TableParagraph"/>
                    <w:spacing w:before="49"/>
                    <w:jc w:val="both"/>
                    <w:rPr>
                      <w:rFonts w:ascii="Arial" w:hAnsi="Arial" w:cs="Arial"/>
                      <w:sz w:val="20"/>
                      <w:szCs w:val="20"/>
                      <w:lang w:val="pt-PT"/>
                    </w:rPr>
                  </w:pPr>
                </w:p>
              </w:tc>
              <w:tc>
                <w:tcPr>
                  <w:tcW w:w="1308" w:type="dxa"/>
                </w:tcPr>
                <w:p w14:paraId="44D31FA0" w14:textId="1BAFCBB9" w:rsidR="003C0972" w:rsidRPr="00E44020" w:rsidRDefault="003C0972" w:rsidP="00E11375">
                  <w:pPr>
                    <w:pStyle w:val="TableParagraph"/>
                    <w:spacing w:before="49"/>
                    <w:jc w:val="both"/>
                    <w:rPr>
                      <w:rFonts w:ascii="Arial" w:hAnsi="Arial" w:cs="Arial"/>
                      <w:sz w:val="20"/>
                      <w:szCs w:val="20"/>
                      <w:lang w:val="pt-PT"/>
                    </w:rPr>
                  </w:pPr>
                </w:p>
              </w:tc>
              <w:tc>
                <w:tcPr>
                  <w:tcW w:w="1630" w:type="dxa"/>
                </w:tcPr>
                <w:p w14:paraId="72710D5F" w14:textId="77777777" w:rsidR="003C0972" w:rsidRPr="00E44020" w:rsidRDefault="003C0972" w:rsidP="00E11375">
                  <w:pPr>
                    <w:pStyle w:val="TableParagraph"/>
                    <w:spacing w:before="49"/>
                    <w:jc w:val="both"/>
                    <w:rPr>
                      <w:rFonts w:ascii="Arial" w:hAnsi="Arial" w:cs="Arial"/>
                      <w:sz w:val="20"/>
                      <w:szCs w:val="20"/>
                      <w:lang w:val="pt-PT"/>
                    </w:rPr>
                  </w:pPr>
                </w:p>
              </w:tc>
            </w:tr>
          </w:tbl>
          <w:p w14:paraId="64ADE8B5" w14:textId="77777777" w:rsidR="008C0FA8" w:rsidRDefault="008C0FA8" w:rsidP="00C05B53"/>
          <w:p w14:paraId="204FDA02" w14:textId="089BBE45" w:rsidR="00AA3D4F" w:rsidRDefault="00AA3D4F" w:rsidP="00C05B53">
            <w:r w:rsidRPr="00AA3D4F">
              <w:rPr>
                <w:rFonts w:ascii="Arial" w:hAnsi="Arial" w:cs="Arial"/>
                <w:b/>
                <w:bCs/>
                <w:sz w:val="20"/>
                <w:szCs w:val="20"/>
              </w:rPr>
              <w:t xml:space="preserve">Sinopsis de </w:t>
            </w:r>
            <w:r>
              <w:rPr>
                <w:rFonts w:ascii="Arial" w:hAnsi="Arial" w:cs="Arial"/>
                <w:b/>
                <w:bCs/>
                <w:sz w:val="20"/>
                <w:szCs w:val="20"/>
              </w:rPr>
              <w:t>l</w:t>
            </w:r>
            <w:r w:rsidRPr="00AA3D4F">
              <w:rPr>
                <w:rFonts w:ascii="Arial" w:hAnsi="Arial" w:cs="Arial"/>
                <w:b/>
                <w:bCs/>
                <w:sz w:val="20"/>
                <w:szCs w:val="20"/>
              </w:rPr>
              <w:t>a información:</w:t>
            </w:r>
          </w:p>
          <w:p w14:paraId="204FDA02" w14:textId="089BBE45" w:rsidR="00AA3D4F" w:rsidRDefault="00AA3D4F" w:rsidP="00C05B53">
            <w:r w:rsidRPr="00AA3D4F">
              <w:rPr>
                <w:rFonts w:ascii="Arial" w:hAnsi="Arial" w:cs="Arial"/>
                <w:bCs/>
                <w:sz w:val="20"/>
                <w:szCs w:val="20"/>
              </w:rPr>
              <w:t xml:space="preserve">Cuenta con evaluación previa en 2024 con nivel extraordinario.</w:t>
            </w:r>
            <w:r>
              <w:rPr>
                <w:rFonts w:ascii="Arial" w:hAnsi="Arial" w:cs="Arial"/>
                <w:bCs/>
                <w:sz w:val="20"/>
                <w:szCs w:val="20"/>
              </w:rPr>
              <w:t/>
            </w:r>
            <w:r w:rsidRPr="00AA3D4F">
              <w:rPr>
                <w:rFonts w:ascii="Arial" w:hAnsi="Arial" w:cs="Arial"/>
                <w:bCs/>
                <w:sz w:val="20"/>
                <w:szCs w:val="20"/>
              </w:rPr>
              <w:t/>
            </w:r>
          </w:p>
          <w:p w14:paraId="73A850E7" w14:textId="77777777" w:rsidR="0043689B" w:rsidRDefault="0043689B" w:rsidP="00C05B53"/>
          <w:p w14:paraId="4ACFDDA2" w14:textId="77777777" w:rsidR="0043689B" w:rsidRDefault="0043689B" w:rsidP="00C05B53"/>
          <w:p w14:paraId="13FA77DC" w14:textId="77777777" w:rsidR="0043689B" w:rsidRDefault="0043689B" w:rsidP="00C05B53"/>
          <w:p w14:paraId="25807E41" w14:textId="77777777" w:rsidR="0043689B" w:rsidRDefault="0043689B" w:rsidP="00C05B53"/>
          <w:p w14:paraId="11B4A480" w14:textId="77777777" w:rsidR="0043689B" w:rsidRDefault="0043689B" w:rsidP="00C05B53"/>
        </w:tc>
      </w:tr>
    </w:tbl>
    <w:p w14:paraId="2DB48395" w14:textId="77777777" w:rsidR="00D63B4D" w:rsidRDefault="00D63B4D" w:rsidP="00466FAC">
      <w:pPr>
        <w:ind w:left="-709" w:hanging="284"/>
      </w:pPr>
    </w:p>
    <w:tbl>
      <w:tblPr>
        <w:tblStyle w:val="Tablaconcuadrcula"/>
        <w:tblW w:w="10774" w:type="dxa"/>
        <w:tblInd w:w="-998" w:type="dxa"/>
        <w:tblLook w:val="04A0" w:firstRow="1" w:lastRow="0" w:firstColumn="1" w:lastColumn="0" w:noHBand="0" w:noVBand="1"/>
      </w:tblPr>
      <w:tblGrid>
        <w:gridCol w:w="10774"/>
      </w:tblGrid>
      <w:tr w:rsidR="00D00700" w14:paraId="39A97888" w14:textId="77777777" w:rsidTr="15733396">
        <w:trPr>
          <w:trHeight w:val="340"/>
        </w:trPr>
        <w:tc>
          <w:tcPr>
            <w:tcW w:w="10774" w:type="dxa"/>
            <w:shd w:val="clear" w:color="auto" w:fill="ADADAD" w:themeFill="background2" w:themeFillShade="BF"/>
            <w:vAlign w:val="center"/>
          </w:tcPr>
          <w:p w14:paraId="2ABD4269" w14:textId="694602B3" w:rsidR="00D00700" w:rsidRPr="00D00700" w:rsidRDefault="00D00700" w:rsidP="00C05B53">
            <w:pPr>
              <w:jc w:val="center"/>
              <w:rPr>
                <w:b/>
                <w:bCs/>
              </w:rPr>
            </w:pPr>
            <w:r w:rsidRPr="00AA3D4F">
              <w:rPr>
                <w:b/>
                <w:color w:val="FFFFFF" w:themeColor="background1"/>
              </w:rPr>
              <w:t>PERFIL ANTIGUO</w:t>
            </w:r>
            <w:r w:rsidRPr="00AA3D4F">
              <w:rPr>
                <w:b/>
                <w:bCs/>
                <w:color w:val="FFFFFF" w:themeColor="background1"/>
              </w:rPr>
              <w:t xml:space="preserve"> </w:t>
            </w:r>
          </w:p>
        </w:tc>
      </w:tr>
      <w:tr w:rsidR="00D00700" w14:paraId="50302DF4" w14:textId="77777777" w:rsidTr="00130328">
        <w:trPr>
          <w:trHeight w:val="866"/>
        </w:trPr>
        <w:tc>
          <w:tcPr>
            <w:tcW w:w="10774" w:type="dxa"/>
          </w:tcPr>
          <w:p w14:paraId="6B8AA584" w14:textId="77777777" w:rsidR="00D00700" w:rsidRDefault="00D00700" w:rsidP="00C05B53"/>
          <w:tbl>
            <w:tblPr>
              <w:tblStyle w:val="Tablaconcuadrcula"/>
              <w:tblW w:w="0" w:type="auto"/>
              <w:tblLook w:val="04A0" w:firstRow="1" w:lastRow="0" w:firstColumn="1" w:lastColumn="0" w:noHBand="0" w:noVBand="1"/>
            </w:tblPr>
            <w:tblGrid>
              <w:gridCol w:w="4425"/>
              <w:gridCol w:w="6123"/>
            </w:tblGrid>
            <w:tr w:rsidR="00CD2E76" w14:paraId="2AFD85BC" w14:textId="77777777" w:rsidTr="00C05B53">
              <w:tc>
                <w:tcPr>
                  <w:tcW w:w="10548" w:type="dxa"/>
                  <w:gridSpan w:val="2"/>
                  <w:shd w:val="clear" w:color="auto" w:fill="ADADAD" w:themeFill="background2" w:themeFillShade="BF"/>
                </w:tcPr>
                <w:p w14:paraId="7121711E" w14:textId="77777777" w:rsidR="00CD2E76" w:rsidRPr="0042195A" w:rsidRDefault="00CD2E76" w:rsidP="00CD2E76">
                  <w:pPr>
                    <w:jc w:val="center"/>
                    <w:rPr>
                      <w:b/>
                      <w:bCs/>
                      <w:color w:val="FFFFFF" w:themeColor="background1"/>
                    </w:rPr>
                  </w:pPr>
                  <w:r w:rsidRPr="0042195A">
                    <w:rPr>
                      <w:b/>
                      <w:bCs/>
                      <w:color w:val="FFFFFF" w:themeColor="background1"/>
                    </w:rPr>
                    <w:t>EN CASO DE SER FAMILIAR DE UNA PERSONA EN PROCESO DE REINCORPORACIÓN DILIGENCIE ESTE APARTADO</w:t>
                  </w:r>
                </w:p>
              </w:tc>
            </w:tr>
            <w:tr w:rsidR="00CD2E76" w14:paraId="38397AA8" w14:textId="77777777" w:rsidTr="001C2095">
              <w:trPr>
                <w:trHeight w:val="363"/>
              </w:trPr>
              <w:tc>
                <w:tcPr>
                  <w:tcW w:w="4425" w:type="dxa"/>
                </w:tcPr>
                <w:p w14:paraId="5B003E42" w14:textId="77777777" w:rsidR="00CD2E76" w:rsidRDefault="00CD2E76" w:rsidP="00CD2E76">
                  <w:r w:rsidRPr="0042195A">
                    <w:rPr>
                      <w:b/>
                      <w:bCs/>
                    </w:rPr>
                    <w:t>Nombre del familiar PPR</w:t>
                  </w:r>
                </w:p>
              </w:tc>
              <w:tc>
                <w:tcPr>
                  <w:tcW w:w="6123" w:type="dxa"/>
                </w:tcPr>
                <w:p w14:paraId="33615653" w14:textId="77777777" w:rsidR="00CD2E76" w:rsidRDefault="00CD2E76" w:rsidP="00CD2E76"/>
              </w:tc>
            </w:tr>
            <w:tr w:rsidR="00CD2E76" w14:paraId="14D58F79" w14:textId="77777777" w:rsidTr="00C05B53">
              <w:tc>
                <w:tcPr>
                  <w:tcW w:w="4425" w:type="dxa"/>
                </w:tcPr>
                <w:p w14:paraId="102343F8" w14:textId="77777777" w:rsidR="00CD2E76" w:rsidRDefault="00CD2E76" w:rsidP="00CD2E76">
                  <w:r>
                    <w:rPr>
                      <w:b/>
                      <w:bCs/>
                    </w:rPr>
                    <w:t xml:space="preserve">Tipo </w:t>
                  </w:r>
                  <w:r w:rsidRPr="0042195A">
                    <w:rPr>
                      <w:b/>
                      <w:bCs/>
                    </w:rPr>
                    <w:t>Vínculo Familiar</w:t>
                  </w:r>
                </w:p>
              </w:tc>
              <w:tc>
                <w:tcPr>
                  <w:tcW w:w="6123" w:type="dxa"/>
                </w:tcPr>
                <w:p w14:paraId="33F338C4" w14:textId="77777777" w:rsidR="00CD2E76" w:rsidRDefault="00CD2E76" w:rsidP="00CD2E76"/>
              </w:tc>
            </w:tr>
            <w:tr w:rsidR="00CD2E76" w14:paraId="4006DDCF" w14:textId="77777777" w:rsidTr="00C05B53">
              <w:tc>
                <w:tcPr>
                  <w:tcW w:w="10548" w:type="dxa"/>
                  <w:gridSpan w:val="2"/>
                </w:tcPr>
                <w:p w14:paraId="5FEDC762" w14:textId="77777777" w:rsidR="00CD2E76" w:rsidRDefault="00CD2E76" w:rsidP="00CD2E76">
                  <w:r w:rsidRPr="00AA5EE0">
                    <w:rPr>
                      <w:b/>
                      <w:bCs/>
                    </w:rPr>
                    <w:t>Sinopsis de la información</w:t>
                  </w:r>
                </w:p>
              </w:tc>
            </w:tr>
            <w:tr w:rsidR="00CD2E76" w14:paraId="33B97AEE" w14:textId="77777777" w:rsidTr="00C05B53">
              <w:trPr>
                <w:trHeight w:val="1339"/>
              </w:trPr>
              <w:tc>
                <w:tcPr>
                  <w:tcW w:w="10548" w:type="dxa"/>
                  <w:gridSpan w:val="2"/>
                </w:tcPr>
                <w:p w14:paraId="6278148E" w14:textId="77777777" w:rsidR="00CD2E76" w:rsidRDefault="00CD2E76" w:rsidP="00CD2E76"/>
              </w:tc>
            </w:tr>
          </w:tbl>
          <w:p w14:paraId="36C1CC67" w14:textId="77777777" w:rsidR="00CD2E76" w:rsidRDefault="00CD2E76" w:rsidP="00C05B53"/>
          <w:tbl>
            <w:tblPr>
              <w:tblStyle w:val="Tablaconcuadrcula"/>
              <w:tblW w:w="0" w:type="auto"/>
              <w:tblLook w:val="04A0" w:firstRow="1" w:lastRow="0" w:firstColumn="1" w:lastColumn="0" w:noHBand="0" w:noVBand="1"/>
            </w:tblPr>
            <w:tblGrid>
              <w:gridCol w:w="5274"/>
              <w:gridCol w:w="5274"/>
            </w:tblGrid>
            <w:tr w:rsidR="00CD2E76" w14:paraId="5DFB538A" w14:textId="77777777" w:rsidTr="00871788">
              <w:tc>
                <w:tcPr>
                  <w:tcW w:w="10548" w:type="dxa"/>
                  <w:gridSpan w:val="2"/>
                  <w:shd w:val="clear" w:color="auto" w:fill="ADADAD" w:themeFill="background2" w:themeFillShade="BF"/>
                </w:tcPr>
                <w:p w14:paraId="7619FC92" w14:textId="777A4074" w:rsidR="00CD2E76" w:rsidRPr="00CD2E76" w:rsidRDefault="00CD2E76" w:rsidP="00CD2E76">
                  <w:pPr>
                    <w:jc w:val="center"/>
                    <w:rPr>
                      <w:b/>
                      <w:bCs/>
                      <w:color w:val="FFFFFF" w:themeColor="background1"/>
                    </w:rPr>
                  </w:pPr>
                  <w:r w:rsidRPr="00CD2E76">
                    <w:rPr>
                      <w:b/>
                      <w:bCs/>
                      <w:color w:val="FFFFFF" w:themeColor="background1"/>
                    </w:rPr>
                    <w:t>PERFIL PERSONA EN PROCESO DE REINCORPORACIÓN</w:t>
                  </w:r>
                </w:p>
              </w:tc>
            </w:tr>
            <w:tr w:rsidR="004378A7" w14:paraId="0A5A694F" w14:textId="77777777" w:rsidTr="004378A7">
              <w:tc>
                <w:tcPr>
                  <w:tcW w:w="5274" w:type="dxa"/>
                </w:tcPr>
                <w:p w14:paraId="687C0AFA" w14:textId="0050BE0A" w:rsidR="004378A7" w:rsidRPr="00161A4C" w:rsidRDefault="00D13A0A" w:rsidP="00C05B53">
                  <w:pPr>
                    <w:rPr>
                      <w:b/>
                      <w:bCs/>
                    </w:rPr>
                  </w:pPr>
                  <w:r w:rsidRPr="00161A4C">
                    <w:rPr>
                      <w:b/>
                      <w:bCs/>
                    </w:rPr>
                    <w:t xml:space="preserve">Fecha de ingreso a las antiguas </w:t>
                  </w:r>
                  <w:r w:rsidR="00AA3D4F" w:rsidRPr="00161A4C">
                    <w:rPr>
                      <w:b/>
                      <w:bCs/>
                    </w:rPr>
                    <w:t>FARC-EP</w:t>
                  </w:r>
                </w:p>
              </w:tc>
              <w:tc>
                <w:tcPr>
                  <w:tcW w:w="5274" w:type="dxa"/>
                </w:tcPr>
                <w:p w14:paraId="79BE0889" w14:textId="77777777" w:rsidR="004378A7" w:rsidRDefault="004378A7" w:rsidP="00C05B53">
                  <w:r>
                    <w:t>1998</w:t>
                  </w:r>
                </w:p>
              </w:tc>
            </w:tr>
            <w:tr w:rsidR="004378A7" w14:paraId="5EABE532" w14:textId="77777777" w:rsidTr="004378A7">
              <w:tc>
                <w:tcPr>
                  <w:tcW w:w="5274" w:type="dxa"/>
                </w:tcPr>
                <w:p w14:paraId="4986A0CA" w14:textId="1F6BF653" w:rsidR="004378A7" w:rsidRPr="00161A4C" w:rsidRDefault="00D13A0A" w:rsidP="00C05B53">
                  <w:pPr>
                    <w:rPr>
                      <w:b/>
                      <w:bCs/>
                    </w:rPr>
                  </w:pPr>
                  <w:r w:rsidRPr="00161A4C">
                    <w:rPr>
                      <w:b/>
                      <w:bCs/>
                    </w:rPr>
                    <w:t>Zona de operación</w:t>
                  </w:r>
                </w:p>
              </w:tc>
              <w:tc>
                <w:tcPr>
                  <w:tcW w:w="5274" w:type="dxa"/>
                </w:tcPr>
                <w:p w14:paraId="4CD33BD9" w14:textId="77777777" w:rsidR="004378A7" w:rsidRDefault="004378A7" w:rsidP="00C05B53">
                  <w:r>
                    <w:t>Sur del Tolima</w:t>
                  </w:r>
                </w:p>
              </w:tc>
            </w:tr>
            <w:tr w:rsidR="004378A7" w14:paraId="0894FFA2" w14:textId="77777777" w:rsidTr="004378A7">
              <w:tc>
                <w:tcPr>
                  <w:tcW w:w="5274" w:type="dxa"/>
                </w:tcPr>
                <w:p w14:paraId="0384A88D" w14:textId="1CB1E2EF" w:rsidR="004378A7" w:rsidRPr="00161A4C" w:rsidRDefault="00D13A0A" w:rsidP="00C05B53">
                  <w:pPr>
                    <w:rPr>
                      <w:b/>
                      <w:bCs/>
                    </w:rPr>
                  </w:pPr>
                  <w:r w:rsidRPr="00161A4C">
                    <w:rPr>
                      <w:b/>
                      <w:bCs/>
                    </w:rPr>
                    <w:t>Columna, frente, móvil donde estuvo vinculado (a)</w:t>
                  </w:r>
                </w:p>
              </w:tc>
              <w:tc>
                <w:tcPr>
                  <w:tcW w:w="5274" w:type="dxa"/>
                </w:tcPr>
                <w:p w14:paraId="1342E698" w14:textId="77777777" w:rsidR="004378A7" w:rsidRDefault="004378A7" w:rsidP="00C05B53">
                  <w:r>
                    <w:t>Frente 21</w:t>
                  </w:r>
                </w:p>
              </w:tc>
            </w:tr>
            <w:tr w:rsidR="004378A7" w14:paraId="63858E8A" w14:textId="77777777" w:rsidTr="004378A7">
              <w:tc>
                <w:tcPr>
                  <w:tcW w:w="5274" w:type="dxa"/>
                </w:tcPr>
                <w:p w14:paraId="571F95FC" w14:textId="2A44B118" w:rsidR="004378A7" w:rsidRPr="00161A4C" w:rsidRDefault="00D13A0A" w:rsidP="00C05B53">
                  <w:pPr>
                    <w:rPr>
                      <w:b/>
                      <w:bCs/>
                    </w:rPr>
                  </w:pPr>
                  <w:r w:rsidRPr="00161A4C">
                    <w:rPr>
                      <w:b/>
                      <w:bCs/>
                    </w:rPr>
                    <w:t>Bloque donde estuvo vinculado(a)</w:t>
                  </w:r>
                </w:p>
              </w:tc>
              <w:tc>
                <w:tcPr>
                  <w:tcW w:w="5274" w:type="dxa"/>
                </w:tcPr>
                <w:p w14:paraId="71C9BDDC" w14:textId="77777777" w:rsidR="004378A7" w:rsidRDefault="004378A7" w:rsidP="00C05B53">
                  <w:r>
                    <w:t>Bloque Central</w:t>
                  </w:r>
                </w:p>
              </w:tc>
            </w:tr>
            <w:tr w:rsidR="001420C4" w14:paraId="436BB34D" w14:textId="77777777" w:rsidTr="004378A7">
              <w:tc>
                <w:tcPr>
                  <w:tcW w:w="5274" w:type="dxa"/>
                </w:tcPr>
                <w:p w14:paraId="63E19F92" w14:textId="524854CC" w:rsidR="001420C4" w:rsidRPr="00161A4C" w:rsidRDefault="00D13A0A" w:rsidP="00C05B53">
                  <w:pPr>
                    <w:rPr>
                      <w:b/>
                      <w:bCs/>
                    </w:rPr>
                  </w:pPr>
                  <w:r>
                    <w:rPr>
                      <w:b/>
                      <w:bCs/>
                    </w:rPr>
                    <w:t xml:space="preserve">Nombre del mando de </w:t>
                  </w:r>
                  <w:r w:rsidRPr="00161A4C">
                    <w:rPr>
                      <w:b/>
                      <w:bCs/>
                    </w:rPr>
                    <w:t>frente, móvil donde estuvo vinculado (a)</w:t>
                  </w:r>
                </w:p>
              </w:tc>
              <w:tc>
                <w:tcPr>
                  <w:tcW w:w="5274" w:type="dxa"/>
                </w:tcPr>
                <w:p w14:paraId="61B3A271" w14:textId="77777777" w:rsidR="001420C4" w:rsidRDefault="001420C4" w:rsidP="00C05B53"/>
              </w:tc>
            </w:tr>
            <w:tr w:rsidR="003C0972" w14:paraId="27109749" w14:textId="77777777" w:rsidTr="004378A7">
              <w:tc>
                <w:tcPr>
                  <w:tcW w:w="5274" w:type="dxa"/>
                </w:tcPr>
                <w:p w14:paraId="22A409C0" w14:textId="3D912F32" w:rsidR="003C0972" w:rsidRDefault="003C0972" w:rsidP="00C05B53">
                  <w:pPr>
                    <w:rPr>
                      <w:b/>
                      <w:bCs/>
                    </w:rPr>
                  </w:pPr>
                  <w:r>
                    <w:rPr>
                      <w:b/>
                      <w:bCs/>
                    </w:rPr>
                    <w:t>Seudónimo</w:t>
                  </w:r>
                </w:p>
              </w:tc>
              <w:tc>
                <w:tcPr>
                  <w:tcW w:w="5274" w:type="dxa"/>
                </w:tcPr>
                <w:p w14:paraId="0A16C858" w14:textId="77777777" w:rsidR="003C0972" w:rsidRDefault="003C0972" w:rsidP="00C05B53">
                  <w:r>
                    <w:t>El Profe</w:t>
                  </w:r>
                </w:p>
              </w:tc>
            </w:tr>
            <w:tr w:rsidR="006C58DB" w14:paraId="5754AA61" w14:textId="77777777" w:rsidTr="004378A7">
              <w:tc>
                <w:tcPr>
                  <w:tcW w:w="5274" w:type="dxa"/>
                </w:tcPr>
                <w:p w14:paraId="42E891CC" w14:textId="1C7E22B9" w:rsidR="006C58DB" w:rsidRPr="00161A4C" w:rsidRDefault="00D13A0A" w:rsidP="00C05B53">
                  <w:pPr>
                    <w:rPr>
                      <w:b/>
                      <w:bCs/>
                    </w:rPr>
                  </w:pPr>
                  <w:r w:rsidRPr="00161A4C">
                    <w:rPr>
                      <w:b/>
                      <w:bCs/>
                    </w:rPr>
                    <w:t>Rol</w:t>
                  </w:r>
                </w:p>
              </w:tc>
              <w:tc>
                <w:tcPr>
                  <w:tcW w:w="5274" w:type="dxa"/>
                </w:tcPr>
                <w:p w14:paraId="6F2E1E7E" w14:textId="77777777" w:rsidR="006C58DB" w:rsidRDefault="006C58DB" w:rsidP="00C05B53">
                  <w:r>
                    <w:t>Guerrillero</w:t>
                  </w:r>
                </w:p>
              </w:tc>
            </w:tr>
            <w:tr w:rsidR="006C58DB" w14:paraId="3E7BD4DC" w14:textId="77777777" w:rsidTr="004378A7">
              <w:tc>
                <w:tcPr>
                  <w:tcW w:w="5274" w:type="dxa"/>
                </w:tcPr>
                <w:p w14:paraId="3ED9C50D" w14:textId="5670E8B1" w:rsidR="006C58DB" w:rsidRPr="00161A4C" w:rsidRDefault="00D13A0A" w:rsidP="00C05B53">
                  <w:pPr>
                    <w:rPr>
                      <w:b/>
                      <w:bCs/>
                    </w:rPr>
                  </w:pPr>
                  <w:r w:rsidRPr="00161A4C">
                    <w:rPr>
                      <w:b/>
                      <w:bCs/>
                    </w:rPr>
                    <w:t>Actividad</w:t>
                  </w:r>
                </w:p>
              </w:tc>
              <w:tc>
                <w:tcPr>
                  <w:tcW w:w="5274" w:type="dxa"/>
                </w:tcPr>
                <w:p w14:paraId="43696CB3" w14:textId="77777777" w:rsidR="006C58DB" w:rsidRDefault="006C58DB" w:rsidP="00C05B53">
                  <w:r>
                    <w:t>Radista</w:t>
                  </w:r>
                </w:p>
              </w:tc>
            </w:tr>
          </w:tbl>
          <w:p w14:paraId="088BF4AD" w14:textId="77777777" w:rsidR="0087706E" w:rsidRDefault="0087706E" w:rsidP="00C05B53"/>
          <w:p w14:paraId="37812582" w14:textId="77777777" w:rsidR="00AA3A3C" w:rsidRDefault="00AA3A3C" w:rsidP="00C05B53"/>
          <w:tbl>
            <w:tblPr>
              <w:tblStyle w:val="Tablaconcuadrcula"/>
              <w:tblW w:w="10411" w:type="dxa"/>
              <w:jc w:val="center"/>
              <w:tblLook w:val="04A0" w:firstRow="1" w:lastRow="0" w:firstColumn="1" w:lastColumn="0" w:noHBand="0" w:noVBand="1"/>
            </w:tblPr>
            <w:tblGrid>
              <w:gridCol w:w="3213"/>
              <w:gridCol w:w="3160"/>
              <w:gridCol w:w="2071"/>
              <w:gridCol w:w="1967"/>
            </w:tblGrid>
            <w:tr w:rsidR="00AA3A3C" w:rsidRPr="00641113" w14:paraId="15E9BD31" w14:textId="77777777" w:rsidTr="0043689B">
              <w:trPr>
                <w:trHeight w:val="291"/>
                <w:jc w:val="center"/>
              </w:trPr>
              <w:tc>
                <w:tcPr>
                  <w:tcW w:w="10411" w:type="dxa"/>
                  <w:gridSpan w:val="4"/>
                  <w:shd w:val="clear" w:color="auto" w:fill="808080" w:themeFill="background1" w:themeFillShade="80"/>
                </w:tcPr>
                <w:p w14:paraId="405848B2" w14:textId="5AAF3296" w:rsidR="00AA3A3C" w:rsidRPr="00AA3A3C" w:rsidRDefault="00AA3A3C" w:rsidP="00AA3A3C">
                  <w:pPr>
                    <w:jc w:val="center"/>
                    <w:rPr>
                      <w:b/>
                      <w:bCs/>
                    </w:rPr>
                  </w:pPr>
                  <w:r w:rsidRPr="0043689B">
                    <w:rPr>
                      <w:b/>
                      <w:bCs/>
                      <w:color w:val="FFFFFF" w:themeColor="background1"/>
                    </w:rPr>
                    <w:t xml:space="preserve">EN CASO DE SER INDULTADO </w:t>
                  </w:r>
                  <w:r w:rsidR="00A85EF1">
                    <w:rPr>
                      <w:b/>
                      <w:bCs/>
                      <w:color w:val="FFFFFF" w:themeColor="background1"/>
                    </w:rPr>
                    <w:t xml:space="preserve">O PRIVADO DE LA LIBERTAD </w:t>
                  </w:r>
                  <w:r w:rsidRPr="0043689B">
                    <w:rPr>
                      <w:b/>
                      <w:bCs/>
                      <w:color w:val="FFFFFF" w:themeColor="background1"/>
                    </w:rPr>
                    <w:t>DILIGENCIE EL SIGUIENTE CUADRO.</w:t>
                  </w:r>
                </w:p>
              </w:tc>
            </w:tr>
            <w:tr w:rsidR="00AA3A3C" w:rsidRPr="00641113" w14:paraId="1BAF9565" w14:textId="77777777" w:rsidTr="00130328">
              <w:trPr>
                <w:trHeight w:val="592"/>
                <w:jc w:val="center"/>
              </w:trPr>
              <w:tc>
                <w:tcPr>
                  <w:tcW w:w="3213" w:type="dxa"/>
                </w:tcPr>
                <w:p w14:paraId="488B7128" w14:textId="7CEB8336" w:rsidR="00AA3A3C" w:rsidRPr="00AA3A3C" w:rsidRDefault="00AA3A3C" w:rsidP="00AA3A3C">
                  <w:pPr>
                    <w:jc w:val="center"/>
                    <w:rPr>
                      <w:b/>
                      <w:bCs/>
                    </w:rPr>
                  </w:pPr>
                  <w:r w:rsidRPr="00AA3A3C">
                    <w:rPr>
                      <w:b/>
                      <w:bCs/>
                    </w:rPr>
                    <w:t>Nombre establecimiento de reclusión</w:t>
                  </w:r>
                </w:p>
              </w:tc>
              <w:tc>
                <w:tcPr>
                  <w:tcW w:w="3159" w:type="dxa"/>
                </w:tcPr>
                <w:p w14:paraId="18D64BF0" w14:textId="34891D7F" w:rsidR="00AA3A3C" w:rsidRPr="00AA3A3C" w:rsidRDefault="00AA3A3C" w:rsidP="00AA3A3C">
                  <w:pPr>
                    <w:jc w:val="center"/>
                    <w:rPr>
                      <w:b/>
                      <w:bCs/>
                    </w:rPr>
                  </w:pPr>
                  <w:r>
                    <w:rPr>
                      <w:b/>
                      <w:bCs/>
                    </w:rPr>
                    <w:t>Ubicación</w:t>
                  </w:r>
                  <w:r w:rsidR="006E154C">
                    <w:rPr>
                      <w:b/>
                      <w:bCs/>
                    </w:rPr>
                    <w:t xml:space="preserve"> </w:t>
                  </w:r>
                  <w:r w:rsidR="006E154C" w:rsidRPr="00AA3A3C">
                    <w:rPr>
                      <w:b/>
                      <w:bCs/>
                    </w:rPr>
                    <w:t>establecimiento de reclusión</w:t>
                  </w:r>
                  <w:r w:rsidR="006E154C">
                    <w:rPr>
                      <w:b/>
                      <w:bCs/>
                    </w:rPr>
                    <w:t xml:space="preserve"> (Departamento, municipio)</w:t>
                  </w:r>
                </w:p>
              </w:tc>
              <w:tc>
                <w:tcPr>
                  <w:tcW w:w="2071" w:type="dxa"/>
                </w:tcPr>
                <w:p w14:paraId="2880F063" w14:textId="02803A8C" w:rsidR="00AA3A3C" w:rsidRPr="00AA3A3C" w:rsidRDefault="00AA3A3C" w:rsidP="00AA3A3C">
                  <w:pPr>
                    <w:jc w:val="center"/>
                    <w:rPr>
                      <w:b/>
                      <w:bCs/>
                    </w:rPr>
                  </w:pPr>
                  <w:r w:rsidRPr="00AA3A3C">
                    <w:rPr>
                      <w:b/>
                      <w:bCs/>
                    </w:rPr>
                    <w:t>Año captura</w:t>
                  </w:r>
                </w:p>
              </w:tc>
              <w:tc>
                <w:tcPr>
                  <w:tcW w:w="1967" w:type="dxa"/>
                </w:tcPr>
                <w:p w14:paraId="7592CC2B" w14:textId="43933C61" w:rsidR="00AA3A3C" w:rsidRPr="00AA3A3C" w:rsidRDefault="00AA3A3C" w:rsidP="00AA3A3C">
                  <w:pPr>
                    <w:jc w:val="center"/>
                    <w:rPr>
                      <w:b/>
                      <w:bCs/>
                    </w:rPr>
                  </w:pPr>
                  <w:r w:rsidRPr="00AA3A3C">
                    <w:rPr>
                      <w:b/>
                      <w:bCs/>
                    </w:rPr>
                    <w:t>Año libertad</w:t>
                  </w:r>
                  <w:r w:rsidR="006E154C">
                    <w:rPr>
                      <w:b/>
                      <w:bCs/>
                    </w:rPr>
                    <w:t xml:space="preserve"> o traslado</w:t>
                  </w:r>
                </w:p>
              </w:tc>
            </w:tr>
            <w:tr w:rsidR="00AA3A3C" w:rsidRPr="00641113" w14:paraId="660BF53A" w14:textId="77777777" w:rsidTr="00130328">
              <w:trPr>
                <w:trHeight w:val="301"/>
                <w:jc w:val="center"/>
              </w:trPr>
              <w:tc>
                <w:tcPr>
                  <w:tcW w:w="3213" w:type="dxa"/>
                </w:tcPr>
                <w:p w14:paraId="3A02FC43" w14:textId="77777777" w:rsidR="00AA3A3C" w:rsidRPr="00AA3A3C" w:rsidRDefault="00AA3A3C" w:rsidP="00AA3A3C">
                  <w:pPr>
                    <w:jc w:val="center"/>
                    <w:rPr>
                      <w:b/>
                      <w:bCs/>
                    </w:rPr>
                  </w:pPr>
                </w:p>
              </w:tc>
              <w:tc>
                <w:tcPr>
                  <w:tcW w:w="3159" w:type="dxa"/>
                </w:tcPr>
                <w:p w14:paraId="3A0FEE5C" w14:textId="77777777" w:rsidR="00AA3A3C" w:rsidRPr="00AA3A3C" w:rsidRDefault="00AA3A3C" w:rsidP="00AA3A3C">
                  <w:pPr>
                    <w:jc w:val="center"/>
                    <w:rPr>
                      <w:b/>
                      <w:bCs/>
                    </w:rPr>
                  </w:pPr>
                </w:p>
              </w:tc>
              <w:tc>
                <w:tcPr>
                  <w:tcW w:w="2071" w:type="dxa"/>
                </w:tcPr>
                <w:p w14:paraId="1F947580" w14:textId="5440191A" w:rsidR="00AA3A3C" w:rsidRPr="00AA3A3C" w:rsidRDefault="00AA3A3C" w:rsidP="00AA3A3C">
                  <w:pPr>
                    <w:jc w:val="center"/>
                    <w:rPr>
                      <w:b/>
                      <w:bCs/>
                    </w:rPr>
                  </w:pPr>
                </w:p>
              </w:tc>
              <w:tc>
                <w:tcPr>
                  <w:tcW w:w="1967" w:type="dxa"/>
                </w:tcPr>
                <w:p w14:paraId="1D6C7D34" w14:textId="77777777" w:rsidR="00AA3A3C" w:rsidRPr="00AA3A3C" w:rsidRDefault="00AA3A3C" w:rsidP="00AA3A3C">
                  <w:pPr>
                    <w:jc w:val="center"/>
                    <w:rPr>
                      <w:b/>
                      <w:bCs/>
                    </w:rPr>
                  </w:pPr>
                </w:p>
              </w:tc>
            </w:tr>
            <w:tr w:rsidR="00AA3A3C" w:rsidRPr="00641113" w14:paraId="6F246771" w14:textId="77777777" w:rsidTr="00130328">
              <w:trPr>
                <w:trHeight w:val="291"/>
                <w:jc w:val="center"/>
              </w:trPr>
              <w:tc>
                <w:tcPr>
                  <w:tcW w:w="3213" w:type="dxa"/>
                </w:tcPr>
                <w:p w14:paraId="73CB9AE4" w14:textId="77777777" w:rsidR="00AA3A3C" w:rsidRPr="00AA3A3C" w:rsidRDefault="00AA3A3C" w:rsidP="00AA3A3C">
                  <w:pPr>
                    <w:jc w:val="center"/>
                    <w:rPr>
                      <w:b/>
                      <w:bCs/>
                    </w:rPr>
                  </w:pPr>
                </w:p>
              </w:tc>
              <w:tc>
                <w:tcPr>
                  <w:tcW w:w="3159" w:type="dxa"/>
                </w:tcPr>
                <w:p w14:paraId="07582016" w14:textId="77777777" w:rsidR="00AA3A3C" w:rsidRPr="00AA3A3C" w:rsidRDefault="00AA3A3C" w:rsidP="00AA3A3C">
                  <w:pPr>
                    <w:jc w:val="center"/>
                    <w:rPr>
                      <w:b/>
                      <w:bCs/>
                    </w:rPr>
                  </w:pPr>
                </w:p>
              </w:tc>
              <w:tc>
                <w:tcPr>
                  <w:tcW w:w="2071" w:type="dxa"/>
                </w:tcPr>
                <w:p w14:paraId="65022173" w14:textId="1BF45470" w:rsidR="00AA3A3C" w:rsidRPr="00AA3A3C" w:rsidRDefault="00AA3A3C" w:rsidP="00AA3A3C">
                  <w:pPr>
                    <w:jc w:val="center"/>
                    <w:rPr>
                      <w:b/>
                      <w:bCs/>
                    </w:rPr>
                  </w:pPr>
                </w:p>
              </w:tc>
              <w:tc>
                <w:tcPr>
                  <w:tcW w:w="1967" w:type="dxa"/>
                </w:tcPr>
                <w:p w14:paraId="1DCA261A" w14:textId="77777777" w:rsidR="00AA3A3C" w:rsidRPr="00AA3A3C" w:rsidRDefault="00AA3A3C" w:rsidP="00AA3A3C">
                  <w:pPr>
                    <w:jc w:val="center"/>
                    <w:rPr>
                      <w:b/>
                      <w:bCs/>
                    </w:rPr>
                  </w:pPr>
                </w:p>
              </w:tc>
            </w:tr>
            <w:tr w:rsidR="00AA3A3C" w:rsidRPr="00641113" w14:paraId="12A196D9" w14:textId="77777777" w:rsidTr="00130328">
              <w:trPr>
                <w:trHeight w:val="291"/>
                <w:jc w:val="center"/>
              </w:trPr>
              <w:tc>
                <w:tcPr>
                  <w:tcW w:w="3213" w:type="dxa"/>
                </w:tcPr>
                <w:p w14:paraId="62A15C80" w14:textId="77777777" w:rsidR="00AA3A3C" w:rsidRPr="00AA3A3C" w:rsidRDefault="00AA3A3C" w:rsidP="00AA3A3C">
                  <w:pPr>
                    <w:jc w:val="center"/>
                    <w:rPr>
                      <w:b/>
                      <w:bCs/>
                    </w:rPr>
                  </w:pPr>
                </w:p>
              </w:tc>
              <w:tc>
                <w:tcPr>
                  <w:tcW w:w="3159" w:type="dxa"/>
                </w:tcPr>
                <w:p w14:paraId="21F087AA" w14:textId="77777777" w:rsidR="00AA3A3C" w:rsidRPr="00AA3A3C" w:rsidRDefault="00AA3A3C" w:rsidP="00AA3A3C">
                  <w:pPr>
                    <w:jc w:val="center"/>
                    <w:rPr>
                      <w:b/>
                      <w:bCs/>
                    </w:rPr>
                  </w:pPr>
                </w:p>
              </w:tc>
              <w:tc>
                <w:tcPr>
                  <w:tcW w:w="2071" w:type="dxa"/>
                </w:tcPr>
                <w:p w14:paraId="63667D7A" w14:textId="791B2893" w:rsidR="00AA3A3C" w:rsidRPr="00AA3A3C" w:rsidRDefault="00AA3A3C" w:rsidP="00AA3A3C">
                  <w:pPr>
                    <w:jc w:val="center"/>
                    <w:rPr>
                      <w:b/>
                      <w:bCs/>
                    </w:rPr>
                  </w:pPr>
                </w:p>
              </w:tc>
              <w:tc>
                <w:tcPr>
                  <w:tcW w:w="1967" w:type="dxa"/>
                </w:tcPr>
                <w:p w14:paraId="6DE8AF7F" w14:textId="77777777" w:rsidR="00AA3A3C" w:rsidRPr="00AA3A3C" w:rsidRDefault="00AA3A3C" w:rsidP="00AA3A3C">
                  <w:pPr>
                    <w:jc w:val="center"/>
                    <w:rPr>
                      <w:b/>
                      <w:bCs/>
                    </w:rPr>
                  </w:pPr>
                </w:p>
              </w:tc>
            </w:tr>
            <w:tr w:rsidR="00AA3A3C" w:rsidRPr="00641113" w14:paraId="0FBDF7CB" w14:textId="77777777" w:rsidTr="00130328">
              <w:trPr>
                <w:trHeight w:val="291"/>
                <w:jc w:val="center"/>
              </w:trPr>
              <w:tc>
                <w:tcPr>
                  <w:tcW w:w="3213" w:type="dxa"/>
                </w:tcPr>
                <w:p w14:paraId="5C24B21C" w14:textId="77777777" w:rsidR="00AA3A3C" w:rsidRPr="00AA3A3C" w:rsidRDefault="00AA3A3C" w:rsidP="00AA3A3C">
                  <w:pPr>
                    <w:jc w:val="center"/>
                    <w:rPr>
                      <w:b/>
                      <w:bCs/>
                    </w:rPr>
                  </w:pPr>
                </w:p>
              </w:tc>
              <w:tc>
                <w:tcPr>
                  <w:tcW w:w="3159" w:type="dxa"/>
                </w:tcPr>
                <w:p w14:paraId="3DFE30F4" w14:textId="77777777" w:rsidR="00AA3A3C" w:rsidRPr="00AA3A3C" w:rsidRDefault="00AA3A3C" w:rsidP="00AA3A3C">
                  <w:pPr>
                    <w:jc w:val="center"/>
                    <w:rPr>
                      <w:b/>
                      <w:bCs/>
                    </w:rPr>
                  </w:pPr>
                </w:p>
              </w:tc>
              <w:tc>
                <w:tcPr>
                  <w:tcW w:w="2071" w:type="dxa"/>
                </w:tcPr>
                <w:p w14:paraId="06D1CD9E" w14:textId="08299322" w:rsidR="00AA3A3C" w:rsidRPr="00AA3A3C" w:rsidRDefault="00AA3A3C" w:rsidP="00AA3A3C">
                  <w:pPr>
                    <w:jc w:val="center"/>
                    <w:rPr>
                      <w:b/>
                      <w:bCs/>
                    </w:rPr>
                  </w:pPr>
                </w:p>
              </w:tc>
              <w:tc>
                <w:tcPr>
                  <w:tcW w:w="1967" w:type="dxa"/>
                </w:tcPr>
                <w:p w14:paraId="39C9DA06" w14:textId="77777777" w:rsidR="00AA3A3C" w:rsidRPr="00AA3A3C" w:rsidRDefault="00AA3A3C" w:rsidP="00AA3A3C">
                  <w:pPr>
                    <w:jc w:val="center"/>
                    <w:rPr>
                      <w:b/>
                      <w:bCs/>
                    </w:rPr>
                  </w:pPr>
                </w:p>
              </w:tc>
            </w:tr>
            <w:tr w:rsidR="00AA3A3C" w:rsidRPr="00641113" w14:paraId="2047AF32" w14:textId="77777777" w:rsidTr="00130328">
              <w:trPr>
                <w:trHeight w:val="301"/>
                <w:jc w:val="center"/>
              </w:trPr>
              <w:tc>
                <w:tcPr>
                  <w:tcW w:w="3213" w:type="dxa"/>
                </w:tcPr>
                <w:p w14:paraId="05D7D189" w14:textId="77777777" w:rsidR="00AA3A3C" w:rsidRPr="00AA3A3C" w:rsidRDefault="00AA3A3C" w:rsidP="00AA3A3C">
                  <w:pPr>
                    <w:jc w:val="center"/>
                    <w:rPr>
                      <w:b/>
                      <w:bCs/>
                    </w:rPr>
                  </w:pPr>
                </w:p>
              </w:tc>
              <w:tc>
                <w:tcPr>
                  <w:tcW w:w="3159" w:type="dxa"/>
                </w:tcPr>
                <w:p w14:paraId="4B9D2096" w14:textId="77777777" w:rsidR="00AA3A3C" w:rsidRPr="00AA3A3C" w:rsidRDefault="00AA3A3C" w:rsidP="00AA3A3C">
                  <w:pPr>
                    <w:jc w:val="center"/>
                    <w:rPr>
                      <w:b/>
                      <w:bCs/>
                    </w:rPr>
                  </w:pPr>
                </w:p>
              </w:tc>
              <w:tc>
                <w:tcPr>
                  <w:tcW w:w="2071" w:type="dxa"/>
                </w:tcPr>
                <w:p w14:paraId="438E1D61" w14:textId="48143E0C" w:rsidR="00AA3A3C" w:rsidRPr="00AA3A3C" w:rsidRDefault="00AA3A3C" w:rsidP="00AA3A3C">
                  <w:pPr>
                    <w:jc w:val="center"/>
                    <w:rPr>
                      <w:b/>
                      <w:bCs/>
                    </w:rPr>
                  </w:pPr>
                </w:p>
              </w:tc>
              <w:tc>
                <w:tcPr>
                  <w:tcW w:w="1967" w:type="dxa"/>
                </w:tcPr>
                <w:p w14:paraId="3E09FD50" w14:textId="77777777" w:rsidR="00AA3A3C" w:rsidRPr="00AA3A3C" w:rsidRDefault="00AA3A3C" w:rsidP="00AA3A3C">
                  <w:pPr>
                    <w:jc w:val="center"/>
                    <w:rPr>
                      <w:b/>
                      <w:bCs/>
                    </w:rPr>
                  </w:pPr>
                </w:p>
              </w:tc>
            </w:tr>
            <w:tr w:rsidR="00F64133" w:rsidRPr="00641113" w14:paraId="256B960C" w14:textId="77777777" w:rsidTr="00130328">
              <w:trPr>
                <w:trHeight w:val="873"/>
                <w:jc w:val="center"/>
              </w:trPr>
              <w:tc>
                <w:tcPr>
                  <w:tcW w:w="6373" w:type="dxa"/>
                  <w:gridSpan w:val="2"/>
                </w:tcPr>
                <w:p w14:paraId="7918CF6D" w14:textId="77777777" w:rsidR="00F64133" w:rsidRPr="00AA3A3C" w:rsidRDefault="00F64133" w:rsidP="00AA3A3C">
                  <w:pPr>
                    <w:jc w:val="center"/>
                    <w:rPr>
                      <w:b/>
                      <w:bCs/>
                    </w:rPr>
                  </w:pPr>
                  <w:r w:rsidRPr="00AA3A3C">
                    <w:rPr>
                      <w:b/>
                      <w:bCs/>
                    </w:rPr>
                    <w:t>Delitos por los que fue procesado</w:t>
                  </w:r>
                </w:p>
              </w:tc>
              <w:tc>
                <w:tcPr>
                  <w:tcW w:w="4038" w:type="dxa"/>
                  <w:gridSpan w:val="2"/>
                </w:tcPr>
                <w:p w14:paraId="47DA86A0" w14:textId="77777777" w:rsidR="00F64133" w:rsidRPr="00AA3A3C" w:rsidRDefault="00F64133" w:rsidP="00AA3A3C">
                  <w:pPr>
                    <w:jc w:val="center"/>
                    <w:rPr>
                      <w:b/>
                      <w:bCs/>
                    </w:rPr>
                  </w:pPr>
                  <w:r w:rsidRPr="00AA3A3C">
                    <w:rPr>
                      <w:b/>
                      <w:bCs/>
                    </w:rPr>
                    <w:t>Actividades humanitarias y/o políticas llevadas a cabo durante el tiempo de reclusión:</w:t>
                  </w:r>
                </w:p>
              </w:tc>
            </w:tr>
            <w:tr w:rsidR="00F64133" w:rsidRPr="00641113" w14:paraId="3548B3C4" w14:textId="77777777" w:rsidTr="00130328">
              <w:trPr>
                <w:trHeight w:val="301"/>
                <w:jc w:val="center"/>
              </w:trPr>
              <w:tc>
                <w:tcPr>
                  <w:tcW w:w="6373" w:type="dxa"/>
                  <w:gridSpan w:val="2"/>
                </w:tcPr>
                <w:p w14:paraId="2B680FBF" w14:textId="77777777" w:rsidR="00F64133" w:rsidRPr="00AA3A3C" w:rsidRDefault="00F64133" w:rsidP="00AA3A3C">
                  <w:pPr>
                    <w:jc w:val="center"/>
                    <w:rPr>
                      <w:b/>
                      <w:bCs/>
                    </w:rPr>
                  </w:pPr>
                </w:p>
              </w:tc>
              <w:tc>
                <w:tcPr>
                  <w:tcW w:w="4038" w:type="dxa"/>
                  <w:gridSpan w:val="2"/>
                </w:tcPr>
                <w:p w14:paraId="5230CD81" w14:textId="77777777" w:rsidR="00F64133" w:rsidRPr="00AA3A3C" w:rsidRDefault="00F64133" w:rsidP="00AA3A3C">
                  <w:pPr>
                    <w:jc w:val="center"/>
                    <w:rPr>
                      <w:b/>
                      <w:bCs/>
                    </w:rPr>
                  </w:pPr>
                </w:p>
              </w:tc>
            </w:tr>
            <w:tr w:rsidR="00F64133" w:rsidRPr="00641113" w14:paraId="5FF792C2" w14:textId="77777777" w:rsidTr="00130328">
              <w:trPr>
                <w:trHeight w:val="291"/>
                <w:jc w:val="center"/>
              </w:trPr>
              <w:tc>
                <w:tcPr>
                  <w:tcW w:w="6373" w:type="dxa"/>
                  <w:gridSpan w:val="2"/>
                </w:tcPr>
                <w:p w14:paraId="4125413E" w14:textId="77777777" w:rsidR="00F64133" w:rsidRPr="00AA3A3C" w:rsidRDefault="00F64133" w:rsidP="00AA3A3C">
                  <w:pPr>
                    <w:jc w:val="center"/>
                    <w:rPr>
                      <w:b/>
                      <w:bCs/>
                    </w:rPr>
                  </w:pPr>
                </w:p>
              </w:tc>
              <w:tc>
                <w:tcPr>
                  <w:tcW w:w="4038" w:type="dxa"/>
                  <w:gridSpan w:val="2"/>
                </w:tcPr>
                <w:p w14:paraId="4D44B599" w14:textId="77777777" w:rsidR="00F64133" w:rsidRPr="00AA3A3C" w:rsidRDefault="00F64133" w:rsidP="00AA3A3C">
                  <w:pPr>
                    <w:jc w:val="center"/>
                    <w:rPr>
                      <w:b/>
                      <w:bCs/>
                    </w:rPr>
                  </w:pPr>
                </w:p>
              </w:tc>
            </w:tr>
            <w:tr w:rsidR="00F64133" w:rsidRPr="00641113" w14:paraId="60BE81B1" w14:textId="77777777" w:rsidTr="00130328">
              <w:trPr>
                <w:trHeight w:val="291"/>
                <w:jc w:val="center"/>
              </w:trPr>
              <w:tc>
                <w:tcPr>
                  <w:tcW w:w="6373" w:type="dxa"/>
                  <w:gridSpan w:val="2"/>
                </w:tcPr>
                <w:p w14:paraId="37C6170F" w14:textId="77777777" w:rsidR="00F64133" w:rsidRPr="00AA3A3C" w:rsidRDefault="00F64133" w:rsidP="00AA3A3C">
                  <w:pPr>
                    <w:jc w:val="center"/>
                    <w:rPr>
                      <w:b/>
                      <w:bCs/>
                    </w:rPr>
                  </w:pPr>
                </w:p>
              </w:tc>
              <w:tc>
                <w:tcPr>
                  <w:tcW w:w="4038" w:type="dxa"/>
                  <w:gridSpan w:val="2"/>
                </w:tcPr>
                <w:p w14:paraId="456F7A95" w14:textId="77777777" w:rsidR="00F64133" w:rsidRPr="00AA3A3C" w:rsidRDefault="00F64133" w:rsidP="00AA3A3C">
                  <w:pPr>
                    <w:jc w:val="center"/>
                    <w:rPr>
                      <w:b/>
                      <w:bCs/>
                    </w:rPr>
                  </w:pPr>
                </w:p>
              </w:tc>
            </w:tr>
            <w:tr w:rsidR="00F64133" w:rsidRPr="00641113" w14:paraId="7322B01B" w14:textId="77777777" w:rsidTr="00130328">
              <w:trPr>
                <w:trHeight w:val="291"/>
                <w:jc w:val="center"/>
              </w:trPr>
              <w:tc>
                <w:tcPr>
                  <w:tcW w:w="6373" w:type="dxa"/>
                  <w:gridSpan w:val="2"/>
                </w:tcPr>
                <w:p w14:paraId="07823BCB" w14:textId="77777777" w:rsidR="00F64133" w:rsidRPr="00AA3A3C" w:rsidRDefault="00F64133" w:rsidP="00AA3A3C">
                  <w:pPr>
                    <w:jc w:val="center"/>
                    <w:rPr>
                      <w:b/>
                      <w:bCs/>
                    </w:rPr>
                  </w:pPr>
                </w:p>
              </w:tc>
              <w:tc>
                <w:tcPr>
                  <w:tcW w:w="4038" w:type="dxa"/>
                  <w:gridSpan w:val="2"/>
                </w:tcPr>
                <w:p w14:paraId="2A3CA214" w14:textId="77777777" w:rsidR="00F64133" w:rsidRPr="00AA3A3C" w:rsidRDefault="00F64133" w:rsidP="00AA3A3C">
                  <w:pPr>
                    <w:jc w:val="center"/>
                    <w:rPr>
                      <w:b/>
                      <w:bCs/>
                    </w:rPr>
                  </w:pPr>
                </w:p>
              </w:tc>
            </w:tr>
            <w:tr w:rsidR="00F64133" w:rsidRPr="00641113" w14:paraId="11220AC3" w14:textId="77777777" w:rsidTr="00130328">
              <w:trPr>
                <w:trHeight w:val="301"/>
                <w:jc w:val="center"/>
              </w:trPr>
              <w:tc>
                <w:tcPr>
                  <w:tcW w:w="6373" w:type="dxa"/>
                  <w:gridSpan w:val="2"/>
                </w:tcPr>
                <w:p w14:paraId="14CAE9A8" w14:textId="77777777" w:rsidR="00F64133" w:rsidRPr="00AA3A3C" w:rsidRDefault="00F64133" w:rsidP="00AA3A3C">
                  <w:pPr>
                    <w:jc w:val="center"/>
                    <w:rPr>
                      <w:b/>
                      <w:bCs/>
                    </w:rPr>
                  </w:pPr>
                </w:p>
              </w:tc>
              <w:tc>
                <w:tcPr>
                  <w:tcW w:w="4038" w:type="dxa"/>
                  <w:gridSpan w:val="2"/>
                </w:tcPr>
                <w:p w14:paraId="47729099" w14:textId="77777777" w:rsidR="00F64133" w:rsidRPr="00AA3A3C" w:rsidRDefault="00F64133" w:rsidP="00AA3A3C">
                  <w:pPr>
                    <w:jc w:val="center"/>
                    <w:rPr>
                      <w:b/>
                      <w:bCs/>
                    </w:rPr>
                  </w:pPr>
                </w:p>
              </w:tc>
            </w:tr>
          </w:tbl>
          <w:p w14:paraId="4A5AC524" w14:textId="77777777" w:rsidR="0087706E" w:rsidRDefault="0087706E" w:rsidP="00C05B53"/>
          <w:p w14:paraId="7FE5A9BC" w14:textId="66B9156E" w:rsidR="00A85EF1" w:rsidRDefault="00A85EF1" w:rsidP="00C05B53"/>
          <w:p w14:paraId="227212C1" w14:textId="77777777" w:rsidR="00A85EF1" w:rsidRDefault="00A85EF1" w:rsidP="00C05B53"/>
          <w:p w14:paraId="77ABCA08" w14:textId="1472866D" w:rsidR="00AA3D4F" w:rsidRPr="00AA3D4F" w:rsidRDefault="00AA3D4F" w:rsidP="00AA3D4F">
            <w:pPr>
              <w:jc w:val="both"/>
              <w:rPr>
                <w:rFonts w:ascii="Arial" w:hAnsi="Arial" w:cs="Arial"/>
                <w:b/>
                <w:bCs/>
                <w:sz w:val="20"/>
                <w:szCs w:val="20"/>
              </w:rPr>
            </w:pPr>
            <w:r w:rsidRPr="00AA3D4F">
              <w:rPr>
                <w:rFonts w:ascii="Arial" w:hAnsi="Arial" w:cs="Arial"/>
                <w:b/>
                <w:bCs/>
                <w:sz w:val="20"/>
                <w:szCs w:val="20"/>
              </w:rPr>
              <w:t xml:space="preserve">Sinopsis de </w:t>
            </w:r>
            <w:r>
              <w:rPr>
                <w:rFonts w:ascii="Arial" w:hAnsi="Arial" w:cs="Arial"/>
                <w:b/>
                <w:bCs/>
                <w:sz w:val="20"/>
                <w:szCs w:val="20"/>
              </w:rPr>
              <w:t>l</w:t>
            </w:r>
            <w:r w:rsidRPr="00AA3D4F">
              <w:rPr>
                <w:rFonts w:ascii="Arial" w:hAnsi="Arial" w:cs="Arial"/>
                <w:b/>
                <w:bCs/>
                <w:sz w:val="20"/>
                <w:szCs w:val="20"/>
              </w:rPr>
              <w:t>a información:</w:t>
            </w:r>
          </w:p>
          <w:p w14:paraId="380430FB" w14:textId="77777777" w:rsidR="0087706E" w:rsidRDefault="0087706E" w:rsidP="00C05B53"/>
          <w:p w14:paraId="05A4C71C" w14:textId="77777777" w:rsidR="00A85EF1" w:rsidRDefault="00A85EF1" w:rsidP="00C05B53"/>
          <w:p w14:paraId="630968C3" w14:textId="77777777" w:rsidR="00A85EF1" w:rsidRDefault="00A85EF1" w:rsidP="00C05B53"/>
          <w:p w14:paraId="5945CB33" w14:textId="77777777" w:rsidR="0087706E" w:rsidRDefault="0087706E" w:rsidP="00C05B53"/>
          <w:p w14:paraId="12D1AF75" w14:textId="77777777" w:rsidR="0087706E" w:rsidRDefault="0087706E" w:rsidP="00C05B53"/>
          <w:p w14:paraId="1957B2C1" w14:textId="77777777" w:rsidR="0087706E" w:rsidRDefault="0087706E" w:rsidP="00C05B53"/>
          <w:p w14:paraId="18D63AE4" w14:textId="77777777" w:rsidR="0087706E" w:rsidRDefault="0087706E" w:rsidP="00C05B53"/>
          <w:p w14:paraId="3581D0B3" w14:textId="77777777" w:rsidR="0087706E" w:rsidRDefault="0087706E" w:rsidP="00C05B53"/>
        </w:tc>
      </w:tr>
    </w:tbl>
    <w:p w14:paraId="0F8A2446" w14:textId="77777777" w:rsidR="00D63B4D" w:rsidRDefault="00D63B4D" w:rsidP="00466FAC">
      <w:pPr>
        <w:ind w:left="-709" w:hanging="284"/>
      </w:pPr>
    </w:p>
    <w:tbl>
      <w:tblPr>
        <w:tblStyle w:val="Tablaconcuadrcula"/>
        <w:tblW w:w="10774" w:type="dxa"/>
        <w:tblInd w:w="-998" w:type="dxa"/>
        <w:tblLook w:val="04A0" w:firstRow="1" w:lastRow="0" w:firstColumn="1" w:lastColumn="0" w:noHBand="0" w:noVBand="1"/>
      </w:tblPr>
      <w:tblGrid>
        <w:gridCol w:w="10774"/>
      </w:tblGrid>
      <w:tr w:rsidR="00D00700" w14:paraId="32EA7606" w14:textId="77777777" w:rsidTr="15733396">
        <w:trPr>
          <w:trHeight w:val="340"/>
        </w:trPr>
        <w:tc>
          <w:tcPr>
            <w:tcW w:w="10774" w:type="dxa"/>
            <w:shd w:val="clear" w:color="auto" w:fill="ADADAD" w:themeFill="background2" w:themeFillShade="BF"/>
            <w:vAlign w:val="center"/>
          </w:tcPr>
          <w:p w14:paraId="0A7E8614" w14:textId="32930A12" w:rsidR="00D00700" w:rsidRDefault="00D00700" w:rsidP="00C05B53">
            <w:pPr>
              <w:jc w:val="center"/>
            </w:pPr>
            <w:r w:rsidRPr="15733396">
              <w:rPr>
                <w:rFonts w:ascii="Arial" w:hAnsi="Arial" w:cs="Arial"/>
                <w:b/>
                <w:sz w:val="20"/>
                <w:szCs w:val="20"/>
              </w:rPr>
              <w:t>PERFIL ACTUAL</w:t>
            </w:r>
            <w:r w:rsidRPr="0043689B">
              <w:rPr>
                <w:rFonts w:ascii="Arial" w:hAnsi="Arial" w:cs="Arial"/>
                <w:b/>
                <w:bCs/>
                <w:color w:val="FFFFFF" w:themeColor="background1"/>
                <w:sz w:val="20"/>
                <w:szCs w:val="20"/>
              </w:rPr>
              <w:t xml:space="preserve"> </w:t>
            </w:r>
          </w:p>
        </w:tc>
      </w:tr>
      <w:tr w:rsidR="00D00700" w14:paraId="13264101" w14:textId="77777777" w:rsidTr="00C05B53">
        <w:trPr>
          <w:trHeight w:val="866"/>
        </w:trPr>
        <w:tc>
          <w:tcPr>
            <w:tcW w:w="10774" w:type="dxa"/>
          </w:tcPr>
          <w:p w14:paraId="2BA08E9C" w14:textId="77777777" w:rsidR="00D00700" w:rsidRDefault="00D00700" w:rsidP="00C05B53"/>
          <w:tbl>
            <w:tblPr>
              <w:tblStyle w:val="Tablaconcuadrcula"/>
              <w:tblW w:w="0" w:type="auto"/>
              <w:tblLook w:val="04A0" w:firstRow="1" w:lastRow="0" w:firstColumn="1" w:lastColumn="0" w:noHBand="0" w:noVBand="1"/>
            </w:tblPr>
            <w:tblGrid>
              <w:gridCol w:w="5274"/>
              <w:gridCol w:w="5274"/>
            </w:tblGrid>
            <w:tr w:rsidR="006F3728" w14:paraId="6E93D2D0" w14:textId="77777777" w:rsidTr="46134815">
              <w:tc>
                <w:tcPr>
                  <w:tcW w:w="10548" w:type="dxa"/>
                  <w:gridSpan w:val="2"/>
                  <w:shd w:val="clear" w:color="auto" w:fill="ADADAD" w:themeFill="background2" w:themeFillShade="BF"/>
                </w:tcPr>
                <w:p w14:paraId="6D6FA181" w14:textId="46B9E14C" w:rsidR="006F3728" w:rsidRPr="005E73F2" w:rsidRDefault="006F3728" w:rsidP="006F3728">
                  <w:pPr>
                    <w:jc w:val="center"/>
                    <w:rPr>
                      <w:b/>
                      <w:bCs/>
                    </w:rPr>
                  </w:pPr>
                  <w:r w:rsidRPr="6629D80B">
                    <w:rPr>
                      <w:b/>
                    </w:rPr>
                    <w:t>INFORMACIÓN DEMOGRÁFICA</w:t>
                  </w:r>
                </w:p>
              </w:tc>
            </w:tr>
            <w:tr w:rsidR="00574CF2" w14:paraId="5ADB9F6B" w14:textId="77777777" w:rsidTr="00574CF2">
              <w:tc>
                <w:tcPr>
                  <w:tcW w:w="5274" w:type="dxa"/>
                </w:tcPr>
                <w:p w14:paraId="25F0A7DD" w14:textId="078103E0" w:rsidR="00574CF2" w:rsidRPr="005E73F2" w:rsidRDefault="00D13A0A" w:rsidP="00C05B53">
                  <w:pPr>
                    <w:rPr>
                      <w:b/>
                      <w:bCs/>
                    </w:rPr>
                  </w:pPr>
                  <w:r w:rsidRPr="005E73F2">
                    <w:rPr>
                      <w:b/>
                      <w:bCs/>
                    </w:rPr>
                    <w:t>Edad actual</w:t>
                  </w:r>
                </w:p>
              </w:tc>
              <w:tc>
                <w:tcPr>
                  <w:tcW w:w="5274" w:type="dxa"/>
                </w:tcPr>
                <w:p w14:paraId="1C649CAF" w14:textId="77777777" w:rsidR="00574CF2" w:rsidRPr="005E73F2" w:rsidRDefault="00574CF2" w:rsidP="00C05B53">
                  <w:r>
                    <w:t>48</w:t>
                  </w:r>
                </w:p>
              </w:tc>
            </w:tr>
            <w:tr w:rsidR="00574CF2" w14:paraId="06170218" w14:textId="77777777" w:rsidTr="00574CF2">
              <w:tc>
                <w:tcPr>
                  <w:tcW w:w="5274" w:type="dxa"/>
                </w:tcPr>
                <w:p w14:paraId="367FAE67" w14:textId="3A2EE503" w:rsidR="00574CF2" w:rsidRPr="005E73F2" w:rsidRDefault="00D13A0A" w:rsidP="00C05B53">
                  <w:pPr>
                    <w:rPr>
                      <w:b/>
                      <w:bCs/>
                    </w:rPr>
                  </w:pPr>
                  <w:r w:rsidRPr="005E73F2">
                    <w:rPr>
                      <w:b/>
                      <w:bCs/>
                    </w:rPr>
                    <w:t>Departamento de residencia</w:t>
                  </w:r>
                </w:p>
              </w:tc>
              <w:tc>
                <w:tcPr>
                  <w:tcW w:w="5274" w:type="dxa"/>
                </w:tcPr>
                <w:p w14:paraId="5B5279C9" w14:textId="77777777" w:rsidR="00574CF2" w:rsidRPr="005E73F2" w:rsidRDefault="00574CF2" w:rsidP="00C05B53">
                  <w:r>
                    <w:t>Tolima</w:t>
                  </w:r>
                </w:p>
              </w:tc>
            </w:tr>
            <w:tr w:rsidR="00574CF2" w14:paraId="354457A5" w14:textId="77777777" w:rsidTr="00574CF2">
              <w:tc>
                <w:tcPr>
                  <w:tcW w:w="5274" w:type="dxa"/>
                </w:tcPr>
                <w:p w14:paraId="3BB7FFAD" w14:textId="12E4D17A" w:rsidR="00574CF2" w:rsidRPr="005E73F2" w:rsidRDefault="00D13A0A" w:rsidP="00C05B53">
                  <w:pPr>
                    <w:rPr>
                      <w:b/>
                      <w:bCs/>
                    </w:rPr>
                  </w:pPr>
                  <w:r w:rsidRPr="005E73F2">
                    <w:rPr>
                      <w:b/>
                      <w:bCs/>
                    </w:rPr>
                    <w:t>Municipio de residencia</w:t>
                  </w:r>
                </w:p>
              </w:tc>
              <w:tc>
                <w:tcPr>
                  <w:tcW w:w="5274" w:type="dxa"/>
                </w:tcPr>
                <w:p w14:paraId="1CD86917" w14:textId="77777777" w:rsidR="00574CF2" w:rsidRPr="005E73F2" w:rsidRDefault="00574CF2" w:rsidP="00C05B53">
                  <w:r>
                    <w:t>Planadas</w:t>
                  </w:r>
                </w:p>
              </w:tc>
            </w:tr>
            <w:tr w:rsidR="00574CF2" w14:paraId="1881AC70" w14:textId="77777777" w:rsidTr="00574CF2">
              <w:tc>
                <w:tcPr>
                  <w:tcW w:w="5274" w:type="dxa"/>
                </w:tcPr>
                <w:p w14:paraId="19E328F0" w14:textId="456F4012" w:rsidR="00574CF2" w:rsidRPr="0079565E" w:rsidRDefault="00D13A0A" w:rsidP="00C05B53">
                  <w:pPr>
                    <w:rPr>
                      <w:b/>
                      <w:bCs/>
                    </w:rPr>
                  </w:pPr>
                  <w:r w:rsidRPr="0079565E">
                    <w:rPr>
                      <w:b/>
                      <w:bCs/>
                    </w:rPr>
                    <w:t>¿Vive en zona rural o urbana?</w:t>
                  </w:r>
                </w:p>
              </w:tc>
              <w:tc>
                <w:tcPr>
                  <w:tcW w:w="5274" w:type="dxa"/>
                </w:tcPr>
                <w:p w14:paraId="3AA64A6B" w14:textId="77777777" w:rsidR="00574CF2" w:rsidRDefault="00574CF2" w:rsidP="00C05B53">
                  <w:r>
                    <w:t>Rural</w:t>
                  </w:r>
                </w:p>
              </w:tc>
            </w:tr>
            <w:tr w:rsidR="00574CF2" w14:paraId="2FD0C176" w14:textId="77777777" w:rsidTr="00574CF2">
              <w:tc>
                <w:tcPr>
                  <w:tcW w:w="5274" w:type="dxa"/>
                </w:tcPr>
                <w:p w14:paraId="41C0F5B1" w14:textId="234B0C1F" w:rsidR="00574CF2" w:rsidRPr="0079565E" w:rsidRDefault="00D13A0A" w:rsidP="00C05B53">
                  <w:pPr>
                    <w:rPr>
                      <w:b/>
                      <w:bCs/>
                    </w:rPr>
                  </w:pPr>
                  <w:r w:rsidRPr="0079565E">
                    <w:rPr>
                      <w:b/>
                      <w:bCs/>
                    </w:rPr>
                    <w:t>¿Vive en zona de reserva campesina?</w:t>
                  </w:r>
                </w:p>
              </w:tc>
              <w:tc>
                <w:tcPr>
                  <w:tcW w:w="5274" w:type="dxa"/>
                </w:tcPr>
                <w:p w14:paraId="229E5933" w14:textId="77777777" w:rsidR="00574CF2" w:rsidRDefault="00574CF2" w:rsidP="00C05B53">
                  <w:r>
                    <w:t>Si</w:t>
                  </w:r>
                </w:p>
              </w:tc>
            </w:tr>
            <w:tr w:rsidR="0078645E" w14:paraId="76C4E02E" w14:textId="77777777" w:rsidTr="00574CF2">
              <w:tc>
                <w:tcPr>
                  <w:tcW w:w="5274" w:type="dxa"/>
                </w:tcPr>
                <w:p w14:paraId="164D91E7" w14:textId="2677433B" w:rsidR="0078645E" w:rsidRPr="0079565E" w:rsidRDefault="00D13A0A" w:rsidP="00C05B53">
                  <w:pPr>
                    <w:rPr>
                      <w:b/>
                      <w:bCs/>
                    </w:rPr>
                  </w:pPr>
                  <w:r w:rsidRPr="0079565E">
                    <w:rPr>
                      <w:b/>
                      <w:bCs/>
                    </w:rPr>
                    <w:t>¿</w:t>
                  </w:r>
                  <w:r w:rsidR="00A85EF1" w:rsidRPr="0079565E">
                    <w:rPr>
                      <w:b/>
                      <w:bCs/>
                    </w:rPr>
                    <w:t>Pertenece</w:t>
                  </w:r>
                  <w:r w:rsidRPr="0079565E">
                    <w:rPr>
                      <w:b/>
                      <w:bCs/>
                    </w:rPr>
                    <w:t xml:space="preserve"> a un resguardo indígena?</w:t>
                  </w:r>
                </w:p>
              </w:tc>
              <w:tc>
                <w:tcPr>
                  <w:tcW w:w="5274" w:type="dxa"/>
                </w:tcPr>
                <w:p w14:paraId="38E2FB06" w14:textId="77777777" w:rsidR="0078645E" w:rsidRDefault="0078645E" w:rsidP="00C05B53">
                  <w:r>
                    <w:t>No</w:t>
                  </w:r>
                </w:p>
              </w:tc>
            </w:tr>
            <w:tr w:rsidR="0078645E" w14:paraId="2D47A953" w14:textId="77777777" w:rsidTr="00574CF2">
              <w:tc>
                <w:tcPr>
                  <w:tcW w:w="5274" w:type="dxa"/>
                </w:tcPr>
                <w:p w14:paraId="1925451B" w14:textId="6B208A26" w:rsidR="0078645E" w:rsidRPr="0079565E" w:rsidRDefault="00D13A0A" w:rsidP="00C05B53">
                  <w:pPr>
                    <w:rPr>
                      <w:b/>
                      <w:bCs/>
                    </w:rPr>
                  </w:pPr>
                  <w:r w:rsidRPr="0079565E">
                    <w:rPr>
                      <w:b/>
                      <w:bCs/>
                    </w:rPr>
                    <w:t>Nivel de escolaridad</w:t>
                  </w:r>
                </w:p>
              </w:tc>
              <w:tc>
                <w:tcPr>
                  <w:tcW w:w="5274" w:type="dxa"/>
                </w:tcPr>
                <w:p w14:paraId="45D8E7F6" w14:textId="77777777" w:rsidR="0078645E" w:rsidRDefault="0078645E" w:rsidP="00C05B53">
                  <w:r>
                    <w:t>Bachiller</w:t>
                  </w:r>
                </w:p>
              </w:tc>
            </w:tr>
          </w:tbl>
          <w:p w14:paraId="32F57F1A" w14:textId="3B7C5FF0" w:rsidR="00574CF2" w:rsidRDefault="00574CF2" w:rsidP="00C05B53"/>
          <w:tbl>
            <w:tblPr>
              <w:tblStyle w:val="Tablaconcuadrcula"/>
              <w:tblW w:w="0" w:type="auto"/>
              <w:tblLook w:val="04A0" w:firstRow="1" w:lastRow="0" w:firstColumn="1" w:lastColumn="0" w:noHBand="0" w:noVBand="1"/>
            </w:tblPr>
            <w:tblGrid>
              <w:gridCol w:w="5274"/>
              <w:gridCol w:w="5274"/>
            </w:tblGrid>
            <w:tr w:rsidR="0009493D" w14:paraId="14DAB0D0" w14:textId="77777777" w:rsidTr="0009493D">
              <w:tc>
                <w:tcPr>
                  <w:tcW w:w="5274" w:type="dxa"/>
                  <w:shd w:val="clear" w:color="auto" w:fill="ADADAD" w:themeFill="background2" w:themeFillShade="BF"/>
                </w:tcPr>
                <w:p w14:paraId="6421F5A7" w14:textId="4B32F324" w:rsidR="0009493D" w:rsidRPr="0009493D" w:rsidRDefault="0009493D" w:rsidP="00C05B53">
                  <w:pPr>
                    <w:rPr>
                      <w:b/>
                      <w:bCs/>
                    </w:rPr>
                  </w:pPr>
                  <w:r w:rsidRPr="0009493D">
                    <w:rPr>
                      <w:b/>
                      <w:bCs/>
                    </w:rPr>
                    <w:t>Enfoque Diferencial</w:t>
                  </w:r>
                </w:p>
              </w:tc>
              <w:tc>
                <w:tcPr>
                  <w:tcW w:w="5274" w:type="dxa"/>
                  <w:shd w:val="clear" w:color="auto" w:fill="ADADAD" w:themeFill="background2" w:themeFillShade="BF"/>
                </w:tcPr>
                <w:p w14:paraId="05D9F00C" w14:textId="046253BC" w:rsidR="0009493D" w:rsidRPr="0009493D" w:rsidRDefault="0009493D" w:rsidP="00C05B53">
                  <w:pPr>
                    <w:rPr>
                      <w:b/>
                      <w:bCs/>
                    </w:rPr>
                  </w:pPr>
                  <w:r w:rsidRPr="0009493D">
                    <w:rPr>
                      <w:b/>
                      <w:bCs/>
                    </w:rPr>
                    <w:t>Breve descripción</w:t>
                  </w:r>
                </w:p>
              </w:tc>
            </w:tr>
            <w:tr w:rsidR="0009493D" w14:paraId="3813ED6B" w14:textId="77777777" w:rsidTr="0009493D">
              <w:tc>
                <w:tcPr>
                  <w:tcW w:w="5274" w:type="dxa"/>
                </w:tcPr>
                <w:p w14:paraId="24BDD4BC" w14:textId="77777777" w:rsidR="0009493D" w:rsidRDefault="0009493D" w:rsidP="00C05B53"/>
              </w:tc>
              <w:tc>
                <w:tcPr>
                  <w:tcW w:w="5274" w:type="dxa"/>
                </w:tcPr>
                <w:p w14:paraId="2196FA7A" w14:textId="77777777" w:rsidR="0009493D" w:rsidRDefault="0009493D" w:rsidP="00C05B53"/>
              </w:tc>
            </w:tr>
            <w:tr w:rsidR="0009493D" w14:paraId="2AC492B7" w14:textId="77777777" w:rsidTr="0009493D">
              <w:tc>
                <w:tcPr>
                  <w:tcW w:w="5274" w:type="dxa"/>
                </w:tcPr>
                <w:p w14:paraId="288EF86B" w14:textId="77777777" w:rsidR="0009493D" w:rsidRDefault="0009493D" w:rsidP="00C05B53"/>
              </w:tc>
              <w:tc>
                <w:tcPr>
                  <w:tcW w:w="5274" w:type="dxa"/>
                </w:tcPr>
                <w:p w14:paraId="0FDCF58B" w14:textId="77777777" w:rsidR="0009493D" w:rsidRDefault="0009493D" w:rsidP="00C05B53"/>
              </w:tc>
            </w:tr>
          </w:tbl>
          <w:p w14:paraId="381A5538" w14:textId="77777777" w:rsidR="0009493D" w:rsidRDefault="0009493D" w:rsidP="00C05B53"/>
          <w:tbl>
            <w:tblPr>
              <w:tblStyle w:val="Tablaconcuadrcula"/>
              <w:tblW w:w="0" w:type="auto"/>
              <w:tblLook w:val="04A0" w:firstRow="1" w:lastRow="0" w:firstColumn="1" w:lastColumn="0" w:noHBand="0" w:noVBand="1"/>
            </w:tblPr>
            <w:tblGrid>
              <w:gridCol w:w="709"/>
              <w:gridCol w:w="3647"/>
              <w:gridCol w:w="1370"/>
              <w:gridCol w:w="2020"/>
              <w:gridCol w:w="2802"/>
            </w:tblGrid>
            <w:tr w:rsidR="008128EA" w:rsidRPr="007C79F6" w14:paraId="2D61A689" w14:textId="77777777" w:rsidTr="3756B660">
              <w:tc>
                <w:tcPr>
                  <w:tcW w:w="10984" w:type="dxa"/>
                  <w:gridSpan w:val="5"/>
                  <w:shd w:val="clear" w:color="auto" w:fill="ADADAD" w:themeFill="background2" w:themeFillShade="BF"/>
                </w:tcPr>
                <w:p w14:paraId="141965C3" w14:textId="1B96C4F3" w:rsidR="005B3F3C" w:rsidRPr="00F94CD1" w:rsidRDefault="008128EA" w:rsidP="005B3F3C">
                  <w:pPr>
                    <w:jc w:val="center"/>
                    <w:rPr>
                      <w:rFonts w:ascii="Arial" w:hAnsi="Arial" w:cs="Arial"/>
                      <w:b/>
                      <w:color w:val="FFFFFF" w:themeColor="background1"/>
                    </w:rPr>
                  </w:pPr>
                  <w:r w:rsidRPr="6629D80B">
                    <w:rPr>
                      <w:rFonts w:ascii="Arial" w:hAnsi="Arial" w:cs="Arial"/>
                      <w:b/>
                    </w:rPr>
                    <w:t>GRUPO FAMILIAR DEL EVALUADO</w:t>
                  </w:r>
                  <w:r w:rsidR="005B3F3C" w:rsidRPr="6629D80B">
                    <w:rPr>
                      <w:rFonts w:ascii="Arial" w:hAnsi="Arial" w:cs="Arial"/>
                      <w:b/>
                    </w:rPr>
                    <w:t>(A)</w:t>
                  </w:r>
                </w:p>
              </w:tc>
            </w:tr>
            <w:tr w:rsidR="008128EA" w:rsidRPr="007C79F6" w14:paraId="4280F20B" w14:textId="77777777" w:rsidTr="00C05B53">
              <w:tc>
                <w:tcPr>
                  <w:tcW w:w="728" w:type="dxa"/>
                </w:tcPr>
                <w:p w14:paraId="163E8E32" w14:textId="77777777" w:rsidR="008128EA" w:rsidRPr="007C79F6" w:rsidRDefault="008128EA" w:rsidP="008128EA">
                  <w:pPr>
                    <w:jc w:val="center"/>
                    <w:rPr>
                      <w:rFonts w:ascii="Arial" w:hAnsi="Arial" w:cs="Arial"/>
                      <w:b/>
                    </w:rPr>
                  </w:pPr>
                  <w:r w:rsidRPr="007C79F6">
                    <w:rPr>
                      <w:rFonts w:ascii="Arial" w:hAnsi="Arial" w:cs="Arial"/>
                      <w:b/>
                    </w:rPr>
                    <w:t>N°</w:t>
                  </w:r>
                </w:p>
              </w:tc>
              <w:tc>
                <w:tcPr>
                  <w:tcW w:w="3827" w:type="dxa"/>
                </w:tcPr>
                <w:p w14:paraId="78E1BF05" w14:textId="5754DEC3" w:rsidR="008128EA" w:rsidRPr="007C79F6" w:rsidRDefault="00D13A0A" w:rsidP="008128EA">
                  <w:pPr>
                    <w:jc w:val="center"/>
                    <w:rPr>
                      <w:rFonts w:ascii="Arial" w:hAnsi="Arial" w:cs="Arial"/>
                      <w:b/>
                    </w:rPr>
                  </w:pPr>
                  <w:r w:rsidRPr="007C79F6">
                    <w:rPr>
                      <w:rFonts w:ascii="Arial" w:hAnsi="Arial" w:cs="Arial"/>
                      <w:b/>
                    </w:rPr>
                    <w:t>Nombres completos</w:t>
                  </w:r>
                </w:p>
              </w:tc>
              <w:tc>
                <w:tcPr>
                  <w:tcW w:w="1418" w:type="dxa"/>
                </w:tcPr>
                <w:p w14:paraId="076A1F20" w14:textId="157E078C" w:rsidR="008128EA" w:rsidRPr="007C79F6" w:rsidRDefault="00D13A0A" w:rsidP="008128EA">
                  <w:pPr>
                    <w:jc w:val="center"/>
                    <w:rPr>
                      <w:rFonts w:ascii="Arial" w:hAnsi="Arial" w:cs="Arial"/>
                      <w:b/>
                    </w:rPr>
                  </w:pPr>
                  <w:r w:rsidRPr="007C79F6">
                    <w:rPr>
                      <w:rFonts w:ascii="Arial" w:hAnsi="Arial" w:cs="Arial"/>
                      <w:b/>
                    </w:rPr>
                    <w:t>Edad</w:t>
                  </w:r>
                </w:p>
              </w:tc>
              <w:tc>
                <w:tcPr>
                  <w:tcW w:w="2093" w:type="dxa"/>
                </w:tcPr>
                <w:p w14:paraId="0D38CF4B" w14:textId="11CCB32B" w:rsidR="008128EA" w:rsidRPr="007C79F6" w:rsidRDefault="00D13A0A" w:rsidP="008128EA">
                  <w:pPr>
                    <w:jc w:val="center"/>
                    <w:rPr>
                      <w:rFonts w:ascii="Arial" w:hAnsi="Arial" w:cs="Arial"/>
                      <w:b/>
                    </w:rPr>
                  </w:pPr>
                  <w:r>
                    <w:rPr>
                      <w:rFonts w:ascii="Arial" w:hAnsi="Arial" w:cs="Arial"/>
                      <w:b/>
                    </w:rPr>
                    <w:t>Vínculo familiar</w:t>
                  </w:r>
                  <w:r w:rsidR="0009493D">
                    <w:rPr>
                      <w:rStyle w:val="Refdenotaalpie"/>
                      <w:rFonts w:ascii="Arial" w:hAnsi="Arial" w:cs="Arial"/>
                      <w:b/>
                    </w:rPr>
                    <w:footnoteReference w:id="1"/>
                  </w:r>
                </w:p>
              </w:tc>
              <w:tc>
                <w:tcPr>
                  <w:tcW w:w="2918" w:type="dxa"/>
                </w:tcPr>
                <w:p w14:paraId="57751A5B" w14:textId="482A25DB" w:rsidR="008128EA" w:rsidRPr="007C79F6" w:rsidRDefault="00D13A0A" w:rsidP="008128EA">
                  <w:pPr>
                    <w:jc w:val="center"/>
                    <w:rPr>
                      <w:rFonts w:ascii="Arial" w:hAnsi="Arial" w:cs="Arial"/>
                      <w:b/>
                    </w:rPr>
                  </w:pPr>
                  <w:r w:rsidRPr="007C79F6">
                    <w:rPr>
                      <w:rFonts w:ascii="Arial" w:hAnsi="Arial" w:cs="Arial"/>
                      <w:b/>
                    </w:rPr>
                    <w:t>Lugar de residencia</w:t>
                  </w:r>
                </w:p>
              </w:tc>
            </w:tr>
            <w:tr w:rsidR="008128EA" w:rsidRPr="007C79F6" w14:paraId="036AC333" w14:textId="77777777" w:rsidTr="00C05B53">
              <w:tc>
                <w:tcPr>
                  <w:tcW w:w="728" w:type="dxa"/>
                </w:tcPr>
                <w:p w14:paraId="67D279CB" w14:textId="77777777" w:rsidR="008128EA" w:rsidRPr="007C79F6" w:rsidRDefault="008128EA" w:rsidP="008128EA">
                  <w:pPr>
                    <w:jc w:val="center"/>
                    <w:rPr>
                      <w:rFonts w:ascii="Arial" w:hAnsi="Arial" w:cs="Arial"/>
                    </w:rPr>
                  </w:pPr>
                  <w:r w:rsidRPr="007C79F6">
                    <w:rPr>
                      <w:rFonts w:ascii="Arial" w:hAnsi="Arial" w:cs="Arial"/>
                    </w:rPr>
                    <w:t>1</w:t>
                  </w:r>
                </w:p>
              </w:tc>
              <w:tc>
                <w:tcPr>
                  <w:tcW w:w="3827" w:type="dxa"/>
                </w:tcPr>
                <w:p w14:paraId="10974CDF" w14:textId="77777777" w:rsidR="008128EA" w:rsidRPr="007C79F6" w:rsidRDefault="008128EA" w:rsidP="008128EA">
                  <w:pPr>
                    <w:rPr>
                      <w:rFonts w:ascii="Arial" w:hAnsi="Arial" w:cs="Arial"/>
                    </w:rPr>
                  </w:pPr>
                  <w:r>
                    <w:t>MARÍA LÓPEZ</w:t>
                  </w:r>
                </w:p>
              </w:tc>
              <w:tc>
                <w:tcPr>
                  <w:tcW w:w="1418" w:type="dxa"/>
                </w:tcPr>
                <w:p w14:paraId="176CBE9C" w14:textId="77777777" w:rsidR="008128EA" w:rsidRPr="007C79F6" w:rsidRDefault="008128EA" w:rsidP="008128EA">
                  <w:pPr>
                    <w:rPr>
                      <w:rFonts w:ascii="Arial" w:hAnsi="Arial" w:cs="Arial"/>
                    </w:rPr>
                  </w:pPr>
                  <w:r>
                    <w:t>45</w:t>
                  </w:r>
                </w:p>
              </w:tc>
              <w:tc>
                <w:tcPr>
                  <w:tcW w:w="2093" w:type="dxa"/>
                </w:tcPr>
                <w:p w14:paraId="41D937F8" w14:textId="77777777" w:rsidR="008128EA" w:rsidRPr="007C79F6" w:rsidRDefault="008128EA" w:rsidP="008128EA">
                  <w:pPr>
                    <w:rPr>
                      <w:rFonts w:ascii="Arial" w:hAnsi="Arial" w:cs="Arial"/>
                    </w:rPr>
                  </w:pPr>
                  <w:r>
                    <w:t>Compañera permanente</w:t>
                  </w:r>
                </w:p>
              </w:tc>
              <w:tc>
                <w:tcPr>
                  <w:tcW w:w="2918" w:type="dxa"/>
                </w:tcPr>
                <w:p w14:paraId="45450201" w14:textId="77777777" w:rsidR="008128EA" w:rsidRPr="007C79F6" w:rsidRDefault="008128EA" w:rsidP="008128EA">
                  <w:pPr>
                    <w:rPr>
                      <w:rFonts w:ascii="Arial" w:hAnsi="Arial" w:cs="Arial"/>
                    </w:rPr>
                  </w:pPr>
                  <w:r>
                    <w:t>Planadas</w:t>
                  </w:r>
                </w:p>
              </w:tc>
            </w:tr>
            <w:tr w:rsidR="008128EA" w:rsidRPr="007C79F6" w14:paraId="174789DD" w14:textId="77777777" w:rsidTr="00C05B53">
              <w:tc>
                <w:tcPr>
                  <w:tcW w:w="728" w:type="dxa"/>
                </w:tcPr>
                <w:p w14:paraId="31CF1F0B" w14:textId="77777777" w:rsidR="008128EA" w:rsidRPr="007C79F6" w:rsidRDefault="008128EA" w:rsidP="008128EA">
                  <w:pPr>
                    <w:jc w:val="center"/>
                    <w:rPr>
                      <w:rFonts w:ascii="Arial" w:hAnsi="Arial" w:cs="Arial"/>
                    </w:rPr>
                  </w:pPr>
                  <w:r w:rsidRPr="007C79F6">
                    <w:rPr>
                      <w:rFonts w:ascii="Arial" w:hAnsi="Arial" w:cs="Arial"/>
                    </w:rPr>
                    <w:t>2</w:t>
                  </w:r>
                </w:p>
              </w:tc>
              <w:tc>
                <w:tcPr>
                  <w:tcW w:w="3827" w:type="dxa"/>
                </w:tcPr>
                <w:p w14:paraId="71E6C694" w14:textId="77777777" w:rsidR="008128EA" w:rsidRPr="007C79F6" w:rsidRDefault="008128EA" w:rsidP="008128EA">
                  <w:pPr>
                    <w:rPr>
                      <w:rFonts w:ascii="Arial" w:hAnsi="Arial" w:cs="Arial"/>
                    </w:rPr>
                  </w:pPr>
                  <w:r>
                    <w:t>JUAN PÉREZ LÓPEZ</w:t>
                  </w:r>
                </w:p>
              </w:tc>
              <w:tc>
                <w:tcPr>
                  <w:tcW w:w="1418" w:type="dxa"/>
                </w:tcPr>
                <w:p w14:paraId="3D5D16F3" w14:textId="77777777" w:rsidR="008128EA" w:rsidRPr="007C79F6" w:rsidRDefault="008128EA" w:rsidP="008128EA">
                  <w:pPr>
                    <w:rPr>
                      <w:rFonts w:ascii="Arial" w:hAnsi="Arial" w:cs="Arial"/>
                    </w:rPr>
                  </w:pPr>
                  <w:r>
                    <w:t>15</w:t>
                  </w:r>
                </w:p>
              </w:tc>
              <w:tc>
                <w:tcPr>
                  <w:tcW w:w="2093" w:type="dxa"/>
                </w:tcPr>
                <w:p w14:paraId="3746336E" w14:textId="77777777" w:rsidR="008128EA" w:rsidRPr="007C79F6" w:rsidRDefault="008128EA" w:rsidP="008128EA">
                  <w:pPr>
                    <w:rPr>
                      <w:rFonts w:ascii="Arial" w:hAnsi="Arial" w:cs="Arial"/>
                    </w:rPr>
                  </w:pPr>
                  <w:r>
                    <w:t>Hijo</w:t>
                  </w:r>
                </w:p>
              </w:tc>
              <w:tc>
                <w:tcPr>
                  <w:tcW w:w="2918" w:type="dxa"/>
                </w:tcPr>
                <w:p w14:paraId="1B2FE3EC" w14:textId="77777777" w:rsidR="008128EA" w:rsidRPr="007C79F6" w:rsidRDefault="008128EA" w:rsidP="008128EA">
                  <w:pPr>
                    <w:rPr>
                      <w:rFonts w:ascii="Arial" w:hAnsi="Arial" w:cs="Arial"/>
                    </w:rPr>
                  </w:pPr>
                  <w:r>
                    <w:t>Planadas</w:t>
                  </w:r>
                </w:p>
              </w:tc>
            </w:tr>
            <w:tr w:rsidR="008128EA" w:rsidRPr="007C79F6" w14:paraId="7051B8EA" w14:textId="77777777" w:rsidTr="00C05B53">
              <w:tc>
                <w:tcPr>
                  <w:tcW w:w="728" w:type="dxa"/>
                </w:tcPr>
                <w:p w14:paraId="2E808E72" w14:textId="77777777" w:rsidR="008128EA" w:rsidRPr="007C79F6" w:rsidRDefault="008128EA" w:rsidP="008128EA">
                  <w:pPr>
                    <w:jc w:val="center"/>
                    <w:rPr>
                      <w:rFonts w:ascii="Arial" w:hAnsi="Arial" w:cs="Arial"/>
                    </w:rPr>
                  </w:pPr>
                  <w:r w:rsidRPr="007C79F6">
                    <w:rPr>
                      <w:rFonts w:ascii="Arial" w:hAnsi="Arial" w:cs="Arial"/>
                    </w:rPr>
                    <w:t>3</w:t>
                  </w:r>
                </w:p>
              </w:tc>
              <w:tc>
                <w:tcPr>
                  <w:tcW w:w="3827" w:type="dxa"/>
                </w:tcPr>
                <w:p w14:paraId="14E576DF" w14:textId="77777777" w:rsidR="008128EA" w:rsidRPr="007C79F6" w:rsidRDefault="008128EA" w:rsidP="008128EA">
                  <w:pPr>
                    <w:rPr>
                      <w:rFonts w:ascii="Arial" w:hAnsi="Arial" w:cs="Arial"/>
                    </w:rPr>
                  </w:pPr>
                  <w:r>
                    <w:t>ROSA GÓMEZ</w:t>
                  </w:r>
                </w:p>
              </w:tc>
              <w:tc>
                <w:tcPr>
                  <w:tcW w:w="1418" w:type="dxa"/>
                </w:tcPr>
                <w:p w14:paraId="420DF91E" w14:textId="77777777" w:rsidR="008128EA" w:rsidRPr="007C79F6" w:rsidRDefault="008128EA" w:rsidP="008128EA">
                  <w:pPr>
                    <w:rPr>
                      <w:rFonts w:ascii="Arial" w:hAnsi="Arial" w:cs="Arial"/>
                    </w:rPr>
                  </w:pPr>
                  <w:r>
                    <w:t>72</w:t>
                  </w:r>
                </w:p>
              </w:tc>
              <w:tc>
                <w:tcPr>
                  <w:tcW w:w="2093" w:type="dxa"/>
                </w:tcPr>
                <w:p w14:paraId="2D1ABEE7" w14:textId="77777777" w:rsidR="008128EA" w:rsidRPr="007C79F6" w:rsidRDefault="008128EA" w:rsidP="008128EA">
                  <w:pPr>
                    <w:rPr>
                      <w:rFonts w:ascii="Arial" w:hAnsi="Arial" w:cs="Arial"/>
                    </w:rPr>
                  </w:pPr>
                  <w:r>
                    <w:t>Madre</w:t>
                  </w:r>
                </w:p>
              </w:tc>
              <w:tc>
                <w:tcPr>
                  <w:tcW w:w="2918" w:type="dxa"/>
                </w:tcPr>
                <w:p w14:paraId="761A76EF" w14:textId="77777777" w:rsidR="008128EA" w:rsidRPr="007C79F6" w:rsidRDefault="008128EA" w:rsidP="008128EA">
                  <w:pPr>
                    <w:rPr>
                      <w:rFonts w:ascii="Arial" w:hAnsi="Arial" w:cs="Arial"/>
                    </w:rPr>
                  </w:pPr>
                  <w:r>
                    <w:t>Chaparral</w:t>
                  </w:r>
                </w:p>
              </w:tc>
            </w:tr>
            <w:tr w:rsidR="008128EA" w:rsidRPr="007C79F6" w14:paraId="4A5FFE98" w14:textId="77777777" w:rsidTr="00C05B53">
              <w:tc>
                <w:tcPr>
                  <w:tcW w:w="728" w:type="dxa"/>
                </w:tcPr>
                <w:p w14:paraId="0A2FE039" w14:textId="77777777" w:rsidR="008128EA" w:rsidRPr="007C79F6" w:rsidRDefault="008128EA" w:rsidP="008128EA">
                  <w:pPr>
                    <w:jc w:val="center"/>
                    <w:rPr>
                      <w:rFonts w:ascii="Arial" w:hAnsi="Arial" w:cs="Arial"/>
                    </w:rPr>
                  </w:pPr>
                  <w:r w:rsidRPr="007C79F6">
                    <w:rPr>
                      <w:rFonts w:ascii="Arial" w:hAnsi="Arial" w:cs="Arial"/>
                    </w:rPr>
                    <w:t>4</w:t>
                  </w:r>
                </w:p>
              </w:tc>
              <w:tc>
                <w:tcPr>
                  <w:tcW w:w="3827" w:type="dxa"/>
                </w:tcPr>
                <w:p w14:paraId="69B99DE1" w14:textId="77777777" w:rsidR="008128EA" w:rsidRPr="007C79F6" w:rsidRDefault="008128EA" w:rsidP="008128EA">
                  <w:pPr>
                    <w:rPr>
                      <w:rFonts w:ascii="Arial" w:hAnsi="Arial" w:cs="Arial"/>
                    </w:rPr>
                  </w:pPr>
                </w:p>
              </w:tc>
              <w:tc>
                <w:tcPr>
                  <w:tcW w:w="1418" w:type="dxa"/>
                </w:tcPr>
                <w:p w14:paraId="10EAC344" w14:textId="77777777" w:rsidR="008128EA" w:rsidRPr="007C79F6" w:rsidRDefault="008128EA" w:rsidP="008128EA">
                  <w:pPr>
                    <w:rPr>
                      <w:rFonts w:ascii="Arial" w:hAnsi="Arial" w:cs="Arial"/>
                    </w:rPr>
                  </w:pPr>
                </w:p>
              </w:tc>
              <w:tc>
                <w:tcPr>
                  <w:tcW w:w="2093" w:type="dxa"/>
                </w:tcPr>
                <w:p w14:paraId="1951CB37" w14:textId="77777777" w:rsidR="008128EA" w:rsidRPr="007C79F6" w:rsidRDefault="008128EA" w:rsidP="008128EA">
                  <w:pPr>
                    <w:rPr>
                      <w:rFonts w:ascii="Arial" w:hAnsi="Arial" w:cs="Arial"/>
                    </w:rPr>
                  </w:pPr>
                </w:p>
              </w:tc>
              <w:tc>
                <w:tcPr>
                  <w:tcW w:w="2918" w:type="dxa"/>
                </w:tcPr>
                <w:p w14:paraId="71EDC9B4" w14:textId="77777777" w:rsidR="008128EA" w:rsidRPr="007C79F6" w:rsidRDefault="008128EA" w:rsidP="008128EA">
                  <w:pPr>
                    <w:rPr>
                      <w:rFonts w:ascii="Arial" w:hAnsi="Arial" w:cs="Arial"/>
                    </w:rPr>
                  </w:pPr>
                </w:p>
              </w:tc>
            </w:tr>
            <w:tr w:rsidR="008128EA" w:rsidRPr="007C79F6" w14:paraId="1B6CA800" w14:textId="77777777" w:rsidTr="00C05B53">
              <w:tc>
                <w:tcPr>
                  <w:tcW w:w="728" w:type="dxa"/>
                </w:tcPr>
                <w:p w14:paraId="5FB6DEF7" w14:textId="77777777" w:rsidR="008128EA" w:rsidRPr="007C79F6" w:rsidRDefault="008128EA" w:rsidP="008128EA">
                  <w:pPr>
                    <w:jc w:val="center"/>
                    <w:rPr>
                      <w:rFonts w:ascii="Arial" w:hAnsi="Arial" w:cs="Arial"/>
                    </w:rPr>
                  </w:pPr>
                  <w:r w:rsidRPr="007C79F6">
                    <w:rPr>
                      <w:rFonts w:ascii="Arial" w:hAnsi="Arial" w:cs="Arial"/>
                    </w:rPr>
                    <w:t>5</w:t>
                  </w:r>
                </w:p>
              </w:tc>
              <w:tc>
                <w:tcPr>
                  <w:tcW w:w="3827" w:type="dxa"/>
                </w:tcPr>
                <w:p w14:paraId="05948A18" w14:textId="77777777" w:rsidR="008128EA" w:rsidRPr="007C79F6" w:rsidRDefault="008128EA" w:rsidP="008128EA">
                  <w:pPr>
                    <w:rPr>
                      <w:rFonts w:ascii="Arial" w:hAnsi="Arial" w:cs="Arial"/>
                    </w:rPr>
                  </w:pPr>
                </w:p>
              </w:tc>
              <w:tc>
                <w:tcPr>
                  <w:tcW w:w="1418" w:type="dxa"/>
                </w:tcPr>
                <w:p w14:paraId="2E825E76" w14:textId="77777777" w:rsidR="008128EA" w:rsidRPr="007C79F6" w:rsidRDefault="008128EA" w:rsidP="008128EA">
                  <w:pPr>
                    <w:rPr>
                      <w:rFonts w:ascii="Arial" w:hAnsi="Arial" w:cs="Arial"/>
                    </w:rPr>
                  </w:pPr>
                </w:p>
              </w:tc>
              <w:tc>
                <w:tcPr>
                  <w:tcW w:w="2093" w:type="dxa"/>
                </w:tcPr>
                <w:p w14:paraId="5A6EA0FE" w14:textId="77777777" w:rsidR="008128EA" w:rsidRPr="007C79F6" w:rsidRDefault="008128EA" w:rsidP="008128EA">
                  <w:pPr>
                    <w:rPr>
                      <w:rFonts w:ascii="Arial" w:hAnsi="Arial" w:cs="Arial"/>
                    </w:rPr>
                  </w:pPr>
                </w:p>
              </w:tc>
              <w:tc>
                <w:tcPr>
                  <w:tcW w:w="2918" w:type="dxa"/>
                </w:tcPr>
                <w:p w14:paraId="61231F17" w14:textId="77777777" w:rsidR="008128EA" w:rsidRPr="007C79F6" w:rsidRDefault="008128EA" w:rsidP="008128EA">
                  <w:pPr>
                    <w:rPr>
                      <w:rFonts w:ascii="Arial" w:hAnsi="Arial" w:cs="Arial"/>
                    </w:rPr>
                  </w:pPr>
                </w:p>
              </w:tc>
            </w:tr>
            <w:tr w:rsidR="008128EA" w:rsidRPr="007C79F6" w14:paraId="6E941753" w14:textId="77777777" w:rsidTr="00C05B53">
              <w:tc>
                <w:tcPr>
                  <w:tcW w:w="728" w:type="dxa"/>
                </w:tcPr>
                <w:p w14:paraId="3275B808" w14:textId="77777777" w:rsidR="008128EA" w:rsidRPr="007C79F6" w:rsidRDefault="008128EA" w:rsidP="008128EA">
                  <w:pPr>
                    <w:jc w:val="center"/>
                    <w:rPr>
                      <w:rFonts w:ascii="Arial" w:hAnsi="Arial" w:cs="Arial"/>
                    </w:rPr>
                  </w:pPr>
                  <w:r w:rsidRPr="007C79F6">
                    <w:rPr>
                      <w:rFonts w:ascii="Arial" w:hAnsi="Arial" w:cs="Arial"/>
                    </w:rPr>
                    <w:t>6</w:t>
                  </w:r>
                </w:p>
              </w:tc>
              <w:tc>
                <w:tcPr>
                  <w:tcW w:w="3827" w:type="dxa"/>
                </w:tcPr>
                <w:p w14:paraId="6921CEF0" w14:textId="77777777" w:rsidR="008128EA" w:rsidRPr="007C79F6" w:rsidRDefault="008128EA" w:rsidP="008128EA">
                  <w:pPr>
                    <w:rPr>
                      <w:rFonts w:ascii="Arial" w:hAnsi="Arial" w:cs="Arial"/>
                    </w:rPr>
                  </w:pPr>
                </w:p>
              </w:tc>
              <w:tc>
                <w:tcPr>
                  <w:tcW w:w="1418" w:type="dxa"/>
                </w:tcPr>
                <w:p w14:paraId="510CCAB1" w14:textId="77777777" w:rsidR="008128EA" w:rsidRPr="007C79F6" w:rsidRDefault="008128EA" w:rsidP="008128EA">
                  <w:pPr>
                    <w:rPr>
                      <w:rFonts w:ascii="Arial" w:hAnsi="Arial" w:cs="Arial"/>
                    </w:rPr>
                  </w:pPr>
                </w:p>
              </w:tc>
              <w:tc>
                <w:tcPr>
                  <w:tcW w:w="2093" w:type="dxa"/>
                </w:tcPr>
                <w:p w14:paraId="72C8CBA7" w14:textId="77777777" w:rsidR="008128EA" w:rsidRPr="007C79F6" w:rsidRDefault="008128EA" w:rsidP="008128EA">
                  <w:pPr>
                    <w:rPr>
                      <w:rFonts w:ascii="Arial" w:hAnsi="Arial" w:cs="Arial"/>
                    </w:rPr>
                  </w:pPr>
                </w:p>
              </w:tc>
              <w:tc>
                <w:tcPr>
                  <w:tcW w:w="2918" w:type="dxa"/>
                </w:tcPr>
                <w:p w14:paraId="1C39C054" w14:textId="77777777" w:rsidR="008128EA" w:rsidRPr="007C79F6" w:rsidRDefault="008128EA" w:rsidP="008128EA">
                  <w:pPr>
                    <w:rPr>
                      <w:rFonts w:ascii="Arial" w:hAnsi="Arial" w:cs="Arial"/>
                    </w:rPr>
                  </w:pPr>
                </w:p>
              </w:tc>
            </w:tr>
            <w:tr w:rsidR="008128EA" w:rsidRPr="007C79F6" w14:paraId="6DC9FD8B" w14:textId="77777777" w:rsidTr="00C05B53">
              <w:tc>
                <w:tcPr>
                  <w:tcW w:w="728" w:type="dxa"/>
                </w:tcPr>
                <w:p w14:paraId="424FCFED" w14:textId="77777777" w:rsidR="008128EA" w:rsidRPr="007C79F6" w:rsidRDefault="008128EA" w:rsidP="008128EA">
                  <w:pPr>
                    <w:jc w:val="center"/>
                    <w:rPr>
                      <w:rFonts w:ascii="Arial" w:hAnsi="Arial" w:cs="Arial"/>
                    </w:rPr>
                  </w:pPr>
                  <w:r w:rsidRPr="007C79F6">
                    <w:rPr>
                      <w:rFonts w:ascii="Arial" w:hAnsi="Arial" w:cs="Arial"/>
                    </w:rPr>
                    <w:t>7</w:t>
                  </w:r>
                </w:p>
              </w:tc>
              <w:tc>
                <w:tcPr>
                  <w:tcW w:w="3827" w:type="dxa"/>
                </w:tcPr>
                <w:p w14:paraId="0AE88BD8" w14:textId="77777777" w:rsidR="008128EA" w:rsidRPr="007C79F6" w:rsidRDefault="008128EA" w:rsidP="008128EA">
                  <w:pPr>
                    <w:rPr>
                      <w:rFonts w:ascii="Arial" w:hAnsi="Arial" w:cs="Arial"/>
                    </w:rPr>
                  </w:pPr>
                </w:p>
              </w:tc>
              <w:tc>
                <w:tcPr>
                  <w:tcW w:w="1418" w:type="dxa"/>
                </w:tcPr>
                <w:p w14:paraId="1649A1A8" w14:textId="77777777" w:rsidR="008128EA" w:rsidRPr="007C79F6" w:rsidRDefault="008128EA" w:rsidP="008128EA">
                  <w:pPr>
                    <w:rPr>
                      <w:rFonts w:ascii="Arial" w:hAnsi="Arial" w:cs="Arial"/>
                    </w:rPr>
                  </w:pPr>
                </w:p>
              </w:tc>
              <w:tc>
                <w:tcPr>
                  <w:tcW w:w="2093" w:type="dxa"/>
                </w:tcPr>
                <w:p w14:paraId="21CB68C0" w14:textId="77777777" w:rsidR="008128EA" w:rsidRPr="007C79F6" w:rsidRDefault="008128EA" w:rsidP="008128EA">
                  <w:pPr>
                    <w:rPr>
                      <w:rFonts w:ascii="Arial" w:hAnsi="Arial" w:cs="Arial"/>
                    </w:rPr>
                  </w:pPr>
                </w:p>
              </w:tc>
              <w:tc>
                <w:tcPr>
                  <w:tcW w:w="2918" w:type="dxa"/>
                </w:tcPr>
                <w:p w14:paraId="137E4281" w14:textId="77777777" w:rsidR="008128EA" w:rsidRPr="007C79F6" w:rsidRDefault="008128EA" w:rsidP="008128EA">
                  <w:pPr>
                    <w:rPr>
                      <w:rFonts w:ascii="Arial" w:hAnsi="Arial" w:cs="Arial"/>
                    </w:rPr>
                  </w:pPr>
                </w:p>
              </w:tc>
            </w:tr>
          </w:tbl>
          <w:p w14:paraId="6C41FC43" w14:textId="77777777" w:rsidR="00574CF2" w:rsidRDefault="00574CF2" w:rsidP="00C05B53"/>
          <w:p w14:paraId="7B9208EF" w14:textId="220DA6C5" w:rsidR="00AA5EE0" w:rsidRPr="00AA5EE0" w:rsidRDefault="00AA5EE0" w:rsidP="00C05B53">
            <w:pPr>
              <w:rPr>
                <w:b/>
                <w:bCs/>
              </w:rPr>
            </w:pPr>
            <w:r w:rsidRPr="00AA5EE0">
              <w:rPr>
                <w:b/>
                <w:bCs/>
              </w:rPr>
              <w:t>En caso de ser Persona en Proceso de Reincorporación diligencie la siguiente información:</w:t>
            </w:r>
          </w:p>
          <w:p w14:paraId="08771242" w14:textId="77777777" w:rsidR="00AA5EE0" w:rsidRDefault="00AA5EE0" w:rsidP="00C05B53"/>
          <w:tbl>
            <w:tblPr>
              <w:tblStyle w:val="Tablaconcuadrcula"/>
              <w:tblW w:w="0" w:type="auto"/>
              <w:tblLook w:val="04A0" w:firstRow="1" w:lastRow="0" w:firstColumn="1" w:lastColumn="0" w:noHBand="0" w:noVBand="1"/>
            </w:tblPr>
            <w:tblGrid>
              <w:gridCol w:w="5411"/>
              <w:gridCol w:w="5137"/>
            </w:tblGrid>
            <w:tr w:rsidR="006E7A8D" w14:paraId="6FE21181" w14:textId="77777777" w:rsidTr="39008FE9">
              <w:tc>
                <w:tcPr>
                  <w:tcW w:w="10548" w:type="dxa"/>
                  <w:gridSpan w:val="2"/>
                  <w:shd w:val="clear" w:color="auto" w:fill="ADADAD" w:themeFill="background2" w:themeFillShade="BF"/>
                </w:tcPr>
                <w:p w14:paraId="227B5113" w14:textId="15FFB12E" w:rsidR="006E7A8D" w:rsidRPr="006E7A8D" w:rsidRDefault="006E7A8D" w:rsidP="006E7A8D">
                  <w:pPr>
                    <w:jc w:val="center"/>
                    <w:rPr>
                      <w:b/>
                      <w:bCs/>
                    </w:rPr>
                  </w:pPr>
                  <w:r w:rsidRPr="3756B660">
                    <w:rPr>
                      <w:b/>
                    </w:rPr>
                    <w:t>ACTIVIDADES  ECONÓMICA</w:t>
                  </w:r>
                  <w:r w:rsidR="00146885">
                    <w:rPr>
                      <w:b/>
                    </w:rPr>
                    <w:t>S</w:t>
                  </w:r>
                </w:p>
              </w:tc>
            </w:tr>
            <w:tr w:rsidR="0030703E" w14:paraId="2E15D2B5" w14:textId="77777777" w:rsidTr="0030703E">
              <w:tc>
                <w:tcPr>
                  <w:tcW w:w="5411" w:type="dxa"/>
                </w:tcPr>
                <w:p w14:paraId="4EC66644" w14:textId="2D85BA70" w:rsidR="0030703E" w:rsidRDefault="00AA3D4F" w:rsidP="00C05B53">
                  <w:r>
                    <w:t>Fuentes principal de ingresos</w:t>
                  </w:r>
                </w:p>
              </w:tc>
              <w:tc>
                <w:tcPr>
                  <w:tcW w:w="5137" w:type="dxa"/>
                </w:tcPr>
                <w:p w14:paraId="4D5AC3C9" w14:textId="77777777" w:rsidR="0030703E" w:rsidRDefault="0030703E" w:rsidP="00C05B53">
                  <w:r>
                    <w:t>Proyecto productivo</w:t>
                  </w:r>
                </w:p>
              </w:tc>
            </w:tr>
            <w:tr w:rsidR="003B0030" w14:paraId="1EBD3C4B" w14:textId="77777777" w:rsidTr="0030703E">
              <w:tc>
                <w:tcPr>
                  <w:tcW w:w="5411" w:type="dxa"/>
                </w:tcPr>
                <w:p w14:paraId="439E37C2" w14:textId="43C1B685" w:rsidR="003B0030" w:rsidRDefault="003B0030" w:rsidP="00C05B53">
                  <w:r>
                    <w:t>¿Se encuentra empleado?</w:t>
                  </w:r>
                </w:p>
              </w:tc>
              <w:tc>
                <w:tcPr>
                  <w:tcW w:w="5137" w:type="dxa"/>
                </w:tcPr>
                <w:p w14:paraId="27CDD6FC" w14:textId="77777777" w:rsidR="003B0030" w:rsidRDefault="003B0030" w:rsidP="00C05B53">
                  <w:r>
                    <w:t>No</w:t>
                  </w:r>
                </w:p>
              </w:tc>
            </w:tr>
            <w:tr w:rsidR="003B0030" w14:paraId="60F9E7E6" w14:textId="77777777" w:rsidTr="0030703E">
              <w:tc>
                <w:tcPr>
                  <w:tcW w:w="5411" w:type="dxa"/>
                </w:tcPr>
                <w:p w14:paraId="4481DA90" w14:textId="726EF8E1" w:rsidR="003B0030" w:rsidRDefault="003B0030" w:rsidP="00C05B53">
                  <w:r>
                    <w:t>¿Es persona de protección?</w:t>
                  </w:r>
                </w:p>
              </w:tc>
              <w:tc>
                <w:tcPr>
                  <w:tcW w:w="5137" w:type="dxa"/>
                </w:tcPr>
                <w:p w14:paraId="44AAA147" w14:textId="77777777" w:rsidR="003B0030" w:rsidRDefault="003B0030" w:rsidP="00C05B53"/>
              </w:tc>
            </w:tr>
            <w:tr w:rsidR="00675B4E" w14:paraId="19188CCD" w14:textId="77777777" w:rsidTr="0030703E">
              <w:tc>
                <w:tcPr>
                  <w:tcW w:w="5411" w:type="dxa"/>
                </w:tcPr>
                <w:p w14:paraId="5525C92E" w14:textId="0EEACD14" w:rsidR="00675B4E" w:rsidRDefault="00675B4E" w:rsidP="00C05B53">
                  <w:r>
                    <w:t>Nombre del proyecto productivo</w:t>
                  </w:r>
                  <w:r w:rsidR="00257943">
                    <w:t xml:space="preserve"> (ARN)</w:t>
                  </w:r>
                </w:p>
              </w:tc>
              <w:tc>
                <w:tcPr>
                  <w:tcW w:w="5137" w:type="dxa"/>
                </w:tcPr>
                <w:p w14:paraId="25A3D469" w14:textId="54A5ABF9" w:rsidR="00675B4E" w:rsidRDefault="00675B4E" w:rsidP="00C05B53"/>
              </w:tc>
            </w:tr>
            <w:tr w:rsidR="0030703E" w14:paraId="70BB33AE" w14:textId="77777777" w:rsidTr="0030703E">
              <w:tc>
                <w:tcPr>
                  <w:tcW w:w="5411" w:type="dxa"/>
                </w:tcPr>
                <w:p w14:paraId="52C2E648" w14:textId="6AD5DF71" w:rsidR="0030703E" w:rsidRDefault="000523A5" w:rsidP="00C05B53">
                  <w:r>
                    <w:t>¿El proyecto productivo se encuentra activo?</w:t>
                  </w:r>
                </w:p>
              </w:tc>
              <w:tc>
                <w:tcPr>
                  <w:tcW w:w="5137" w:type="dxa"/>
                </w:tcPr>
                <w:p w14:paraId="1A09457B" w14:textId="77777777" w:rsidR="0030703E" w:rsidRDefault="0030703E" w:rsidP="00C05B53">
                  <w:r>
                    <w:t>Si</w:t>
                  </w:r>
                </w:p>
              </w:tc>
            </w:tr>
            <w:tr w:rsidR="000523A5" w14:paraId="2B0F48C3" w14:textId="77777777" w:rsidTr="0030703E">
              <w:tc>
                <w:tcPr>
                  <w:tcW w:w="5411" w:type="dxa"/>
                </w:tcPr>
                <w:p w14:paraId="21E9EB08" w14:textId="20873F32" w:rsidR="000523A5" w:rsidRDefault="00B0087E" w:rsidP="00C05B53">
                  <w:r>
                    <w:t>En caso de no es</w:t>
                  </w:r>
                  <w:r w:rsidR="00B6091B">
                    <w:t>tar activo explique el motivo.</w:t>
                  </w:r>
                </w:p>
              </w:tc>
              <w:tc>
                <w:tcPr>
                  <w:tcW w:w="5137" w:type="dxa"/>
                </w:tcPr>
                <w:p w14:paraId="25EA5D70" w14:textId="77777777" w:rsidR="000523A5" w:rsidRDefault="000523A5" w:rsidP="00C05B53"/>
              </w:tc>
            </w:tr>
            <w:tr w:rsidR="0030703E" w14:paraId="196E718A" w14:textId="77777777" w:rsidTr="0030703E">
              <w:tc>
                <w:tcPr>
                  <w:tcW w:w="5411" w:type="dxa"/>
                </w:tcPr>
                <w:p w14:paraId="7005740A" w14:textId="358C506F" w:rsidR="0030703E" w:rsidRDefault="000523A5" w:rsidP="00C05B53">
                  <w:r>
                    <w:t>¿Cuál es la actividad económica del proyecto productivo?</w:t>
                  </w:r>
                </w:p>
              </w:tc>
              <w:tc>
                <w:tcPr>
                  <w:tcW w:w="5137" w:type="dxa"/>
                </w:tcPr>
                <w:p w14:paraId="1C418A97" w14:textId="77777777" w:rsidR="0030703E" w:rsidRDefault="0030703E" w:rsidP="00C05B53"/>
              </w:tc>
            </w:tr>
            <w:tr w:rsidR="0030703E" w14:paraId="1641CBFD" w14:textId="77777777" w:rsidTr="0030703E">
              <w:tc>
                <w:tcPr>
                  <w:tcW w:w="5411" w:type="dxa"/>
                </w:tcPr>
                <w:p w14:paraId="01618279" w14:textId="6AAF27F4" w:rsidR="0030703E" w:rsidRDefault="006B18A2" w:rsidP="00C05B53">
                  <w:r>
                    <w:t>¿</w:t>
                  </w:r>
                  <w:r w:rsidR="00DE7BE7">
                    <w:t xml:space="preserve">El proyecto productivo es colectivo </w:t>
                  </w:r>
                  <w:r w:rsidR="00675B4E">
                    <w:t>o individual?</w:t>
                  </w:r>
                </w:p>
              </w:tc>
              <w:tc>
                <w:tcPr>
                  <w:tcW w:w="5137" w:type="dxa"/>
                </w:tcPr>
                <w:p w14:paraId="14D6FA02" w14:textId="77777777" w:rsidR="0030703E" w:rsidRDefault="0030703E" w:rsidP="00C05B53"/>
              </w:tc>
            </w:tr>
            <w:tr w:rsidR="0030703E" w14:paraId="3054211B" w14:textId="77777777" w:rsidTr="0030703E">
              <w:tc>
                <w:tcPr>
                  <w:tcW w:w="5411" w:type="dxa"/>
                </w:tcPr>
                <w:p w14:paraId="6D3983D9" w14:textId="4C3CE37D" w:rsidR="0030703E" w:rsidRDefault="000A7EA2" w:rsidP="00C05B53">
                  <w:r>
                    <w:t>¿</w:t>
                  </w:r>
                  <w:r w:rsidR="00401856">
                    <w:t>El proyecto productivo está vinculado</w:t>
                  </w:r>
                  <w:r w:rsidR="006B18A2">
                    <w:t xml:space="preserve"> a alguna organización gremial</w:t>
                  </w:r>
                  <w:r>
                    <w:t>?</w:t>
                  </w:r>
                </w:p>
              </w:tc>
              <w:tc>
                <w:tcPr>
                  <w:tcW w:w="5137" w:type="dxa"/>
                </w:tcPr>
                <w:p w14:paraId="52841630" w14:textId="77777777" w:rsidR="0030703E" w:rsidRDefault="0030703E" w:rsidP="00C05B53"/>
              </w:tc>
            </w:tr>
            <w:tr w:rsidR="00CD49A5" w14:paraId="542315D1" w14:textId="77777777" w:rsidTr="0030703E">
              <w:tc>
                <w:tcPr>
                  <w:tcW w:w="5411" w:type="dxa"/>
                </w:tcPr>
                <w:p w14:paraId="382AC525" w14:textId="42195392" w:rsidR="00CD49A5" w:rsidRDefault="00CD49A5" w:rsidP="00C05B53">
                  <w:r>
                    <w:t>Nombre de la organización gremial</w:t>
                  </w:r>
                </w:p>
              </w:tc>
              <w:tc>
                <w:tcPr>
                  <w:tcW w:w="5137" w:type="dxa"/>
                </w:tcPr>
                <w:p w14:paraId="5BD9F89A" w14:textId="77777777" w:rsidR="00CD49A5" w:rsidRDefault="00CD49A5" w:rsidP="00C05B53"/>
              </w:tc>
            </w:tr>
            <w:tr w:rsidR="0030703E" w14:paraId="61329295" w14:textId="77777777" w:rsidTr="0030703E">
              <w:tc>
                <w:tcPr>
                  <w:tcW w:w="5411" w:type="dxa"/>
                </w:tcPr>
                <w:p w14:paraId="77B154B0" w14:textId="5BD9C57E" w:rsidR="0030703E" w:rsidRDefault="000A7EA2" w:rsidP="00C05B53">
                  <w:r>
                    <w:t>¿</w:t>
                  </w:r>
                  <w:r w:rsidR="006B18A2">
                    <w:t>Reside en el mismo lugar donde</w:t>
                  </w:r>
                  <w:r>
                    <w:t xml:space="preserve"> tiene el proyecto</w:t>
                  </w:r>
                  <w:r w:rsidR="00081D08">
                    <w:t xml:space="preserve"> productivo</w:t>
                  </w:r>
                  <w:r>
                    <w:t>?</w:t>
                  </w:r>
                </w:p>
              </w:tc>
              <w:tc>
                <w:tcPr>
                  <w:tcW w:w="5137" w:type="dxa"/>
                </w:tcPr>
                <w:p w14:paraId="690ADFA4" w14:textId="77777777" w:rsidR="0030703E" w:rsidRDefault="0030703E" w:rsidP="00C05B53"/>
              </w:tc>
            </w:tr>
          </w:tbl>
          <w:p w14:paraId="1675B6E6" w14:textId="77777777" w:rsidR="00812B78" w:rsidRDefault="00812B78" w:rsidP="00C05B53"/>
          <w:tbl>
            <w:tblPr>
              <w:tblStyle w:val="Tablaconcuadrcula"/>
              <w:tblW w:w="0" w:type="auto"/>
              <w:tblLook w:val="04A0" w:firstRow="1" w:lastRow="0" w:firstColumn="1" w:lastColumn="0" w:noHBand="0" w:noVBand="1"/>
            </w:tblPr>
            <w:tblGrid>
              <w:gridCol w:w="2441"/>
              <w:gridCol w:w="2469"/>
              <w:gridCol w:w="500"/>
              <w:gridCol w:w="2304"/>
              <w:gridCol w:w="399"/>
              <w:gridCol w:w="2105"/>
              <w:gridCol w:w="330"/>
            </w:tblGrid>
            <w:tr w:rsidR="00066654" w14:paraId="248B3B83" w14:textId="77777777" w:rsidTr="3ADA4D9D">
              <w:tc>
                <w:tcPr>
                  <w:tcW w:w="10548" w:type="dxa"/>
                  <w:gridSpan w:val="7"/>
                  <w:shd w:val="clear" w:color="auto" w:fill="ADADAD" w:themeFill="background2" w:themeFillShade="BF"/>
                </w:tcPr>
                <w:p w14:paraId="551F1591" w14:textId="3CF0E495" w:rsidR="00066654" w:rsidRPr="006E7A8D" w:rsidRDefault="00066654" w:rsidP="00066654">
                  <w:pPr>
                    <w:jc w:val="center"/>
                    <w:rPr>
                      <w:b/>
                      <w:bCs/>
                    </w:rPr>
                  </w:pPr>
                  <w:r w:rsidRPr="39008FE9">
                    <w:rPr>
                      <w:b/>
                    </w:rPr>
                    <w:t>ACTIVIDADES POLÍTICA</w:t>
                  </w:r>
                  <w:r w:rsidR="00146885">
                    <w:rPr>
                      <w:b/>
                    </w:rPr>
                    <w:t>S</w:t>
                  </w:r>
                  <w:r w:rsidRPr="39008FE9">
                    <w:rPr>
                      <w:b/>
                    </w:rPr>
                    <w:t xml:space="preserve"> Y </w:t>
                  </w:r>
                  <w:r w:rsidR="003B5B9A">
                    <w:rPr>
                      <w:b/>
                    </w:rPr>
                    <w:t>SOCIAL</w:t>
                  </w:r>
                  <w:r w:rsidR="00146885">
                    <w:rPr>
                      <w:b/>
                    </w:rPr>
                    <w:t>ES</w:t>
                  </w:r>
                </w:p>
              </w:tc>
            </w:tr>
            <w:tr w:rsidR="00066654" w14:paraId="22597767" w14:textId="77777777" w:rsidTr="00AA5EE0">
              <w:tc>
                <w:tcPr>
                  <w:tcW w:w="5410" w:type="dxa"/>
                  <w:gridSpan w:val="3"/>
                </w:tcPr>
                <w:p w14:paraId="0C76D048" w14:textId="7A4E42E8" w:rsidR="00066654" w:rsidRDefault="00694B57" w:rsidP="00066654">
                  <w:r>
                    <w:t>¿</w:t>
                  </w:r>
                  <w:r w:rsidR="00A44838">
                    <w:t>Participa en TOAR, actividades de la UBPD</w:t>
                  </w:r>
                  <w:r w:rsidR="003A6546">
                    <w:t xml:space="preserve">, </w:t>
                  </w:r>
                  <w:r w:rsidR="00EA5261">
                    <w:t>Desminado Humanitario</w:t>
                  </w:r>
                  <w:r w:rsidR="000F2BD1">
                    <w:t xml:space="preserve"> y/o </w:t>
                  </w:r>
                  <w:r w:rsidR="00EA5261">
                    <w:t>PNIS?</w:t>
                  </w:r>
                </w:p>
              </w:tc>
              <w:tc>
                <w:tcPr>
                  <w:tcW w:w="5138" w:type="dxa"/>
                  <w:gridSpan w:val="4"/>
                </w:tcPr>
                <w:p w14:paraId="45211CC4" w14:textId="77777777" w:rsidR="00066654" w:rsidRDefault="00066654" w:rsidP="00066654">
                  <w:r>
                    <w:t>Si</w:t>
                  </w:r>
                </w:p>
              </w:tc>
            </w:tr>
            <w:tr w:rsidR="00066654" w14:paraId="4CF68E7E" w14:textId="77777777" w:rsidTr="00AA5EE0">
              <w:tc>
                <w:tcPr>
                  <w:tcW w:w="5410" w:type="dxa"/>
                  <w:gridSpan w:val="3"/>
                </w:tcPr>
                <w:p w14:paraId="5D4668FB" w14:textId="74964302" w:rsidR="00066654" w:rsidRDefault="00EA5261" w:rsidP="00066654">
                  <w:r>
                    <w:t>¿</w:t>
                  </w:r>
                  <w:r w:rsidR="0097344E">
                    <w:t>Cual</w:t>
                  </w:r>
                  <w:r>
                    <w:t>?</w:t>
                  </w:r>
                </w:p>
              </w:tc>
              <w:tc>
                <w:tcPr>
                  <w:tcW w:w="5138" w:type="dxa"/>
                  <w:gridSpan w:val="4"/>
                </w:tcPr>
                <w:p w14:paraId="713658B8" w14:textId="77777777" w:rsidR="00066654" w:rsidRDefault="00066654" w:rsidP="00066654"/>
              </w:tc>
            </w:tr>
            <w:tr w:rsidR="00066654" w14:paraId="2480260E" w14:textId="77777777" w:rsidTr="00AA5EE0">
              <w:tc>
                <w:tcPr>
                  <w:tcW w:w="5410" w:type="dxa"/>
                  <w:gridSpan w:val="3"/>
                </w:tcPr>
                <w:p w14:paraId="29C55729" w14:textId="099C1925" w:rsidR="00066654" w:rsidRDefault="000F2BD1" w:rsidP="00066654">
                  <w:r>
                    <w:t>¿Comparece ante la Jurisdicción Especial para la Paz?</w:t>
                  </w:r>
                </w:p>
              </w:tc>
              <w:tc>
                <w:tcPr>
                  <w:tcW w:w="5138" w:type="dxa"/>
                  <w:gridSpan w:val="4"/>
                </w:tcPr>
                <w:p w14:paraId="12AD7C24" w14:textId="77777777" w:rsidR="00066654" w:rsidRDefault="00066654" w:rsidP="00066654">
                  <w:r>
                    <w:t>Si</w:t>
                  </w:r>
                </w:p>
              </w:tc>
            </w:tr>
            <w:tr w:rsidR="00AA5EE0" w14:paraId="006962EF" w14:textId="0BB7D709" w:rsidTr="00AA5EE0">
              <w:tc>
                <w:tcPr>
                  <w:tcW w:w="2441" w:type="dxa"/>
                </w:tcPr>
                <w:p w14:paraId="2E43E205" w14:textId="219FD0A4" w:rsidR="00AA5EE0" w:rsidRDefault="00AA5EE0" w:rsidP="00066654">
                  <w:r>
                    <w:t>Tipo de comparecencia</w:t>
                  </w:r>
                </w:p>
              </w:tc>
              <w:tc>
                <w:tcPr>
                  <w:tcW w:w="2469" w:type="dxa"/>
                </w:tcPr>
                <w:p w14:paraId="7D42A2B8" w14:textId="0867DCBF" w:rsidR="00AA5EE0" w:rsidRDefault="00AA5EE0" w:rsidP="00066654">
                  <w:r>
                    <w:t>Máximo responsable</w:t>
                  </w:r>
                </w:p>
              </w:tc>
              <w:tc>
                <w:tcPr>
                  <w:tcW w:w="500" w:type="dxa"/>
                </w:tcPr>
                <w:p w14:paraId="02D41B02" w14:textId="77777777" w:rsidR="00AA5EE0" w:rsidRDefault="00AA5EE0" w:rsidP="00066654">
                  <w:r>
                    <w:t>X</w:t>
                  </w:r>
                </w:p>
              </w:tc>
              <w:tc>
                <w:tcPr>
                  <w:tcW w:w="2304" w:type="dxa"/>
                </w:tcPr>
                <w:p w14:paraId="56064D3B" w14:textId="6DFC5AB1" w:rsidR="00AA5EE0" w:rsidRDefault="00AA5EE0" w:rsidP="00066654">
                  <w:r>
                    <w:t>Forzoso</w:t>
                  </w:r>
                </w:p>
              </w:tc>
              <w:tc>
                <w:tcPr>
                  <w:tcW w:w="399" w:type="dxa"/>
                </w:tcPr>
                <w:p w14:paraId="73A79752" w14:textId="77777777" w:rsidR="00AA5EE0" w:rsidRDefault="00AA5EE0" w:rsidP="00066654"/>
              </w:tc>
              <w:tc>
                <w:tcPr>
                  <w:tcW w:w="2105" w:type="dxa"/>
                </w:tcPr>
                <w:p w14:paraId="387B3E3C" w14:textId="5BAD76C6" w:rsidR="00AA5EE0" w:rsidRDefault="00AA5EE0" w:rsidP="00AA5EE0">
                  <w:pPr>
                    <w:jc w:val="center"/>
                  </w:pPr>
                  <w:r>
                    <w:t>Voluntario</w:t>
                  </w:r>
                </w:p>
              </w:tc>
              <w:tc>
                <w:tcPr>
                  <w:tcW w:w="330" w:type="dxa"/>
                </w:tcPr>
                <w:p w14:paraId="26C12413" w14:textId="77777777" w:rsidR="00AA5EE0" w:rsidRDefault="00AA5EE0" w:rsidP="00066654"/>
              </w:tc>
            </w:tr>
            <w:tr w:rsidR="00BF3E14" w14:paraId="31AF9868" w14:textId="77777777" w:rsidTr="00AA5EE0">
              <w:tc>
                <w:tcPr>
                  <w:tcW w:w="5410" w:type="dxa"/>
                  <w:gridSpan w:val="3"/>
                </w:tcPr>
                <w:p w14:paraId="7A5E77FF" w14:textId="387692DE" w:rsidR="00BF3E14" w:rsidRDefault="00BF3E14" w:rsidP="00066654">
                  <w:r>
                    <w:t>¿Es victima ante la JEP?</w:t>
                  </w:r>
                </w:p>
              </w:tc>
              <w:tc>
                <w:tcPr>
                  <w:tcW w:w="5138" w:type="dxa"/>
                  <w:gridSpan w:val="4"/>
                </w:tcPr>
                <w:p w14:paraId="152E70F1" w14:textId="77777777" w:rsidR="00BF3E14" w:rsidRDefault="00BF3E14" w:rsidP="00066654"/>
              </w:tc>
            </w:tr>
            <w:tr w:rsidR="00066654" w14:paraId="343D266E" w14:textId="77777777" w:rsidTr="00AA5EE0">
              <w:tc>
                <w:tcPr>
                  <w:tcW w:w="5410" w:type="dxa"/>
                  <w:gridSpan w:val="3"/>
                </w:tcPr>
                <w:p w14:paraId="6340AAAB" w14:textId="71E380B7" w:rsidR="00066654" w:rsidRDefault="000F2BD1" w:rsidP="00066654">
                  <w:r>
                    <w:lastRenderedPageBreak/>
                    <w:t>En caso de ser compareciente</w:t>
                  </w:r>
                  <w:r w:rsidR="00BF3E14">
                    <w:t xml:space="preserve"> o victima</w:t>
                  </w:r>
                  <w:r>
                    <w:t xml:space="preserve"> ante la JEP Refiera el Macro caso.</w:t>
                  </w:r>
                </w:p>
              </w:tc>
              <w:tc>
                <w:tcPr>
                  <w:tcW w:w="5138" w:type="dxa"/>
                  <w:gridSpan w:val="4"/>
                </w:tcPr>
                <w:p w14:paraId="42E05C2E" w14:textId="77777777" w:rsidR="00066654" w:rsidRDefault="00066654" w:rsidP="00066654"/>
              </w:tc>
            </w:tr>
            <w:tr w:rsidR="00066654" w14:paraId="1D6EFD34" w14:textId="77777777" w:rsidTr="00AA5EE0">
              <w:tc>
                <w:tcPr>
                  <w:tcW w:w="5410" w:type="dxa"/>
                  <w:gridSpan w:val="3"/>
                </w:tcPr>
                <w:p w14:paraId="28F81C02" w14:textId="6568274A" w:rsidR="001263D8" w:rsidRDefault="00B10AA7" w:rsidP="00066654">
                  <w:r>
                    <w:t>¿</w:t>
                  </w:r>
                  <w:r w:rsidR="00584538">
                    <w:t>Pertenece a alguna organización</w:t>
                  </w:r>
                  <w:r>
                    <w:t xml:space="preserve"> social, movimiento o partido político?</w:t>
                  </w:r>
                </w:p>
              </w:tc>
              <w:tc>
                <w:tcPr>
                  <w:tcW w:w="5138" w:type="dxa"/>
                  <w:gridSpan w:val="4"/>
                </w:tcPr>
                <w:p w14:paraId="51574E98" w14:textId="77777777" w:rsidR="00066654" w:rsidRDefault="00066654" w:rsidP="00066654">
                  <w:r>
                    <w:t>Si</w:t>
                  </w:r>
                </w:p>
              </w:tc>
            </w:tr>
            <w:tr w:rsidR="00066654" w14:paraId="7E2A7784" w14:textId="77777777" w:rsidTr="00AA5EE0">
              <w:tc>
                <w:tcPr>
                  <w:tcW w:w="5410" w:type="dxa"/>
                  <w:gridSpan w:val="3"/>
                </w:tcPr>
                <w:p w14:paraId="45F48184" w14:textId="4F5DA3D8" w:rsidR="00066654" w:rsidRDefault="00E43014" w:rsidP="00066654">
                  <w:r>
                    <w:t>Nombre de la colectividad</w:t>
                  </w:r>
                </w:p>
              </w:tc>
              <w:tc>
                <w:tcPr>
                  <w:tcW w:w="5138" w:type="dxa"/>
                  <w:gridSpan w:val="4"/>
                </w:tcPr>
                <w:p w14:paraId="501985AF" w14:textId="77777777" w:rsidR="00066654" w:rsidRDefault="00066654" w:rsidP="00066654">
                  <w:r>
                    <w:t>Partido Comunes</w:t>
                  </w:r>
                </w:p>
              </w:tc>
            </w:tr>
            <w:tr w:rsidR="00066654" w14:paraId="6FD8C53E" w14:textId="77777777" w:rsidTr="00AA5EE0">
              <w:tc>
                <w:tcPr>
                  <w:tcW w:w="5410" w:type="dxa"/>
                  <w:gridSpan w:val="3"/>
                </w:tcPr>
                <w:p w14:paraId="3E380734" w14:textId="61986D8F" w:rsidR="00066654" w:rsidRDefault="00E43014" w:rsidP="00066654">
                  <w:r>
                    <w:t>Naturaleza de la colectividad</w:t>
                  </w:r>
                </w:p>
              </w:tc>
              <w:tc>
                <w:tcPr>
                  <w:tcW w:w="5138" w:type="dxa"/>
                  <w:gridSpan w:val="4"/>
                </w:tcPr>
                <w:p w14:paraId="0679204C" w14:textId="77777777" w:rsidR="00066654" w:rsidRDefault="00066654" w:rsidP="00066654"/>
              </w:tc>
            </w:tr>
            <w:tr w:rsidR="00066654" w14:paraId="32EE1539" w14:textId="77777777" w:rsidTr="00AA5EE0">
              <w:tc>
                <w:tcPr>
                  <w:tcW w:w="5410" w:type="dxa"/>
                  <w:gridSpan w:val="3"/>
                </w:tcPr>
                <w:p w14:paraId="6A13E038" w14:textId="0374B297" w:rsidR="00066654" w:rsidRDefault="005E1B75" w:rsidP="00066654">
                  <w:r>
                    <w:t>Rol que ocupa dentro de la colectividad</w:t>
                  </w:r>
                </w:p>
              </w:tc>
              <w:tc>
                <w:tcPr>
                  <w:tcW w:w="5138" w:type="dxa"/>
                  <w:gridSpan w:val="4"/>
                </w:tcPr>
                <w:p w14:paraId="178DB88F" w14:textId="77777777" w:rsidR="00066654" w:rsidRDefault="00066654" w:rsidP="00066654"/>
              </w:tc>
            </w:tr>
            <w:tr w:rsidR="00066654" w14:paraId="381F7DF5" w14:textId="77777777" w:rsidTr="00AA5EE0">
              <w:tc>
                <w:tcPr>
                  <w:tcW w:w="5410" w:type="dxa"/>
                  <w:gridSpan w:val="3"/>
                </w:tcPr>
                <w:p w14:paraId="72B10C49" w14:textId="2ECB1D06" w:rsidR="00066654" w:rsidRDefault="008A4206" w:rsidP="00066654">
                  <w:r>
                    <w:t xml:space="preserve">Actividades que realiza en </w:t>
                  </w:r>
                  <w:r w:rsidR="00DC5D28">
                    <w:t>función de</w:t>
                  </w:r>
                  <w:r>
                    <w:t xml:space="preserve"> la colectividad</w:t>
                  </w:r>
                </w:p>
              </w:tc>
              <w:tc>
                <w:tcPr>
                  <w:tcW w:w="5138" w:type="dxa"/>
                  <w:gridSpan w:val="4"/>
                </w:tcPr>
                <w:p w14:paraId="0D3151E5" w14:textId="77777777" w:rsidR="00066654" w:rsidRDefault="00066654" w:rsidP="00066654"/>
              </w:tc>
            </w:tr>
            <w:tr w:rsidR="004D7018" w14:paraId="43CD33E3" w14:textId="77777777" w:rsidTr="00AA5EE0">
              <w:tc>
                <w:tcPr>
                  <w:tcW w:w="5410" w:type="dxa"/>
                  <w:gridSpan w:val="3"/>
                </w:tcPr>
                <w:p w14:paraId="014B24B7" w14:textId="5EEE83D7" w:rsidR="004D7018" w:rsidRDefault="000A2B28" w:rsidP="00066654">
                  <w:r>
                    <w:t xml:space="preserve">Realiza sus actividades en una escala </w:t>
                  </w:r>
                  <w:r w:rsidR="00902525">
                    <w:t>Local, Municipal, Departamental, Regional, Nacional</w:t>
                  </w:r>
                  <w:r>
                    <w:t>.</w:t>
                  </w:r>
                </w:p>
              </w:tc>
              <w:tc>
                <w:tcPr>
                  <w:tcW w:w="5138" w:type="dxa"/>
                  <w:gridSpan w:val="4"/>
                </w:tcPr>
                <w:p w14:paraId="3ACC1EFA" w14:textId="77777777" w:rsidR="004D7018" w:rsidRDefault="004D7018" w:rsidP="00066654"/>
              </w:tc>
            </w:tr>
            <w:tr w:rsidR="004D7018" w14:paraId="65B2B761" w14:textId="77777777" w:rsidTr="00AA5EE0">
              <w:tc>
                <w:tcPr>
                  <w:tcW w:w="5410" w:type="dxa"/>
                  <w:gridSpan w:val="3"/>
                </w:tcPr>
                <w:p w14:paraId="633C06AB" w14:textId="1BEB0C19" w:rsidR="004D7018" w:rsidRDefault="00F775D4" w:rsidP="00066654">
                  <w:r>
                    <w:t>¿Ejerce un cargo de elección popular?</w:t>
                  </w:r>
                </w:p>
              </w:tc>
              <w:tc>
                <w:tcPr>
                  <w:tcW w:w="5138" w:type="dxa"/>
                  <w:gridSpan w:val="4"/>
                </w:tcPr>
                <w:p w14:paraId="10D8BC0B" w14:textId="77777777" w:rsidR="004D7018" w:rsidRDefault="004D7018" w:rsidP="00066654"/>
              </w:tc>
            </w:tr>
            <w:tr w:rsidR="004D7018" w14:paraId="7DFA78A9" w14:textId="77777777" w:rsidTr="00AA5EE0">
              <w:tc>
                <w:tcPr>
                  <w:tcW w:w="5410" w:type="dxa"/>
                  <w:gridSpan w:val="3"/>
                </w:tcPr>
                <w:p w14:paraId="06EADF6E" w14:textId="19CABF40" w:rsidR="004D7018" w:rsidRDefault="0059259B" w:rsidP="00066654">
                  <w:r>
                    <w:t xml:space="preserve">En caso de haber respondido </w:t>
                  </w:r>
                  <w:r w:rsidR="00E31E51">
                    <w:t>afirmativamente la anterior pregunta indique cuál.</w:t>
                  </w:r>
                </w:p>
              </w:tc>
              <w:tc>
                <w:tcPr>
                  <w:tcW w:w="5138" w:type="dxa"/>
                  <w:gridSpan w:val="4"/>
                </w:tcPr>
                <w:p w14:paraId="7B8A26AB" w14:textId="77777777" w:rsidR="004D7018" w:rsidRDefault="004D7018" w:rsidP="00066654"/>
              </w:tc>
            </w:tr>
          </w:tbl>
          <w:p w14:paraId="2E454D47" w14:textId="4337A06E" w:rsidR="00FB4874" w:rsidRDefault="00C30A76" w:rsidP="00C05B53">
            <w:r>
              <w:t xml:space="preserve"> </w:t>
            </w:r>
          </w:p>
          <w:tbl>
            <w:tblPr>
              <w:tblStyle w:val="Tablaconcuadrcula"/>
              <w:tblW w:w="10548" w:type="dxa"/>
              <w:tblLook w:val="04A0" w:firstRow="1" w:lastRow="0" w:firstColumn="1" w:lastColumn="0" w:noHBand="0" w:noVBand="1"/>
            </w:tblPr>
            <w:tblGrid>
              <w:gridCol w:w="1317"/>
              <w:gridCol w:w="18"/>
              <w:gridCol w:w="1366"/>
              <w:gridCol w:w="183"/>
              <w:gridCol w:w="1189"/>
              <w:gridCol w:w="1304"/>
              <w:gridCol w:w="1441"/>
              <w:gridCol w:w="1673"/>
              <w:gridCol w:w="2057"/>
            </w:tblGrid>
            <w:tr w:rsidR="003B0030" w:rsidRPr="007C79F6" w14:paraId="1BCF9B3F" w14:textId="77777777" w:rsidTr="003B0030">
              <w:trPr>
                <w:trHeight w:val="554"/>
              </w:trPr>
              <w:tc>
                <w:tcPr>
                  <w:tcW w:w="1348" w:type="dxa"/>
                  <w:shd w:val="clear" w:color="auto" w:fill="ADADAD" w:themeFill="background2" w:themeFillShade="BF"/>
                </w:tcPr>
                <w:p w14:paraId="77DB9FA8" w14:textId="77777777" w:rsidR="003B0030" w:rsidRPr="1036EDDC" w:rsidRDefault="003B0030" w:rsidP="00086E7F">
                  <w:pPr>
                    <w:jc w:val="center"/>
                    <w:rPr>
                      <w:rFonts w:ascii="Arial" w:hAnsi="Arial" w:cs="Arial"/>
                      <w:b/>
                    </w:rPr>
                  </w:pPr>
                </w:p>
              </w:tc>
              <w:tc>
                <w:tcPr>
                  <w:tcW w:w="1415" w:type="dxa"/>
                  <w:gridSpan w:val="2"/>
                  <w:shd w:val="clear" w:color="auto" w:fill="ADADAD" w:themeFill="background2" w:themeFillShade="BF"/>
                </w:tcPr>
                <w:p w14:paraId="65D2F181" w14:textId="77777777" w:rsidR="003B0030" w:rsidRPr="1036EDDC" w:rsidRDefault="003B0030" w:rsidP="00086E7F">
                  <w:pPr>
                    <w:jc w:val="center"/>
                    <w:rPr>
                      <w:rFonts w:ascii="Arial" w:hAnsi="Arial" w:cs="Arial"/>
                      <w:b/>
                    </w:rPr>
                  </w:pPr>
                </w:p>
              </w:tc>
              <w:tc>
                <w:tcPr>
                  <w:tcW w:w="7785" w:type="dxa"/>
                  <w:gridSpan w:val="6"/>
                  <w:shd w:val="clear" w:color="auto" w:fill="ADADAD" w:themeFill="background2" w:themeFillShade="BF"/>
                </w:tcPr>
                <w:p w14:paraId="26B8D4FC" w14:textId="1AF93780" w:rsidR="003B0030" w:rsidRPr="00F94CD1" w:rsidRDefault="003B0030" w:rsidP="00086E7F">
                  <w:pPr>
                    <w:jc w:val="center"/>
                    <w:rPr>
                      <w:rFonts w:ascii="Arial" w:hAnsi="Arial" w:cs="Arial"/>
                      <w:b/>
                      <w:color w:val="FFFFFF" w:themeColor="background1"/>
                    </w:rPr>
                  </w:pPr>
                  <w:r w:rsidRPr="1036EDDC">
                    <w:rPr>
                      <w:rFonts w:ascii="Arial" w:hAnsi="Arial" w:cs="Arial"/>
                      <w:b/>
                    </w:rPr>
                    <w:t>DESPLAZAMIENTOS</w:t>
                  </w:r>
                </w:p>
              </w:tc>
            </w:tr>
            <w:tr w:rsidR="003B0030" w:rsidRPr="007C79F6" w14:paraId="2B4806A6" w14:textId="77777777" w:rsidTr="003B0030">
              <w:trPr>
                <w:trHeight w:val="554"/>
              </w:trPr>
              <w:tc>
                <w:tcPr>
                  <w:tcW w:w="1366" w:type="dxa"/>
                  <w:gridSpan w:val="2"/>
                  <w:shd w:val="clear" w:color="auto" w:fill="ADADAD" w:themeFill="background2" w:themeFillShade="BF"/>
                </w:tcPr>
                <w:p w14:paraId="4A952493" w14:textId="77777777" w:rsidR="003B0030" w:rsidRPr="00F94CD1" w:rsidRDefault="003B0030" w:rsidP="00086E7F">
                  <w:pPr>
                    <w:jc w:val="center"/>
                    <w:rPr>
                      <w:rFonts w:ascii="Arial" w:hAnsi="Arial" w:cs="Arial"/>
                      <w:b/>
                      <w:color w:val="FFFFFF" w:themeColor="background1"/>
                    </w:rPr>
                  </w:pPr>
                  <w:r w:rsidRPr="1AD336DB">
                    <w:rPr>
                      <w:rFonts w:ascii="Arial" w:hAnsi="Arial" w:cs="Arial"/>
                      <w:b/>
                    </w:rPr>
                    <w:t>Origen</w:t>
                  </w:r>
                </w:p>
              </w:tc>
              <w:tc>
                <w:tcPr>
                  <w:tcW w:w="1590" w:type="dxa"/>
                  <w:gridSpan w:val="2"/>
                  <w:shd w:val="clear" w:color="auto" w:fill="ADADAD" w:themeFill="background2" w:themeFillShade="BF"/>
                </w:tcPr>
                <w:p w14:paraId="56A8F757" w14:textId="77777777" w:rsidR="003B0030" w:rsidRPr="00F94CD1" w:rsidRDefault="003B0030" w:rsidP="00086E7F">
                  <w:pPr>
                    <w:jc w:val="center"/>
                    <w:rPr>
                      <w:rFonts w:ascii="Arial" w:hAnsi="Arial" w:cs="Arial"/>
                      <w:b/>
                      <w:color w:val="FFFFFF" w:themeColor="background1"/>
                    </w:rPr>
                  </w:pPr>
                  <w:r w:rsidRPr="1AD336DB">
                    <w:rPr>
                      <w:rFonts w:ascii="Arial" w:hAnsi="Arial" w:cs="Arial"/>
                      <w:b/>
                    </w:rPr>
                    <w:t>Destino</w:t>
                  </w:r>
                </w:p>
              </w:tc>
              <w:tc>
                <w:tcPr>
                  <w:tcW w:w="1209" w:type="dxa"/>
                  <w:shd w:val="clear" w:color="auto" w:fill="ADADAD" w:themeFill="background2" w:themeFillShade="BF"/>
                </w:tcPr>
                <w:p w14:paraId="0321A360" w14:textId="76183D3B" w:rsidR="003B0030" w:rsidRPr="1AD336DB" w:rsidRDefault="003B0030" w:rsidP="00086E7F">
                  <w:pPr>
                    <w:jc w:val="center"/>
                    <w:rPr>
                      <w:rFonts w:ascii="Arial" w:hAnsi="Arial" w:cs="Arial"/>
                      <w:b/>
                    </w:rPr>
                  </w:pPr>
                  <w:r>
                    <w:rPr>
                      <w:rFonts w:ascii="Arial" w:hAnsi="Arial" w:cs="Arial"/>
                      <w:b/>
                    </w:rPr>
                    <w:t>Tipo y estado de la vía</w:t>
                  </w:r>
                </w:p>
              </w:tc>
              <w:tc>
                <w:tcPr>
                  <w:tcW w:w="1151" w:type="dxa"/>
                  <w:shd w:val="clear" w:color="auto" w:fill="ADADAD" w:themeFill="background2" w:themeFillShade="BF"/>
                </w:tcPr>
                <w:p w14:paraId="3D6BF534" w14:textId="35FD9054" w:rsidR="003B0030" w:rsidRPr="1AD336DB" w:rsidRDefault="003B0030" w:rsidP="00086E7F">
                  <w:pPr>
                    <w:jc w:val="center"/>
                    <w:rPr>
                      <w:rFonts w:ascii="Arial" w:hAnsi="Arial" w:cs="Arial"/>
                      <w:b/>
                    </w:rPr>
                  </w:pPr>
                  <w:r>
                    <w:rPr>
                      <w:rFonts w:ascii="Arial" w:hAnsi="Arial" w:cs="Arial"/>
                      <w:b/>
                    </w:rPr>
                    <w:t>Tipo de medio de transporte</w:t>
                  </w:r>
                </w:p>
              </w:tc>
              <w:tc>
                <w:tcPr>
                  <w:tcW w:w="1466" w:type="dxa"/>
                  <w:shd w:val="clear" w:color="auto" w:fill="ADADAD" w:themeFill="background2" w:themeFillShade="BF"/>
                </w:tcPr>
                <w:p w14:paraId="2B259993" w14:textId="6887D10E" w:rsidR="003B0030" w:rsidRPr="00F94CD1" w:rsidRDefault="003B0030" w:rsidP="00086E7F">
                  <w:pPr>
                    <w:jc w:val="center"/>
                    <w:rPr>
                      <w:rFonts w:ascii="Arial" w:hAnsi="Arial" w:cs="Arial"/>
                      <w:b/>
                      <w:color w:val="FFFFFF" w:themeColor="background1"/>
                    </w:rPr>
                  </w:pPr>
                  <w:r w:rsidRPr="1AD336DB">
                    <w:rPr>
                      <w:rFonts w:ascii="Arial" w:hAnsi="Arial" w:cs="Arial"/>
                      <w:b/>
                    </w:rPr>
                    <w:t>Horarios</w:t>
                  </w:r>
                </w:p>
              </w:tc>
              <w:tc>
                <w:tcPr>
                  <w:tcW w:w="1696" w:type="dxa"/>
                  <w:shd w:val="clear" w:color="auto" w:fill="ADADAD" w:themeFill="background2" w:themeFillShade="BF"/>
                </w:tcPr>
                <w:p w14:paraId="5C81757E" w14:textId="77777777" w:rsidR="003B0030" w:rsidRPr="00F94CD1" w:rsidRDefault="003B0030" w:rsidP="00086E7F">
                  <w:pPr>
                    <w:jc w:val="center"/>
                    <w:rPr>
                      <w:rFonts w:ascii="Arial" w:hAnsi="Arial" w:cs="Arial"/>
                      <w:b/>
                      <w:color w:val="FFFFFF" w:themeColor="background1"/>
                    </w:rPr>
                  </w:pPr>
                  <w:r w:rsidRPr="1AD336DB">
                    <w:rPr>
                      <w:rFonts w:ascii="Arial" w:hAnsi="Arial" w:cs="Arial"/>
                      <w:b/>
                    </w:rPr>
                    <w:t>Frecuencia</w:t>
                  </w:r>
                </w:p>
              </w:tc>
              <w:tc>
                <w:tcPr>
                  <w:tcW w:w="2070" w:type="dxa"/>
                  <w:shd w:val="clear" w:color="auto" w:fill="ADADAD" w:themeFill="background2" w:themeFillShade="BF"/>
                </w:tcPr>
                <w:p w14:paraId="6D853B7C" w14:textId="77777777" w:rsidR="003B0030" w:rsidRPr="00F94CD1" w:rsidRDefault="003B0030" w:rsidP="00086E7F">
                  <w:pPr>
                    <w:jc w:val="center"/>
                    <w:rPr>
                      <w:rFonts w:ascii="Arial" w:hAnsi="Arial" w:cs="Arial"/>
                      <w:b/>
                      <w:color w:val="FFFFFF" w:themeColor="background1"/>
                    </w:rPr>
                  </w:pPr>
                  <w:r w:rsidRPr="1AD336DB">
                    <w:rPr>
                      <w:rFonts w:ascii="Arial" w:hAnsi="Arial" w:cs="Arial"/>
                      <w:b/>
                    </w:rPr>
                    <w:t>Motivo Desplazamiento</w:t>
                  </w:r>
                </w:p>
              </w:tc>
            </w:tr>
            <w:tr w:rsidR="003B0030" w:rsidRPr="007C79F6" w14:paraId="498DBA6B" w14:textId="77777777" w:rsidTr="003B0030">
              <w:trPr>
                <w:trHeight w:val="276"/>
              </w:trPr>
              <w:tc>
                <w:tcPr>
                  <w:tcW w:w="1366" w:type="dxa"/>
                  <w:gridSpan w:val="2"/>
                </w:tcPr>
                <w:p w14:paraId="0533D8DD" w14:textId="77777777" w:rsidR="003B0030" w:rsidRPr="007C79F6" w:rsidRDefault="003B0030" w:rsidP="00086E7F">
                  <w:pPr>
                    <w:rPr>
                      <w:rFonts w:ascii="Arial" w:hAnsi="Arial" w:cs="Arial"/>
                    </w:rPr>
                  </w:pPr>
                  <w:r>
                    <w:t>Planadas, Tolima</w:t>
                  </w:r>
                </w:p>
              </w:tc>
              <w:tc>
                <w:tcPr>
                  <w:tcW w:w="1590" w:type="dxa"/>
                  <w:gridSpan w:val="2"/>
                </w:tcPr>
                <w:p w14:paraId="31133F7F" w14:textId="77777777" w:rsidR="003B0030" w:rsidRPr="007C79F6" w:rsidRDefault="003B0030" w:rsidP="00086E7F">
                  <w:pPr>
                    <w:rPr>
                      <w:rFonts w:ascii="Arial" w:hAnsi="Arial" w:cs="Arial"/>
                    </w:rPr>
                  </w:pPr>
                  <w:r>
                    <w:t>Ibagué, Tolima</w:t>
                  </w:r>
                </w:p>
              </w:tc>
              <w:tc>
                <w:tcPr>
                  <w:tcW w:w="1209" w:type="dxa"/>
                </w:tcPr>
                <w:p w14:paraId="5DE48AAD" w14:textId="77777777" w:rsidR="003B0030" w:rsidRPr="007C79F6" w:rsidRDefault="003B0030" w:rsidP="00086E7F">
                  <w:pPr>
                    <w:rPr>
                      <w:rFonts w:ascii="Arial" w:hAnsi="Arial" w:cs="Arial"/>
                    </w:rPr>
                  </w:pPr>
                  <w:r>
                    <w:t>Terciaria, mal estado</w:t>
                  </w:r>
                </w:p>
              </w:tc>
              <w:tc>
                <w:tcPr>
                  <w:tcW w:w="1151" w:type="dxa"/>
                </w:tcPr>
                <w:p w14:paraId="3CC9CFE8" w14:textId="77777777" w:rsidR="003B0030" w:rsidRPr="007C79F6" w:rsidRDefault="003B0030" w:rsidP="00086E7F">
                  <w:pPr>
                    <w:rPr>
                      <w:rFonts w:ascii="Arial" w:hAnsi="Arial" w:cs="Arial"/>
                    </w:rPr>
                  </w:pPr>
                  <w:r>
                    <w:t>Moto</w:t>
                  </w:r>
                </w:p>
              </w:tc>
              <w:tc>
                <w:tcPr>
                  <w:tcW w:w="1466" w:type="dxa"/>
                </w:tcPr>
                <w:p w14:paraId="4A77C13B" w14:textId="71AAB40A" w:rsidR="003B0030" w:rsidRPr="007C79F6" w:rsidRDefault="003B0030" w:rsidP="00086E7F">
                  <w:pPr>
                    <w:rPr>
                      <w:rFonts w:ascii="Arial" w:hAnsi="Arial" w:cs="Arial"/>
                    </w:rPr>
                  </w:pPr>
                  <w:r>
                    <w:t>Diurno</w:t>
                  </w:r>
                </w:p>
              </w:tc>
              <w:tc>
                <w:tcPr>
                  <w:tcW w:w="1696" w:type="dxa"/>
                </w:tcPr>
                <w:p w14:paraId="6F3CC2F5" w14:textId="77777777" w:rsidR="003B0030" w:rsidRPr="007C79F6" w:rsidRDefault="003B0030" w:rsidP="00086E7F">
                  <w:pPr>
                    <w:rPr>
                      <w:rFonts w:ascii="Arial" w:hAnsi="Arial" w:cs="Arial"/>
                    </w:rPr>
                  </w:pPr>
                  <w:r>
                    <w:t>Una vez al mes</w:t>
                  </w:r>
                </w:p>
              </w:tc>
              <w:tc>
                <w:tcPr>
                  <w:tcW w:w="2070" w:type="dxa"/>
                </w:tcPr>
                <w:p w14:paraId="091018A2" w14:textId="77777777" w:rsidR="003B0030" w:rsidRPr="007C79F6" w:rsidRDefault="003B0030" w:rsidP="00086E7F">
                  <w:pPr>
                    <w:rPr>
                      <w:rFonts w:ascii="Arial" w:hAnsi="Arial" w:cs="Arial"/>
                    </w:rPr>
                  </w:pPr>
                  <w:r>
                    <w:t>Laboral</w:t>
                  </w:r>
                </w:p>
              </w:tc>
            </w:tr>
            <w:tr w:rsidR="003B0030" w:rsidRPr="007C79F6" w14:paraId="7DF2C320" w14:textId="77777777" w:rsidTr="003B0030">
              <w:trPr>
                <w:trHeight w:val="298"/>
              </w:trPr>
              <w:tc>
                <w:tcPr>
                  <w:tcW w:w="1366" w:type="dxa"/>
                  <w:gridSpan w:val="2"/>
                </w:tcPr>
                <w:p w14:paraId="5D358438" w14:textId="77777777" w:rsidR="003B0030" w:rsidRPr="007C79F6" w:rsidRDefault="003B0030" w:rsidP="00086E7F">
                  <w:pPr>
                    <w:rPr>
                      <w:rFonts w:ascii="Arial" w:hAnsi="Arial" w:cs="Arial"/>
                    </w:rPr>
                  </w:pPr>
                </w:p>
              </w:tc>
              <w:tc>
                <w:tcPr>
                  <w:tcW w:w="1590" w:type="dxa"/>
                  <w:gridSpan w:val="2"/>
                </w:tcPr>
                <w:p w14:paraId="691E4104" w14:textId="77777777" w:rsidR="003B0030" w:rsidRPr="007C79F6" w:rsidRDefault="003B0030" w:rsidP="00086E7F">
                  <w:pPr>
                    <w:rPr>
                      <w:rFonts w:ascii="Arial" w:hAnsi="Arial" w:cs="Arial"/>
                    </w:rPr>
                  </w:pPr>
                </w:p>
              </w:tc>
              <w:tc>
                <w:tcPr>
                  <w:tcW w:w="1209" w:type="dxa"/>
                </w:tcPr>
                <w:p w14:paraId="2174FF4D" w14:textId="77777777" w:rsidR="003B0030" w:rsidRPr="007C79F6" w:rsidRDefault="003B0030" w:rsidP="00086E7F">
                  <w:pPr>
                    <w:rPr>
                      <w:rFonts w:ascii="Arial" w:hAnsi="Arial" w:cs="Arial"/>
                    </w:rPr>
                  </w:pPr>
                </w:p>
              </w:tc>
              <w:tc>
                <w:tcPr>
                  <w:tcW w:w="1151" w:type="dxa"/>
                </w:tcPr>
                <w:p w14:paraId="331046DA" w14:textId="77777777" w:rsidR="003B0030" w:rsidRPr="007C79F6" w:rsidRDefault="003B0030" w:rsidP="00086E7F">
                  <w:pPr>
                    <w:rPr>
                      <w:rFonts w:ascii="Arial" w:hAnsi="Arial" w:cs="Arial"/>
                    </w:rPr>
                  </w:pPr>
                </w:p>
              </w:tc>
              <w:tc>
                <w:tcPr>
                  <w:tcW w:w="1466" w:type="dxa"/>
                </w:tcPr>
                <w:p w14:paraId="48B12D24" w14:textId="2539BCE4" w:rsidR="003B0030" w:rsidRPr="007C79F6" w:rsidRDefault="003B0030" w:rsidP="00086E7F">
                  <w:pPr>
                    <w:rPr>
                      <w:rFonts w:ascii="Arial" w:hAnsi="Arial" w:cs="Arial"/>
                    </w:rPr>
                  </w:pPr>
                </w:p>
              </w:tc>
              <w:tc>
                <w:tcPr>
                  <w:tcW w:w="1696" w:type="dxa"/>
                </w:tcPr>
                <w:p w14:paraId="501D8D20" w14:textId="77777777" w:rsidR="003B0030" w:rsidRPr="007C79F6" w:rsidRDefault="003B0030" w:rsidP="00086E7F">
                  <w:pPr>
                    <w:rPr>
                      <w:rFonts w:ascii="Arial" w:hAnsi="Arial" w:cs="Arial"/>
                    </w:rPr>
                  </w:pPr>
                </w:p>
              </w:tc>
              <w:tc>
                <w:tcPr>
                  <w:tcW w:w="2070" w:type="dxa"/>
                </w:tcPr>
                <w:p w14:paraId="18BBF6AB" w14:textId="77777777" w:rsidR="003B0030" w:rsidRPr="007C79F6" w:rsidRDefault="003B0030" w:rsidP="00086E7F">
                  <w:pPr>
                    <w:rPr>
                      <w:rFonts w:ascii="Arial" w:hAnsi="Arial" w:cs="Arial"/>
                    </w:rPr>
                  </w:pPr>
                </w:p>
              </w:tc>
            </w:tr>
            <w:tr w:rsidR="003B0030" w:rsidRPr="007C79F6" w14:paraId="5A4A3446" w14:textId="77777777" w:rsidTr="003B0030">
              <w:trPr>
                <w:trHeight w:val="276"/>
              </w:trPr>
              <w:tc>
                <w:tcPr>
                  <w:tcW w:w="1366" w:type="dxa"/>
                  <w:gridSpan w:val="2"/>
                </w:tcPr>
                <w:p w14:paraId="6534ADFD" w14:textId="77777777" w:rsidR="003B0030" w:rsidRPr="007C79F6" w:rsidRDefault="003B0030" w:rsidP="00086E7F">
                  <w:pPr>
                    <w:rPr>
                      <w:rFonts w:ascii="Arial" w:hAnsi="Arial" w:cs="Arial"/>
                    </w:rPr>
                  </w:pPr>
                </w:p>
              </w:tc>
              <w:tc>
                <w:tcPr>
                  <w:tcW w:w="1590" w:type="dxa"/>
                  <w:gridSpan w:val="2"/>
                </w:tcPr>
                <w:p w14:paraId="3103BD6B" w14:textId="77777777" w:rsidR="003B0030" w:rsidRPr="007C79F6" w:rsidRDefault="003B0030" w:rsidP="00086E7F">
                  <w:pPr>
                    <w:rPr>
                      <w:rFonts w:ascii="Arial" w:hAnsi="Arial" w:cs="Arial"/>
                    </w:rPr>
                  </w:pPr>
                </w:p>
              </w:tc>
              <w:tc>
                <w:tcPr>
                  <w:tcW w:w="1209" w:type="dxa"/>
                </w:tcPr>
                <w:p w14:paraId="76357E1D" w14:textId="77777777" w:rsidR="003B0030" w:rsidRPr="007C79F6" w:rsidRDefault="003B0030" w:rsidP="00086E7F">
                  <w:pPr>
                    <w:rPr>
                      <w:rFonts w:ascii="Arial" w:hAnsi="Arial" w:cs="Arial"/>
                    </w:rPr>
                  </w:pPr>
                </w:p>
              </w:tc>
              <w:tc>
                <w:tcPr>
                  <w:tcW w:w="1151" w:type="dxa"/>
                </w:tcPr>
                <w:p w14:paraId="11BEF276" w14:textId="77777777" w:rsidR="003B0030" w:rsidRPr="007C79F6" w:rsidRDefault="003B0030" w:rsidP="00086E7F">
                  <w:pPr>
                    <w:rPr>
                      <w:rFonts w:ascii="Arial" w:hAnsi="Arial" w:cs="Arial"/>
                    </w:rPr>
                  </w:pPr>
                </w:p>
              </w:tc>
              <w:tc>
                <w:tcPr>
                  <w:tcW w:w="1466" w:type="dxa"/>
                </w:tcPr>
                <w:p w14:paraId="77868B08" w14:textId="127AF2BD" w:rsidR="003B0030" w:rsidRPr="007C79F6" w:rsidRDefault="003B0030" w:rsidP="00086E7F">
                  <w:pPr>
                    <w:rPr>
                      <w:rFonts w:ascii="Arial" w:hAnsi="Arial" w:cs="Arial"/>
                    </w:rPr>
                  </w:pPr>
                </w:p>
              </w:tc>
              <w:tc>
                <w:tcPr>
                  <w:tcW w:w="1696" w:type="dxa"/>
                </w:tcPr>
                <w:p w14:paraId="7F90B7F3" w14:textId="77777777" w:rsidR="003B0030" w:rsidRPr="007C79F6" w:rsidRDefault="003B0030" w:rsidP="00086E7F">
                  <w:pPr>
                    <w:rPr>
                      <w:rFonts w:ascii="Arial" w:hAnsi="Arial" w:cs="Arial"/>
                    </w:rPr>
                  </w:pPr>
                </w:p>
              </w:tc>
              <w:tc>
                <w:tcPr>
                  <w:tcW w:w="2070" w:type="dxa"/>
                </w:tcPr>
                <w:p w14:paraId="6DEDE3D4" w14:textId="77777777" w:rsidR="003B0030" w:rsidRPr="007C79F6" w:rsidRDefault="003B0030" w:rsidP="00086E7F">
                  <w:pPr>
                    <w:rPr>
                      <w:rFonts w:ascii="Arial" w:hAnsi="Arial" w:cs="Arial"/>
                    </w:rPr>
                  </w:pPr>
                </w:p>
              </w:tc>
            </w:tr>
            <w:tr w:rsidR="003B0030" w:rsidRPr="007C79F6" w14:paraId="08ECDBFE" w14:textId="77777777" w:rsidTr="003B0030">
              <w:trPr>
                <w:trHeight w:val="276"/>
              </w:trPr>
              <w:tc>
                <w:tcPr>
                  <w:tcW w:w="1366" w:type="dxa"/>
                  <w:gridSpan w:val="2"/>
                </w:tcPr>
                <w:p w14:paraId="6BC44FCC" w14:textId="77777777" w:rsidR="003B0030" w:rsidRPr="007C79F6" w:rsidRDefault="003B0030" w:rsidP="00086E7F">
                  <w:pPr>
                    <w:rPr>
                      <w:rFonts w:ascii="Arial" w:hAnsi="Arial" w:cs="Arial"/>
                    </w:rPr>
                  </w:pPr>
                </w:p>
              </w:tc>
              <w:tc>
                <w:tcPr>
                  <w:tcW w:w="1590" w:type="dxa"/>
                  <w:gridSpan w:val="2"/>
                </w:tcPr>
                <w:p w14:paraId="6536344D" w14:textId="77777777" w:rsidR="003B0030" w:rsidRPr="007C79F6" w:rsidRDefault="003B0030" w:rsidP="00086E7F">
                  <w:pPr>
                    <w:rPr>
                      <w:rFonts w:ascii="Arial" w:hAnsi="Arial" w:cs="Arial"/>
                    </w:rPr>
                  </w:pPr>
                </w:p>
              </w:tc>
              <w:tc>
                <w:tcPr>
                  <w:tcW w:w="1209" w:type="dxa"/>
                </w:tcPr>
                <w:p w14:paraId="51A92022" w14:textId="77777777" w:rsidR="003B0030" w:rsidRPr="007C79F6" w:rsidRDefault="003B0030" w:rsidP="00086E7F">
                  <w:pPr>
                    <w:rPr>
                      <w:rFonts w:ascii="Arial" w:hAnsi="Arial" w:cs="Arial"/>
                    </w:rPr>
                  </w:pPr>
                </w:p>
              </w:tc>
              <w:tc>
                <w:tcPr>
                  <w:tcW w:w="1151" w:type="dxa"/>
                </w:tcPr>
                <w:p w14:paraId="6FACC1F6" w14:textId="77777777" w:rsidR="003B0030" w:rsidRPr="007C79F6" w:rsidRDefault="003B0030" w:rsidP="00086E7F">
                  <w:pPr>
                    <w:rPr>
                      <w:rFonts w:ascii="Arial" w:hAnsi="Arial" w:cs="Arial"/>
                    </w:rPr>
                  </w:pPr>
                </w:p>
              </w:tc>
              <w:tc>
                <w:tcPr>
                  <w:tcW w:w="1466" w:type="dxa"/>
                </w:tcPr>
                <w:p w14:paraId="6B815D17" w14:textId="65685C60" w:rsidR="003B0030" w:rsidRPr="007C79F6" w:rsidRDefault="003B0030" w:rsidP="00086E7F">
                  <w:pPr>
                    <w:rPr>
                      <w:rFonts w:ascii="Arial" w:hAnsi="Arial" w:cs="Arial"/>
                    </w:rPr>
                  </w:pPr>
                </w:p>
              </w:tc>
              <w:tc>
                <w:tcPr>
                  <w:tcW w:w="1696" w:type="dxa"/>
                </w:tcPr>
                <w:p w14:paraId="5CDD2381" w14:textId="77777777" w:rsidR="003B0030" w:rsidRPr="007C79F6" w:rsidRDefault="003B0030" w:rsidP="00086E7F">
                  <w:pPr>
                    <w:rPr>
                      <w:rFonts w:ascii="Arial" w:hAnsi="Arial" w:cs="Arial"/>
                    </w:rPr>
                  </w:pPr>
                </w:p>
              </w:tc>
              <w:tc>
                <w:tcPr>
                  <w:tcW w:w="2070" w:type="dxa"/>
                </w:tcPr>
                <w:p w14:paraId="2AA7F849" w14:textId="77777777" w:rsidR="003B0030" w:rsidRPr="007C79F6" w:rsidRDefault="003B0030" w:rsidP="00086E7F">
                  <w:pPr>
                    <w:rPr>
                      <w:rFonts w:ascii="Arial" w:hAnsi="Arial" w:cs="Arial"/>
                    </w:rPr>
                  </w:pPr>
                </w:p>
              </w:tc>
            </w:tr>
            <w:tr w:rsidR="003B0030" w:rsidRPr="007C79F6" w14:paraId="4D391289" w14:textId="77777777" w:rsidTr="003B0030">
              <w:trPr>
                <w:trHeight w:val="298"/>
              </w:trPr>
              <w:tc>
                <w:tcPr>
                  <w:tcW w:w="1366" w:type="dxa"/>
                  <w:gridSpan w:val="2"/>
                </w:tcPr>
                <w:p w14:paraId="01C06017" w14:textId="77777777" w:rsidR="003B0030" w:rsidRPr="007C79F6" w:rsidRDefault="003B0030" w:rsidP="00086E7F">
                  <w:pPr>
                    <w:rPr>
                      <w:rFonts w:ascii="Arial" w:hAnsi="Arial" w:cs="Arial"/>
                    </w:rPr>
                  </w:pPr>
                </w:p>
              </w:tc>
              <w:tc>
                <w:tcPr>
                  <w:tcW w:w="1590" w:type="dxa"/>
                  <w:gridSpan w:val="2"/>
                </w:tcPr>
                <w:p w14:paraId="4C330A67" w14:textId="77777777" w:rsidR="003B0030" w:rsidRPr="007C79F6" w:rsidRDefault="003B0030" w:rsidP="00086E7F">
                  <w:pPr>
                    <w:rPr>
                      <w:rFonts w:ascii="Arial" w:hAnsi="Arial" w:cs="Arial"/>
                    </w:rPr>
                  </w:pPr>
                </w:p>
              </w:tc>
              <w:tc>
                <w:tcPr>
                  <w:tcW w:w="1209" w:type="dxa"/>
                </w:tcPr>
                <w:p w14:paraId="763124FC" w14:textId="77777777" w:rsidR="003B0030" w:rsidRPr="007C79F6" w:rsidRDefault="003B0030" w:rsidP="00086E7F">
                  <w:pPr>
                    <w:rPr>
                      <w:rFonts w:ascii="Arial" w:hAnsi="Arial" w:cs="Arial"/>
                    </w:rPr>
                  </w:pPr>
                </w:p>
              </w:tc>
              <w:tc>
                <w:tcPr>
                  <w:tcW w:w="1151" w:type="dxa"/>
                </w:tcPr>
                <w:p w14:paraId="1B2E84CA" w14:textId="77777777" w:rsidR="003B0030" w:rsidRPr="007C79F6" w:rsidRDefault="003B0030" w:rsidP="00086E7F">
                  <w:pPr>
                    <w:rPr>
                      <w:rFonts w:ascii="Arial" w:hAnsi="Arial" w:cs="Arial"/>
                    </w:rPr>
                  </w:pPr>
                </w:p>
              </w:tc>
              <w:tc>
                <w:tcPr>
                  <w:tcW w:w="1466" w:type="dxa"/>
                </w:tcPr>
                <w:p w14:paraId="5D22E62A" w14:textId="5199FA92" w:rsidR="003B0030" w:rsidRPr="007C79F6" w:rsidRDefault="003B0030" w:rsidP="00086E7F">
                  <w:pPr>
                    <w:rPr>
                      <w:rFonts w:ascii="Arial" w:hAnsi="Arial" w:cs="Arial"/>
                    </w:rPr>
                  </w:pPr>
                </w:p>
              </w:tc>
              <w:tc>
                <w:tcPr>
                  <w:tcW w:w="1696" w:type="dxa"/>
                </w:tcPr>
                <w:p w14:paraId="1EE4B473" w14:textId="77777777" w:rsidR="003B0030" w:rsidRPr="007C79F6" w:rsidRDefault="003B0030" w:rsidP="00086E7F">
                  <w:pPr>
                    <w:rPr>
                      <w:rFonts w:ascii="Arial" w:hAnsi="Arial" w:cs="Arial"/>
                    </w:rPr>
                  </w:pPr>
                </w:p>
              </w:tc>
              <w:tc>
                <w:tcPr>
                  <w:tcW w:w="2070" w:type="dxa"/>
                </w:tcPr>
                <w:p w14:paraId="46EB556D" w14:textId="77777777" w:rsidR="003B0030" w:rsidRPr="007C79F6" w:rsidRDefault="003B0030" w:rsidP="00086E7F">
                  <w:pPr>
                    <w:rPr>
                      <w:rFonts w:ascii="Arial" w:hAnsi="Arial" w:cs="Arial"/>
                    </w:rPr>
                  </w:pPr>
                </w:p>
              </w:tc>
            </w:tr>
          </w:tbl>
          <w:p w14:paraId="67BE85F7" w14:textId="77777777" w:rsidR="00574CF2" w:rsidRDefault="00574CF2" w:rsidP="00C05B53"/>
        </w:tc>
      </w:tr>
    </w:tbl>
    <w:p w14:paraId="772D42EC" w14:textId="77777777" w:rsidR="00E11375" w:rsidRDefault="00E11375" w:rsidP="00DE20C9"/>
    <w:p w14:paraId="18397C9E" w14:textId="77777777" w:rsidR="00AA3D4F" w:rsidRDefault="00AA3D4F" w:rsidP="00DE20C9"/>
    <w:p w14:paraId="569BA753" w14:textId="77777777" w:rsidR="00AA3D4F" w:rsidRDefault="00AA3D4F" w:rsidP="00DE20C9"/>
    <w:p w14:paraId="36F60EBE" w14:textId="77777777" w:rsidR="00AA3D4F" w:rsidRDefault="00AA3D4F" w:rsidP="00DE20C9"/>
    <w:p w14:paraId="58D326C6" w14:textId="77777777" w:rsidR="00AA3D4F" w:rsidRDefault="00AA3D4F" w:rsidP="00DE20C9"/>
    <w:tbl>
      <w:tblPr>
        <w:tblStyle w:val="Tablaconcuadrcula"/>
        <w:tblW w:w="10693" w:type="dxa"/>
        <w:tblInd w:w="-998" w:type="dxa"/>
        <w:tblLook w:val="04A0" w:firstRow="1" w:lastRow="0" w:firstColumn="1" w:lastColumn="0" w:noHBand="0" w:noVBand="1"/>
      </w:tblPr>
      <w:tblGrid>
        <w:gridCol w:w="10693"/>
      </w:tblGrid>
      <w:tr w:rsidR="00EC22C6" w14:paraId="3560D835" w14:textId="77777777" w:rsidTr="3D72EF91">
        <w:trPr>
          <w:trHeight w:val="437"/>
        </w:trPr>
        <w:tc>
          <w:tcPr>
            <w:tcW w:w="10693" w:type="dxa"/>
            <w:shd w:val="clear" w:color="auto" w:fill="ADADAD" w:themeFill="background2" w:themeFillShade="BF"/>
            <w:vAlign w:val="center"/>
          </w:tcPr>
          <w:p w14:paraId="4D9A594E" w14:textId="722199EB" w:rsidR="00EC22C6" w:rsidRPr="0039147B" w:rsidRDefault="0039147B" w:rsidP="00662576">
            <w:pPr>
              <w:jc w:val="center"/>
              <w:rPr>
                <w:b/>
              </w:rPr>
            </w:pPr>
            <w:r w:rsidRPr="3D72EF91">
              <w:rPr>
                <w:b/>
              </w:rPr>
              <w:t>HECHOS DE RIESGO</w:t>
            </w:r>
          </w:p>
        </w:tc>
      </w:tr>
      <w:tr w:rsidR="00EC22C6" w14:paraId="17A68861" w14:textId="77777777" w:rsidTr="005849CD">
        <w:trPr>
          <w:trHeight w:val="1115"/>
        </w:trPr>
        <w:tc>
          <w:tcPr>
            <w:tcW w:w="10693" w:type="dxa"/>
          </w:tcPr>
          <w:p w14:paraId="314B1606" w14:textId="616D21A1" w:rsidR="00EC22C6" w:rsidRDefault="14D7F8ED" w:rsidP="14AF1B1A">
            <w:pPr>
              <w:spacing w:line="300" w:lineRule="auto"/>
              <w:rPr>
                <w:rFonts w:ascii="Segoe UI" w:eastAsia="Segoe UI" w:hAnsi="Segoe UI" w:cs="Segoe UI"/>
                <w:b/>
                <w:sz w:val="21"/>
                <w:szCs w:val="21"/>
              </w:rPr>
            </w:pPr>
            <w:r w:rsidRPr="041D7378">
              <w:rPr>
                <w:rFonts w:ascii="Segoe UI" w:eastAsia="Segoe UI" w:hAnsi="Segoe UI" w:cs="Segoe UI"/>
                <w:b/>
                <w:bCs/>
                <w:sz w:val="21"/>
                <w:szCs w:val="21"/>
              </w:rPr>
              <w:t>*</w:t>
            </w:r>
            <w:r w:rsidRPr="041D7378">
              <w:rPr>
                <w:rFonts w:ascii="Segoe UI" w:eastAsia="Segoe UI" w:hAnsi="Segoe UI" w:cs="Segoe UI"/>
                <w:b/>
                <w:sz w:val="21"/>
                <w:szCs w:val="21"/>
              </w:rPr>
              <w:t>Agregar la cantidad de hechos de riesgo que se requieran, de acuerdo con las particularidades del caso y las situaciones identificadas</w:t>
            </w:r>
            <w:r w:rsidRPr="041D7378">
              <w:rPr>
                <w:rFonts w:ascii="Segoe UI" w:eastAsia="Segoe UI" w:hAnsi="Segoe UI" w:cs="Segoe UI"/>
                <w:b/>
                <w:bCs/>
                <w:sz w:val="21"/>
                <w:szCs w:val="21"/>
              </w:rPr>
              <w:t>.</w:t>
            </w:r>
          </w:p>
          <w:p w14:paraId="3908D088" w14:textId="788BF6C8" w:rsidR="00EC22C6" w:rsidRDefault="00EC22C6"/>
          <w:tbl>
            <w:tblPr>
              <w:tblStyle w:val="Tablaconcuadrcula"/>
              <w:tblW w:w="0" w:type="auto"/>
              <w:tblLook w:val="04A0" w:firstRow="1" w:lastRow="0" w:firstColumn="1" w:lastColumn="0" w:noHBand="0" w:noVBand="1"/>
            </w:tblPr>
            <w:tblGrid>
              <w:gridCol w:w="1534"/>
              <w:gridCol w:w="390"/>
              <w:gridCol w:w="186"/>
              <w:gridCol w:w="1643"/>
              <w:gridCol w:w="364"/>
              <w:gridCol w:w="437"/>
              <w:gridCol w:w="885"/>
              <w:gridCol w:w="277"/>
              <w:gridCol w:w="133"/>
              <w:gridCol w:w="263"/>
              <w:gridCol w:w="68"/>
              <w:gridCol w:w="443"/>
              <w:gridCol w:w="509"/>
              <w:gridCol w:w="285"/>
              <w:gridCol w:w="240"/>
              <w:gridCol w:w="25"/>
              <w:gridCol w:w="228"/>
              <w:gridCol w:w="631"/>
              <w:gridCol w:w="302"/>
              <w:gridCol w:w="1624"/>
            </w:tblGrid>
            <w:tr w:rsidR="00482C0E" w14:paraId="2C3DDFCF" w14:textId="42274126" w:rsidTr="008F17F3">
              <w:tc>
                <w:tcPr>
                  <w:tcW w:w="10467" w:type="dxa"/>
                  <w:gridSpan w:val="20"/>
                  <w:vAlign w:val="center"/>
                </w:tcPr>
                <w:p w14:paraId="76FB2352" w14:textId="77777777" w:rsidR="00482C0E" w:rsidRPr="00AA3D4F" w:rsidRDefault="00482C0E" w:rsidP="00626915">
                  <w:pPr>
                    <w:jc w:val="center"/>
                    <w:rPr>
                      <w:b/>
                      <w:bCs/>
                    </w:rPr>
                  </w:pPr>
                  <w:r w:rsidRPr="00AA3D4F">
                    <w:rPr>
                      <w:b/>
                      <w:bCs/>
                    </w:rPr>
                    <w:t>HECHO DE RIESGO #1</w:t>
                  </w:r>
                </w:p>
              </w:tc>
            </w:tr>
            <w:tr w:rsidR="00DB6178" w14:paraId="4492365F" w14:textId="5C3F0D03" w:rsidTr="00B378C8">
              <w:tc>
                <w:tcPr>
                  <w:tcW w:w="1534" w:type="dxa"/>
                  <w:vAlign w:val="center"/>
                </w:tcPr>
                <w:p w14:paraId="5CBFC916" w14:textId="57EDAAB1" w:rsidR="00482C0E" w:rsidRPr="00AA3D4F" w:rsidRDefault="00482C0E" w:rsidP="00626915">
                  <w:pPr>
                    <w:jc w:val="center"/>
                    <w:rPr>
                      <w:b/>
                      <w:bCs/>
                    </w:rPr>
                  </w:pPr>
                  <w:r w:rsidRPr="00AA3D4F">
                    <w:rPr>
                      <w:b/>
                      <w:bCs/>
                    </w:rPr>
                    <w:t>DIA</w:t>
                  </w:r>
                </w:p>
              </w:tc>
              <w:tc>
                <w:tcPr>
                  <w:tcW w:w="2583" w:type="dxa"/>
                  <w:gridSpan w:val="4"/>
                  <w:vAlign w:val="center"/>
                </w:tcPr>
                <w:p w14:paraId="31F15948" w14:textId="77777777" w:rsidR="00482C0E" w:rsidRPr="00AA3D4F" w:rsidRDefault="00482C0E" w:rsidP="00626915">
                  <w:pPr>
                    <w:jc w:val="center"/>
                    <w:rPr>
                      <w:b/>
                      <w:bCs/>
                    </w:rPr>
                  </w:pPr>
                  <w:r>
                    <w:t>12</w:t>
                  </w:r>
                </w:p>
              </w:tc>
              <w:tc>
                <w:tcPr>
                  <w:tcW w:w="1732" w:type="dxa"/>
                  <w:gridSpan w:val="4"/>
                  <w:vAlign w:val="center"/>
                </w:tcPr>
                <w:p w14:paraId="6790F771" w14:textId="6B61CFA2" w:rsidR="00482C0E" w:rsidRPr="00AA3D4F" w:rsidRDefault="00482C0E" w:rsidP="00626915">
                  <w:pPr>
                    <w:jc w:val="center"/>
                    <w:rPr>
                      <w:b/>
                      <w:bCs/>
                    </w:rPr>
                  </w:pPr>
                  <w:r w:rsidRPr="00AA3D4F">
                    <w:rPr>
                      <w:b/>
                      <w:bCs/>
                    </w:rPr>
                    <w:t>MES</w:t>
                  </w:r>
                </w:p>
              </w:tc>
              <w:tc>
                <w:tcPr>
                  <w:tcW w:w="1283" w:type="dxa"/>
                  <w:gridSpan w:val="4"/>
                  <w:vAlign w:val="center"/>
                </w:tcPr>
                <w:p w14:paraId="2CA80013" w14:textId="77777777" w:rsidR="00482C0E" w:rsidRPr="00AA3D4F" w:rsidRDefault="00482C0E" w:rsidP="00626915">
                  <w:pPr>
                    <w:jc w:val="center"/>
                    <w:rPr>
                      <w:b/>
                      <w:bCs/>
                    </w:rPr>
                  </w:pPr>
                  <w:r>
                    <w:t>01</w:t>
                  </w:r>
                </w:p>
              </w:tc>
              <w:tc>
                <w:tcPr>
                  <w:tcW w:w="1409" w:type="dxa"/>
                  <w:gridSpan w:val="5"/>
                  <w:vAlign w:val="center"/>
                </w:tcPr>
                <w:p w14:paraId="380E401E" w14:textId="47972DCA" w:rsidR="00482C0E" w:rsidRPr="00AA3D4F" w:rsidRDefault="0011211D" w:rsidP="00626915">
                  <w:pPr>
                    <w:jc w:val="center"/>
                    <w:rPr>
                      <w:b/>
                      <w:bCs/>
                    </w:rPr>
                  </w:pPr>
                  <w:r w:rsidRPr="00AA3D4F">
                    <w:rPr>
                      <w:b/>
                      <w:bCs/>
                    </w:rPr>
                    <w:t>AÑO</w:t>
                  </w:r>
                </w:p>
              </w:tc>
              <w:tc>
                <w:tcPr>
                  <w:tcW w:w="1926" w:type="dxa"/>
                  <w:gridSpan w:val="2"/>
                  <w:vAlign w:val="center"/>
                </w:tcPr>
                <w:p w14:paraId="6673F0CE" w14:textId="77777777" w:rsidR="0011211D" w:rsidRPr="00AA3D4F" w:rsidRDefault="0011211D" w:rsidP="00626915">
                  <w:pPr>
                    <w:jc w:val="center"/>
                    <w:rPr>
                      <w:b/>
                      <w:bCs/>
                    </w:rPr>
                  </w:pPr>
                  <w:r>
                    <w:t>2026</w:t>
                  </w:r>
                </w:p>
              </w:tc>
            </w:tr>
            <w:tr w:rsidR="00DB6178" w14:paraId="0A7E2247" w14:textId="1361F361" w:rsidTr="00B378C8">
              <w:tc>
                <w:tcPr>
                  <w:tcW w:w="1534" w:type="dxa"/>
                  <w:vAlign w:val="center"/>
                </w:tcPr>
                <w:p w14:paraId="383CAB23" w14:textId="3B187DD3" w:rsidR="00DB6178" w:rsidRPr="00AA3D4F" w:rsidRDefault="00DB6178" w:rsidP="00626915">
                  <w:pPr>
                    <w:jc w:val="center"/>
                    <w:rPr>
                      <w:b/>
                      <w:bCs/>
                    </w:rPr>
                  </w:pPr>
                  <w:r w:rsidRPr="00AA3D4F">
                    <w:rPr>
                      <w:b/>
                      <w:bCs/>
                    </w:rPr>
                    <w:t>LUGAR</w:t>
                  </w:r>
                </w:p>
              </w:tc>
              <w:tc>
                <w:tcPr>
                  <w:tcW w:w="2219" w:type="dxa"/>
                  <w:gridSpan w:val="3"/>
                  <w:vAlign w:val="center"/>
                </w:tcPr>
                <w:p w14:paraId="4FFD794D" w14:textId="7E3404D9" w:rsidR="00DB6178" w:rsidRPr="00AA3D4F" w:rsidRDefault="00DB6178" w:rsidP="00626915">
                  <w:pPr>
                    <w:jc w:val="center"/>
                    <w:rPr>
                      <w:b/>
                      <w:bCs/>
                    </w:rPr>
                  </w:pPr>
                  <w:r w:rsidRPr="00AA3D4F">
                    <w:rPr>
                      <w:b/>
                      <w:bCs/>
                    </w:rPr>
                    <w:t>DEPARTAMENTO</w:t>
                  </w:r>
                </w:p>
              </w:tc>
              <w:tc>
                <w:tcPr>
                  <w:tcW w:w="2427" w:type="dxa"/>
                  <w:gridSpan w:val="7"/>
                  <w:vAlign w:val="center"/>
                </w:tcPr>
                <w:p w14:paraId="3984188F" w14:textId="11F75BE9" w:rsidR="00DB6178" w:rsidRPr="00AA3D4F" w:rsidRDefault="00DB6178" w:rsidP="00626915">
                  <w:pPr>
                    <w:jc w:val="center"/>
                    <w:rPr>
                      <w:b/>
                      <w:bCs/>
                    </w:rPr>
                  </w:pPr>
                  <w:r>
                    <w:t>Tolima</w:t>
                  </w:r>
                </w:p>
              </w:tc>
              <w:tc>
                <w:tcPr>
                  <w:tcW w:w="1730" w:type="dxa"/>
                  <w:gridSpan w:val="6"/>
                  <w:vAlign w:val="center"/>
                </w:tcPr>
                <w:p w14:paraId="2E1AE9F4" w14:textId="7A0D9944" w:rsidR="00DB6178" w:rsidRPr="00AA3D4F" w:rsidRDefault="00DB6178" w:rsidP="00626915">
                  <w:pPr>
                    <w:jc w:val="center"/>
                    <w:rPr>
                      <w:b/>
                      <w:bCs/>
                    </w:rPr>
                  </w:pPr>
                  <w:r w:rsidRPr="00AA3D4F">
                    <w:rPr>
                      <w:b/>
                      <w:bCs/>
                    </w:rPr>
                    <w:t>MUNICIPIO</w:t>
                  </w:r>
                </w:p>
              </w:tc>
              <w:tc>
                <w:tcPr>
                  <w:tcW w:w="2557" w:type="dxa"/>
                  <w:gridSpan w:val="3"/>
                  <w:vAlign w:val="center"/>
                </w:tcPr>
                <w:p w14:paraId="610C188B" w14:textId="77777777" w:rsidR="00DB6178" w:rsidRPr="00AA3D4F" w:rsidRDefault="00DB6178" w:rsidP="00626915">
                  <w:pPr>
                    <w:jc w:val="center"/>
                    <w:rPr>
                      <w:b/>
                      <w:bCs/>
                    </w:rPr>
                  </w:pPr>
                  <w:r>
                    <w:t>Planadas</w:t>
                  </w:r>
                </w:p>
              </w:tc>
            </w:tr>
            <w:tr w:rsidR="00B54537" w14:paraId="24C6886B" w14:textId="4DAD9A7E" w:rsidTr="00B378C8">
              <w:trPr>
                <w:trHeight w:val="758"/>
              </w:trPr>
              <w:tc>
                <w:tcPr>
                  <w:tcW w:w="1534" w:type="dxa"/>
                  <w:vMerge w:val="restart"/>
                  <w:vAlign w:val="center"/>
                </w:tcPr>
                <w:p w14:paraId="23F5B8FD" w14:textId="7952063D" w:rsidR="00482C0E" w:rsidRPr="00AA3D4F" w:rsidRDefault="00911506" w:rsidP="00626915">
                  <w:pPr>
                    <w:jc w:val="center"/>
                    <w:rPr>
                      <w:b/>
                      <w:bCs/>
                    </w:rPr>
                  </w:pPr>
                  <w:r w:rsidRPr="00AA3D4F">
                    <w:rPr>
                      <w:b/>
                      <w:bCs/>
                    </w:rPr>
                    <w:lastRenderedPageBreak/>
                    <w:t>TIPO DE ACTOR GENERADOR DE</w:t>
                  </w:r>
                  <w:r w:rsidR="008B2520" w:rsidRPr="00AA3D4F">
                    <w:rPr>
                      <w:b/>
                      <w:bCs/>
                    </w:rPr>
                    <w:t xml:space="preserve">L HECHO </w:t>
                  </w:r>
                  <w:r w:rsidRPr="00AA3D4F">
                    <w:rPr>
                      <w:b/>
                      <w:bCs/>
                    </w:rPr>
                    <w:t xml:space="preserve">DE </w:t>
                  </w:r>
                  <w:r w:rsidR="008B2520" w:rsidRPr="00AA3D4F">
                    <w:rPr>
                      <w:b/>
                      <w:bCs/>
                    </w:rPr>
                    <w:t>RIESGO</w:t>
                  </w:r>
                </w:p>
              </w:tc>
              <w:tc>
                <w:tcPr>
                  <w:tcW w:w="576" w:type="dxa"/>
                  <w:gridSpan w:val="2"/>
                  <w:vAlign w:val="center"/>
                </w:tcPr>
                <w:p w14:paraId="0C548FC6" w14:textId="77777777" w:rsidR="00AB1558" w:rsidRPr="00AA3D4F" w:rsidRDefault="00AB1558" w:rsidP="00626915">
                  <w:pPr>
                    <w:jc w:val="center"/>
                    <w:rPr>
                      <w:b/>
                      <w:bCs/>
                    </w:rPr>
                  </w:pPr>
                </w:p>
              </w:tc>
              <w:tc>
                <w:tcPr>
                  <w:tcW w:w="2007" w:type="dxa"/>
                  <w:gridSpan w:val="2"/>
                  <w:vAlign w:val="center"/>
                </w:tcPr>
                <w:p w14:paraId="6E5C08FA" w14:textId="6A6D20ED" w:rsidR="00AB1558" w:rsidRPr="00AA3D4F" w:rsidRDefault="00AB1558" w:rsidP="00626915">
                  <w:pPr>
                    <w:jc w:val="center"/>
                    <w:rPr>
                      <w:b/>
                      <w:bCs/>
                    </w:rPr>
                  </w:pPr>
                  <w:r w:rsidRPr="00AA3D4F">
                    <w:rPr>
                      <w:b/>
                      <w:bCs/>
                    </w:rPr>
                    <w:t>GAO</w:t>
                  </w:r>
                </w:p>
              </w:tc>
              <w:tc>
                <w:tcPr>
                  <w:tcW w:w="437" w:type="dxa"/>
                  <w:vAlign w:val="center"/>
                </w:tcPr>
                <w:p w14:paraId="6CB03630" w14:textId="77777777" w:rsidR="00AB1558" w:rsidRPr="00AA3D4F" w:rsidRDefault="00AB1558" w:rsidP="00626915">
                  <w:pPr>
                    <w:jc w:val="center"/>
                    <w:rPr>
                      <w:b/>
                      <w:bCs/>
                    </w:rPr>
                  </w:pPr>
                  <w:r>
                    <w:t>X</w:t>
                  </w:r>
                </w:p>
              </w:tc>
              <w:tc>
                <w:tcPr>
                  <w:tcW w:w="1295" w:type="dxa"/>
                  <w:gridSpan w:val="3"/>
                  <w:vAlign w:val="center"/>
                </w:tcPr>
                <w:p w14:paraId="4C789787" w14:textId="5C37B643" w:rsidR="00AB1558" w:rsidRPr="00AA3D4F" w:rsidRDefault="00AB1558" w:rsidP="00626915">
                  <w:pPr>
                    <w:jc w:val="center"/>
                    <w:rPr>
                      <w:b/>
                      <w:bCs/>
                    </w:rPr>
                  </w:pPr>
                  <w:r w:rsidRPr="00AA3D4F">
                    <w:rPr>
                      <w:b/>
                      <w:bCs/>
                    </w:rPr>
                    <w:t>GAO-R</w:t>
                  </w:r>
                </w:p>
              </w:tc>
              <w:tc>
                <w:tcPr>
                  <w:tcW w:w="263" w:type="dxa"/>
                  <w:vAlign w:val="center"/>
                </w:tcPr>
                <w:p w14:paraId="208424D7" w14:textId="77777777" w:rsidR="00AB1558" w:rsidRPr="00AA3D4F" w:rsidRDefault="00AB1558" w:rsidP="00626915">
                  <w:pPr>
                    <w:jc w:val="center"/>
                    <w:rPr>
                      <w:b/>
                      <w:bCs/>
                    </w:rPr>
                  </w:pPr>
                </w:p>
              </w:tc>
              <w:tc>
                <w:tcPr>
                  <w:tcW w:w="1020" w:type="dxa"/>
                  <w:gridSpan w:val="3"/>
                  <w:vAlign w:val="center"/>
                </w:tcPr>
                <w:p w14:paraId="2DA523D7" w14:textId="17BAEBF0" w:rsidR="00AB1558" w:rsidRPr="00AA3D4F" w:rsidRDefault="00AB1558" w:rsidP="00626915">
                  <w:pPr>
                    <w:jc w:val="center"/>
                    <w:rPr>
                      <w:b/>
                      <w:bCs/>
                    </w:rPr>
                  </w:pPr>
                  <w:r w:rsidRPr="00AA3D4F">
                    <w:rPr>
                      <w:b/>
                      <w:bCs/>
                    </w:rPr>
                    <w:t>GDO</w:t>
                  </w:r>
                </w:p>
              </w:tc>
              <w:tc>
                <w:tcPr>
                  <w:tcW w:w="525" w:type="dxa"/>
                  <w:gridSpan w:val="2"/>
                  <w:vAlign w:val="center"/>
                </w:tcPr>
                <w:p w14:paraId="2D10F967" w14:textId="77777777" w:rsidR="00AB1558" w:rsidRPr="00AA3D4F" w:rsidRDefault="00AB1558" w:rsidP="00626915">
                  <w:pPr>
                    <w:jc w:val="center"/>
                    <w:rPr>
                      <w:b/>
                      <w:bCs/>
                    </w:rPr>
                  </w:pPr>
                </w:p>
              </w:tc>
              <w:tc>
                <w:tcPr>
                  <w:tcW w:w="884" w:type="dxa"/>
                  <w:gridSpan w:val="3"/>
                  <w:vAlign w:val="center"/>
                </w:tcPr>
                <w:p w14:paraId="3BAA194A" w14:textId="4E15D370" w:rsidR="00AB1558" w:rsidRPr="00AA3D4F" w:rsidRDefault="00AB1558" w:rsidP="00626915">
                  <w:pPr>
                    <w:jc w:val="center"/>
                    <w:rPr>
                      <w:b/>
                      <w:bCs/>
                    </w:rPr>
                  </w:pPr>
                  <w:r w:rsidRPr="00AA3D4F">
                    <w:rPr>
                      <w:b/>
                      <w:bCs/>
                    </w:rPr>
                    <w:t>GDCO</w:t>
                  </w:r>
                </w:p>
              </w:tc>
              <w:tc>
                <w:tcPr>
                  <w:tcW w:w="302" w:type="dxa"/>
                  <w:vAlign w:val="center"/>
                </w:tcPr>
                <w:p w14:paraId="2BD05FC8" w14:textId="77777777" w:rsidR="00AB1558" w:rsidRPr="00AA3D4F" w:rsidRDefault="00AB1558" w:rsidP="00626915">
                  <w:pPr>
                    <w:jc w:val="center"/>
                    <w:rPr>
                      <w:b/>
                      <w:bCs/>
                    </w:rPr>
                  </w:pPr>
                </w:p>
              </w:tc>
              <w:tc>
                <w:tcPr>
                  <w:tcW w:w="1624" w:type="dxa"/>
                  <w:vAlign w:val="center"/>
                </w:tcPr>
                <w:p w14:paraId="27005A5F" w14:textId="2D1AA493" w:rsidR="00AB1558" w:rsidRPr="00AA3D4F" w:rsidRDefault="00650D5A" w:rsidP="00626915">
                  <w:pPr>
                    <w:jc w:val="center"/>
                    <w:rPr>
                      <w:b/>
                      <w:bCs/>
                    </w:rPr>
                  </w:pPr>
                  <w:r w:rsidRPr="00AA3D4F">
                    <w:rPr>
                      <w:b/>
                      <w:bCs/>
                    </w:rPr>
                    <w:t>TERCERO / CIVIL</w:t>
                  </w:r>
                </w:p>
              </w:tc>
            </w:tr>
            <w:tr w:rsidR="00DB6178" w14:paraId="280ADED6" w14:textId="0A9E088C" w:rsidTr="00B378C8">
              <w:tc>
                <w:tcPr>
                  <w:tcW w:w="1534" w:type="dxa"/>
                  <w:vMerge/>
                  <w:vAlign w:val="center"/>
                </w:tcPr>
                <w:p w14:paraId="6F6C47C9" w14:textId="77777777" w:rsidR="00482C0E" w:rsidRPr="00AA3D4F" w:rsidRDefault="00482C0E" w:rsidP="00626915">
                  <w:pPr>
                    <w:jc w:val="center"/>
                    <w:rPr>
                      <w:b/>
                      <w:bCs/>
                    </w:rPr>
                  </w:pPr>
                </w:p>
              </w:tc>
              <w:tc>
                <w:tcPr>
                  <w:tcW w:w="576" w:type="dxa"/>
                  <w:gridSpan w:val="2"/>
                  <w:vAlign w:val="center"/>
                </w:tcPr>
                <w:p w14:paraId="2FD180E7" w14:textId="77777777" w:rsidR="00AB1558" w:rsidRPr="00AA3D4F" w:rsidRDefault="00AB1558" w:rsidP="00626915">
                  <w:pPr>
                    <w:jc w:val="center"/>
                    <w:rPr>
                      <w:b/>
                      <w:bCs/>
                    </w:rPr>
                  </w:pPr>
                </w:p>
              </w:tc>
              <w:tc>
                <w:tcPr>
                  <w:tcW w:w="3329" w:type="dxa"/>
                  <w:gridSpan w:val="4"/>
                  <w:vAlign w:val="center"/>
                </w:tcPr>
                <w:p w14:paraId="6EE158EF" w14:textId="5D486E8D" w:rsidR="004A612F" w:rsidRPr="00AA3D4F" w:rsidRDefault="004A612F" w:rsidP="00626915">
                  <w:pPr>
                    <w:jc w:val="center"/>
                    <w:rPr>
                      <w:b/>
                      <w:bCs/>
                    </w:rPr>
                  </w:pPr>
                  <w:r w:rsidRPr="00AA3D4F">
                    <w:rPr>
                      <w:b/>
                      <w:bCs/>
                    </w:rPr>
                    <w:t>INSTITUCIÓN DEL ESTADO COLOMBIANO</w:t>
                  </w:r>
                </w:p>
              </w:tc>
              <w:tc>
                <w:tcPr>
                  <w:tcW w:w="277" w:type="dxa"/>
                  <w:vAlign w:val="center"/>
                </w:tcPr>
                <w:p w14:paraId="4842113E" w14:textId="77777777" w:rsidR="004A612F" w:rsidRPr="00AA3D4F" w:rsidRDefault="004A612F" w:rsidP="00626915">
                  <w:pPr>
                    <w:jc w:val="center"/>
                    <w:rPr>
                      <w:b/>
                      <w:bCs/>
                    </w:rPr>
                  </w:pPr>
                </w:p>
              </w:tc>
              <w:tc>
                <w:tcPr>
                  <w:tcW w:w="1416" w:type="dxa"/>
                  <w:gridSpan w:val="5"/>
                  <w:vAlign w:val="center"/>
                </w:tcPr>
                <w:p w14:paraId="609B8814" w14:textId="4D986331" w:rsidR="00911506" w:rsidRPr="00AA3D4F" w:rsidRDefault="00911506" w:rsidP="00626915">
                  <w:pPr>
                    <w:jc w:val="center"/>
                    <w:rPr>
                      <w:b/>
                      <w:bCs/>
                    </w:rPr>
                  </w:pPr>
                  <w:r w:rsidRPr="00AA3D4F">
                    <w:rPr>
                      <w:b/>
                      <w:bCs/>
                    </w:rPr>
                    <w:t>OTRO</w:t>
                  </w:r>
                </w:p>
              </w:tc>
              <w:tc>
                <w:tcPr>
                  <w:tcW w:w="550" w:type="dxa"/>
                  <w:gridSpan w:val="3"/>
                  <w:vAlign w:val="center"/>
                </w:tcPr>
                <w:p w14:paraId="545486BB" w14:textId="77777777" w:rsidR="00911506" w:rsidRPr="00AA3D4F" w:rsidRDefault="00911506" w:rsidP="00626915">
                  <w:pPr>
                    <w:jc w:val="center"/>
                    <w:rPr>
                      <w:b/>
                      <w:bCs/>
                    </w:rPr>
                  </w:pPr>
                </w:p>
              </w:tc>
              <w:tc>
                <w:tcPr>
                  <w:tcW w:w="2785" w:type="dxa"/>
                  <w:gridSpan w:val="4"/>
                  <w:vAlign w:val="center"/>
                </w:tcPr>
                <w:p w14:paraId="588AD81B" w14:textId="37CDFFF3" w:rsidR="00911506" w:rsidRPr="00AA3D4F" w:rsidRDefault="00911506" w:rsidP="00626915">
                  <w:pPr>
                    <w:jc w:val="center"/>
                    <w:rPr>
                      <w:b/>
                      <w:bCs/>
                    </w:rPr>
                  </w:pPr>
                  <w:r w:rsidRPr="00AA3D4F">
                    <w:rPr>
                      <w:b/>
                      <w:bCs/>
                    </w:rPr>
                    <w:t>NO REPORTA</w:t>
                  </w:r>
                </w:p>
              </w:tc>
            </w:tr>
            <w:tr w:rsidR="00482C0E" w14:paraId="390D891E" w14:textId="53BFDFAE" w:rsidTr="00B378C8">
              <w:tc>
                <w:tcPr>
                  <w:tcW w:w="1534" w:type="dxa"/>
                  <w:vAlign w:val="center"/>
                </w:tcPr>
                <w:p w14:paraId="259AA0B6" w14:textId="749DFBDF" w:rsidR="00AB1558" w:rsidRPr="00AA3D4F" w:rsidRDefault="001F7772" w:rsidP="00626915">
                  <w:pPr>
                    <w:jc w:val="center"/>
                    <w:rPr>
                      <w:b/>
                      <w:bCs/>
                    </w:rPr>
                  </w:pPr>
                  <w:r w:rsidRPr="00AA3D4F">
                    <w:rPr>
                      <w:b/>
                      <w:bCs/>
                    </w:rPr>
                    <w:t xml:space="preserve">NOMBRE DEL ACTOR GENERADOR </w:t>
                  </w:r>
                  <w:r w:rsidR="008B2520" w:rsidRPr="00AA3D4F">
                    <w:rPr>
                      <w:b/>
                      <w:bCs/>
                    </w:rPr>
                    <w:t xml:space="preserve">DEL HECHOS </w:t>
                  </w:r>
                  <w:r w:rsidRPr="00AA3D4F">
                    <w:rPr>
                      <w:b/>
                      <w:bCs/>
                    </w:rPr>
                    <w:t xml:space="preserve">DE </w:t>
                  </w:r>
                  <w:r w:rsidR="008B2520" w:rsidRPr="00AA3D4F">
                    <w:rPr>
                      <w:b/>
                      <w:bCs/>
                    </w:rPr>
                    <w:t>RIESGO</w:t>
                  </w:r>
                </w:p>
              </w:tc>
              <w:tc>
                <w:tcPr>
                  <w:tcW w:w="2219" w:type="dxa"/>
                  <w:gridSpan w:val="3"/>
                  <w:vAlign w:val="center"/>
                </w:tcPr>
                <w:p w14:paraId="3CB9C97A" w14:textId="712B1A5E" w:rsidR="002A354C" w:rsidRPr="00AA3D4F" w:rsidRDefault="002A354C" w:rsidP="00626915">
                  <w:pPr>
                    <w:jc w:val="center"/>
                    <w:rPr>
                      <w:b/>
                      <w:bCs/>
                    </w:rPr>
                  </w:pPr>
                  <w:r>
                    <w:t>Disidencias Frente 21</w:t>
                  </w:r>
                </w:p>
              </w:tc>
              <w:tc>
                <w:tcPr>
                  <w:tcW w:w="1686" w:type="dxa"/>
                  <w:gridSpan w:val="3"/>
                  <w:vAlign w:val="center"/>
                </w:tcPr>
                <w:p w14:paraId="722559F3" w14:textId="5D275717" w:rsidR="008B2520" w:rsidRPr="00AA3D4F" w:rsidRDefault="008B2520" w:rsidP="008B2520">
                  <w:pPr>
                    <w:jc w:val="center"/>
                    <w:rPr>
                      <w:b/>
                      <w:bCs/>
                    </w:rPr>
                  </w:pPr>
                  <w:r w:rsidRPr="00AA3D4F">
                    <w:rPr>
                      <w:b/>
                      <w:bCs/>
                    </w:rPr>
                    <w:t>VICTIMA DEL HECHO DE RIESGO</w:t>
                  </w:r>
                </w:p>
              </w:tc>
              <w:tc>
                <w:tcPr>
                  <w:tcW w:w="1184" w:type="dxa"/>
                  <w:gridSpan w:val="5"/>
                  <w:vAlign w:val="center"/>
                </w:tcPr>
                <w:p w14:paraId="1EBF060D" w14:textId="39C1DD08" w:rsidR="008B2520" w:rsidRPr="00AA3D4F" w:rsidRDefault="008B2520" w:rsidP="00626915">
                  <w:pPr>
                    <w:jc w:val="center"/>
                    <w:rPr>
                      <w:b/>
                      <w:bCs/>
                    </w:rPr>
                  </w:pPr>
                  <w:r>
                    <w:t>Evaluado</w:t>
                  </w:r>
                </w:p>
              </w:tc>
              <w:tc>
                <w:tcPr>
                  <w:tcW w:w="1287" w:type="dxa"/>
                  <w:gridSpan w:val="5"/>
                  <w:vAlign w:val="center"/>
                </w:tcPr>
                <w:p w14:paraId="2ECD7DCE" w14:textId="35B1DD72" w:rsidR="008B2520" w:rsidRPr="00AA3D4F" w:rsidRDefault="008B2520" w:rsidP="00626915">
                  <w:pPr>
                    <w:jc w:val="center"/>
                    <w:rPr>
                      <w:b/>
                      <w:bCs/>
                    </w:rPr>
                  </w:pPr>
                  <w:r w:rsidRPr="00AA3D4F">
                    <w:rPr>
                      <w:b/>
                      <w:bCs/>
                    </w:rPr>
                    <w:t>MEDIO HECHO DE RIESGO</w:t>
                  </w:r>
                </w:p>
              </w:tc>
              <w:tc>
                <w:tcPr>
                  <w:tcW w:w="2557" w:type="dxa"/>
                  <w:gridSpan w:val="3"/>
                  <w:vAlign w:val="center"/>
                </w:tcPr>
                <w:p w14:paraId="3B9AB6C3" w14:textId="77777777" w:rsidR="008B2520" w:rsidRPr="00AA3D4F" w:rsidRDefault="008B2520" w:rsidP="00626915">
                  <w:pPr>
                    <w:jc w:val="center"/>
                    <w:rPr>
                      <w:b/>
                      <w:bCs/>
                    </w:rPr>
                  </w:pPr>
                  <w:r>
                    <w:t>Llamada</w:t>
                  </w:r>
                </w:p>
              </w:tc>
            </w:tr>
            <w:tr w:rsidR="004A612F" w14:paraId="68C0DC83" w14:textId="7B5E3D2B" w:rsidTr="00B378C8">
              <w:tc>
                <w:tcPr>
                  <w:tcW w:w="1534" w:type="dxa"/>
                  <w:vMerge w:val="restart"/>
                  <w:tcBorders>
                    <w:right w:val="nil"/>
                  </w:tcBorders>
                  <w:vAlign w:val="center"/>
                </w:tcPr>
                <w:p w14:paraId="711C60F7" w14:textId="527995C9" w:rsidR="004A612F" w:rsidRPr="00AA3D4F" w:rsidRDefault="00180FFE" w:rsidP="00626915">
                  <w:pPr>
                    <w:jc w:val="center"/>
                    <w:rPr>
                      <w:b/>
                      <w:bCs/>
                    </w:rPr>
                  </w:pPr>
                  <w:r w:rsidRPr="00AA3D4F">
                    <w:rPr>
                      <w:b/>
                      <w:bCs/>
                    </w:rPr>
                    <w:t xml:space="preserve">TIPO DE </w:t>
                  </w:r>
                  <w:r w:rsidR="008B2520" w:rsidRPr="00AA3D4F">
                    <w:rPr>
                      <w:b/>
                      <w:bCs/>
                    </w:rPr>
                    <w:t xml:space="preserve">HECHO DE </w:t>
                  </w:r>
                  <w:r w:rsidR="0050793C" w:rsidRPr="00AA3D4F">
                    <w:rPr>
                      <w:b/>
                      <w:bCs/>
                    </w:rPr>
                    <w:t>RIESGO</w:t>
                  </w:r>
                </w:p>
              </w:tc>
              <w:tc>
                <w:tcPr>
                  <w:tcW w:w="390" w:type="dxa"/>
                  <w:tcBorders>
                    <w:right w:val="nil"/>
                  </w:tcBorders>
                  <w:vAlign w:val="center"/>
                </w:tcPr>
                <w:p w14:paraId="71CC639D" w14:textId="77777777" w:rsidR="004927DB" w:rsidRPr="00AA3D4F" w:rsidRDefault="004927DB" w:rsidP="00626915">
                  <w:pPr>
                    <w:jc w:val="center"/>
                    <w:rPr>
                      <w:b/>
                      <w:bCs/>
                    </w:rPr>
                  </w:pPr>
                  <w:r>
                    <w:t>X</w:t>
                  </w:r>
                </w:p>
              </w:tc>
              <w:tc>
                <w:tcPr>
                  <w:tcW w:w="1829" w:type="dxa"/>
                  <w:gridSpan w:val="2"/>
                  <w:tcBorders>
                    <w:right w:val="nil"/>
                  </w:tcBorders>
                  <w:vAlign w:val="center"/>
                </w:tcPr>
                <w:p w14:paraId="0DC44337" w14:textId="2DE86550" w:rsidR="004927DB" w:rsidRPr="00AA3D4F" w:rsidRDefault="004927DB" w:rsidP="00626915">
                  <w:pPr>
                    <w:jc w:val="center"/>
                    <w:rPr>
                      <w:b/>
                      <w:bCs/>
                    </w:rPr>
                  </w:pPr>
                  <w:r w:rsidRPr="00AA3D4F">
                    <w:rPr>
                      <w:b/>
                      <w:bCs/>
                    </w:rPr>
                    <w:t>DIRECTA</w:t>
                  </w:r>
                </w:p>
              </w:tc>
              <w:tc>
                <w:tcPr>
                  <w:tcW w:w="1963" w:type="dxa"/>
                  <w:gridSpan w:val="4"/>
                  <w:vMerge w:val="restart"/>
                  <w:tcBorders>
                    <w:right w:val="nil"/>
                  </w:tcBorders>
                  <w:vAlign w:val="center"/>
                </w:tcPr>
                <w:p w14:paraId="2BD00957" w14:textId="2068B8AF" w:rsidR="004927DB" w:rsidRPr="00AA3D4F" w:rsidRDefault="00CF53F8" w:rsidP="00626915">
                  <w:pPr>
                    <w:jc w:val="center"/>
                    <w:rPr>
                      <w:b/>
                      <w:bCs/>
                    </w:rPr>
                  </w:pPr>
                  <w:r w:rsidRPr="00AA3D4F">
                    <w:rPr>
                      <w:b/>
                      <w:bCs/>
                    </w:rPr>
                    <w:t>MOTIVACIÓN DE</w:t>
                  </w:r>
                  <w:r w:rsidR="0050793C" w:rsidRPr="00AA3D4F">
                    <w:rPr>
                      <w:b/>
                      <w:bCs/>
                    </w:rPr>
                    <w:t xml:space="preserve">L HECHO </w:t>
                  </w:r>
                  <w:r w:rsidRPr="00AA3D4F">
                    <w:rPr>
                      <w:b/>
                      <w:bCs/>
                    </w:rPr>
                    <w:t xml:space="preserve">DE </w:t>
                  </w:r>
                  <w:r w:rsidR="0050793C" w:rsidRPr="00AA3D4F">
                    <w:rPr>
                      <w:b/>
                      <w:bCs/>
                    </w:rPr>
                    <w:t>RIESGO</w:t>
                  </w:r>
                </w:p>
              </w:tc>
              <w:tc>
                <w:tcPr>
                  <w:tcW w:w="4751" w:type="dxa"/>
                  <w:gridSpan w:val="12"/>
                  <w:vMerge w:val="restart"/>
                  <w:tcBorders>
                    <w:right w:val="single" w:sz="4" w:space="0" w:color="auto"/>
                  </w:tcBorders>
                  <w:vAlign w:val="center"/>
                </w:tcPr>
                <w:p w14:paraId="73EEE1E4" w14:textId="6C037EA7" w:rsidR="00CF53F8" w:rsidRPr="00AA3D4F" w:rsidRDefault="00CF53F8" w:rsidP="00626915">
                  <w:pPr>
                    <w:jc w:val="center"/>
                    <w:rPr>
                      <w:b/>
                      <w:bCs/>
                    </w:rPr>
                  </w:pPr>
                  <w:r>
                    <w:t>Su rol como firmante de paz</w:t>
                  </w:r>
                </w:p>
              </w:tc>
            </w:tr>
            <w:tr w:rsidR="004A612F" w14:paraId="1B389D88" w14:textId="0F6C9055" w:rsidTr="00B378C8">
              <w:tc>
                <w:tcPr>
                  <w:tcW w:w="1534" w:type="dxa"/>
                  <w:vMerge/>
                  <w:tcBorders>
                    <w:right w:val="nil"/>
                  </w:tcBorders>
                  <w:vAlign w:val="center"/>
                </w:tcPr>
                <w:p w14:paraId="0EB0444B" w14:textId="77777777" w:rsidR="004A612F" w:rsidRPr="00AA3D4F" w:rsidRDefault="004A612F" w:rsidP="00626915">
                  <w:pPr>
                    <w:jc w:val="center"/>
                    <w:rPr>
                      <w:b/>
                      <w:bCs/>
                    </w:rPr>
                  </w:pPr>
                </w:p>
              </w:tc>
              <w:tc>
                <w:tcPr>
                  <w:tcW w:w="390" w:type="dxa"/>
                  <w:tcBorders>
                    <w:right w:val="nil"/>
                  </w:tcBorders>
                  <w:vAlign w:val="center"/>
                </w:tcPr>
                <w:p w14:paraId="7BE36C86" w14:textId="77777777" w:rsidR="004927DB" w:rsidRPr="00AA3D4F" w:rsidRDefault="004927DB" w:rsidP="00626915">
                  <w:pPr>
                    <w:jc w:val="center"/>
                    <w:rPr>
                      <w:b/>
                      <w:bCs/>
                    </w:rPr>
                  </w:pPr>
                </w:p>
              </w:tc>
              <w:tc>
                <w:tcPr>
                  <w:tcW w:w="1829" w:type="dxa"/>
                  <w:gridSpan w:val="2"/>
                  <w:tcBorders>
                    <w:right w:val="nil"/>
                  </w:tcBorders>
                  <w:vAlign w:val="center"/>
                </w:tcPr>
                <w:p w14:paraId="4A3CB6D4" w14:textId="310DC23C" w:rsidR="004927DB" w:rsidRPr="00AA3D4F" w:rsidRDefault="004927DB" w:rsidP="00626915">
                  <w:pPr>
                    <w:jc w:val="center"/>
                    <w:rPr>
                      <w:b/>
                      <w:bCs/>
                    </w:rPr>
                  </w:pPr>
                  <w:r w:rsidRPr="00AA3D4F">
                    <w:rPr>
                      <w:b/>
                      <w:bCs/>
                    </w:rPr>
                    <w:t>POTENCIAL</w:t>
                  </w:r>
                </w:p>
              </w:tc>
              <w:tc>
                <w:tcPr>
                  <w:tcW w:w="1963" w:type="dxa"/>
                  <w:gridSpan w:val="4"/>
                  <w:vMerge/>
                  <w:tcBorders>
                    <w:right w:val="nil"/>
                  </w:tcBorders>
                  <w:vAlign w:val="center"/>
                </w:tcPr>
                <w:p w14:paraId="66FED9CD" w14:textId="77777777" w:rsidR="004927DB" w:rsidRPr="00AA3D4F" w:rsidRDefault="004927DB" w:rsidP="00626915">
                  <w:pPr>
                    <w:jc w:val="center"/>
                    <w:rPr>
                      <w:b/>
                      <w:bCs/>
                    </w:rPr>
                  </w:pPr>
                </w:p>
              </w:tc>
              <w:tc>
                <w:tcPr>
                  <w:tcW w:w="4751" w:type="dxa"/>
                  <w:gridSpan w:val="12"/>
                  <w:vMerge/>
                  <w:tcBorders>
                    <w:right w:val="single" w:sz="4" w:space="0" w:color="auto"/>
                  </w:tcBorders>
                  <w:vAlign w:val="center"/>
                </w:tcPr>
                <w:p w14:paraId="109A0E97" w14:textId="77777777" w:rsidR="00CF53F8" w:rsidRPr="00AA3D4F" w:rsidRDefault="00CF53F8" w:rsidP="00626915">
                  <w:pPr>
                    <w:jc w:val="center"/>
                    <w:rPr>
                      <w:b/>
                      <w:bCs/>
                    </w:rPr>
                  </w:pPr>
                </w:p>
              </w:tc>
            </w:tr>
            <w:tr w:rsidR="004A612F" w14:paraId="72293941" w14:textId="62B96D8C" w:rsidTr="00B378C8">
              <w:tc>
                <w:tcPr>
                  <w:tcW w:w="1534" w:type="dxa"/>
                  <w:vMerge/>
                  <w:vAlign w:val="center"/>
                </w:tcPr>
                <w:p w14:paraId="7328754E" w14:textId="77777777" w:rsidR="004A612F" w:rsidRPr="00AA3D4F" w:rsidRDefault="004A612F" w:rsidP="00626915">
                  <w:pPr>
                    <w:jc w:val="center"/>
                    <w:rPr>
                      <w:b/>
                      <w:bCs/>
                    </w:rPr>
                  </w:pPr>
                </w:p>
              </w:tc>
              <w:tc>
                <w:tcPr>
                  <w:tcW w:w="390" w:type="dxa"/>
                  <w:vAlign w:val="center"/>
                </w:tcPr>
                <w:p w14:paraId="17EC38ED" w14:textId="77777777" w:rsidR="004927DB" w:rsidRPr="00AA3D4F" w:rsidRDefault="004927DB" w:rsidP="00626915">
                  <w:pPr>
                    <w:jc w:val="center"/>
                    <w:rPr>
                      <w:b/>
                      <w:bCs/>
                    </w:rPr>
                  </w:pPr>
                </w:p>
              </w:tc>
              <w:tc>
                <w:tcPr>
                  <w:tcW w:w="1829" w:type="dxa"/>
                  <w:gridSpan w:val="2"/>
                  <w:vAlign w:val="center"/>
                </w:tcPr>
                <w:p w14:paraId="0EDC776C" w14:textId="38EA1519" w:rsidR="004927DB" w:rsidRPr="00AA3D4F" w:rsidRDefault="004927DB" w:rsidP="00626915">
                  <w:pPr>
                    <w:jc w:val="center"/>
                    <w:rPr>
                      <w:b/>
                      <w:bCs/>
                    </w:rPr>
                  </w:pPr>
                  <w:r w:rsidRPr="00AA3D4F">
                    <w:rPr>
                      <w:b/>
                      <w:bCs/>
                    </w:rPr>
                    <w:t>DAÑO CONSUMADO</w:t>
                  </w:r>
                </w:p>
              </w:tc>
              <w:tc>
                <w:tcPr>
                  <w:tcW w:w="1963" w:type="dxa"/>
                  <w:gridSpan w:val="4"/>
                  <w:vMerge/>
                  <w:vAlign w:val="center"/>
                </w:tcPr>
                <w:p w14:paraId="7C420373" w14:textId="77777777" w:rsidR="004927DB" w:rsidRPr="00AA3D4F" w:rsidRDefault="004927DB" w:rsidP="00626915">
                  <w:pPr>
                    <w:jc w:val="center"/>
                    <w:rPr>
                      <w:b/>
                      <w:bCs/>
                    </w:rPr>
                  </w:pPr>
                </w:p>
              </w:tc>
              <w:tc>
                <w:tcPr>
                  <w:tcW w:w="4751" w:type="dxa"/>
                  <w:gridSpan w:val="12"/>
                  <w:vMerge/>
                  <w:vAlign w:val="center"/>
                </w:tcPr>
                <w:p w14:paraId="5E470F15" w14:textId="77777777" w:rsidR="00CF53F8" w:rsidRPr="00AA3D4F" w:rsidRDefault="00CF53F8" w:rsidP="00626915">
                  <w:pPr>
                    <w:jc w:val="center"/>
                    <w:rPr>
                      <w:b/>
                      <w:bCs/>
                    </w:rPr>
                  </w:pPr>
                </w:p>
              </w:tc>
            </w:tr>
            <w:tr w:rsidR="00C6568C" w14:paraId="6BD528A9" w14:textId="1E9C23A9" w:rsidTr="00B378C8">
              <w:tc>
                <w:tcPr>
                  <w:tcW w:w="1534" w:type="dxa"/>
                  <w:vAlign w:val="center"/>
                </w:tcPr>
                <w:p w14:paraId="50446B4C" w14:textId="50601D7E" w:rsidR="00C6568C" w:rsidRPr="00AA3D4F" w:rsidRDefault="00DE20C9" w:rsidP="00626915">
                  <w:pPr>
                    <w:jc w:val="center"/>
                    <w:rPr>
                      <w:b/>
                      <w:bCs/>
                    </w:rPr>
                  </w:pPr>
                  <w:r w:rsidRPr="00AA3D4F">
                    <w:rPr>
                      <w:b/>
                      <w:bCs/>
                    </w:rPr>
                    <w:t>RELATO ABIERTO DEL HECHO DE RIESGO</w:t>
                  </w:r>
                </w:p>
              </w:tc>
              <w:tc>
                <w:tcPr>
                  <w:tcW w:w="8933" w:type="dxa"/>
                  <w:gridSpan w:val="19"/>
                  <w:vAlign w:val="center"/>
                </w:tcPr>
                <w:p w14:paraId="472AF7BD" w14:textId="77777777" w:rsidR="00DE20C9" w:rsidRPr="00AA3D4F" w:rsidRDefault="00DE20C9" w:rsidP="00626915">
                  <w:pPr>
                    <w:jc w:val="center"/>
                    <w:rPr>
                      <w:b/>
                      <w:bCs/>
                    </w:rPr>
                  </w:pPr>
                  <w:r>
                    <w:t>Recibió una llamada donde le advierten que debe abandonar la zona.</w:t>
                  </w:r>
                </w:p>
              </w:tc>
            </w:tr>
            <w:tr w:rsidR="00B378C8" w14:paraId="5FF392D7" w14:textId="6D1898DF" w:rsidTr="00B378C8">
              <w:trPr>
                <w:trHeight w:val="307"/>
              </w:trPr>
              <w:tc>
                <w:tcPr>
                  <w:tcW w:w="7417" w:type="dxa"/>
                  <w:gridSpan w:val="14"/>
                  <w:vMerge w:val="restart"/>
                  <w:vAlign w:val="center"/>
                </w:tcPr>
                <w:p w14:paraId="584F6752" w14:textId="13D11312" w:rsidR="00B378C8" w:rsidRPr="00AA3D4F" w:rsidRDefault="00B378C8" w:rsidP="00626915">
                  <w:pPr>
                    <w:jc w:val="center"/>
                    <w:rPr>
                      <w:b/>
                      <w:bCs/>
                    </w:rPr>
                  </w:pPr>
                  <w:r w:rsidRPr="00AA3D4F">
                    <w:rPr>
                      <w:b/>
                      <w:bCs/>
                    </w:rPr>
                    <w:t>IDENTIFICA NEXO CAUSAL DEL HECHO DE RIESGO</w:t>
                  </w:r>
                </w:p>
              </w:tc>
              <w:tc>
                <w:tcPr>
                  <w:tcW w:w="493" w:type="dxa"/>
                  <w:gridSpan w:val="3"/>
                  <w:vAlign w:val="center"/>
                </w:tcPr>
                <w:p w14:paraId="7D6515B2" w14:textId="77777777" w:rsidR="00B378C8" w:rsidRPr="00AA3D4F" w:rsidRDefault="00B378C8" w:rsidP="00626915">
                  <w:pPr>
                    <w:jc w:val="center"/>
                    <w:rPr>
                      <w:b/>
                      <w:bCs/>
                    </w:rPr>
                  </w:pPr>
                  <w:r>
                    <w:t>X</w:t>
                  </w:r>
                </w:p>
              </w:tc>
              <w:tc>
                <w:tcPr>
                  <w:tcW w:w="2557" w:type="dxa"/>
                  <w:gridSpan w:val="3"/>
                  <w:vAlign w:val="center"/>
                </w:tcPr>
                <w:p w14:paraId="7C8F48E4" w14:textId="7FBF1269" w:rsidR="00B378C8" w:rsidRPr="00AA3D4F" w:rsidRDefault="00B378C8" w:rsidP="00626915">
                  <w:pPr>
                    <w:jc w:val="center"/>
                    <w:rPr>
                      <w:b/>
                      <w:bCs/>
                    </w:rPr>
                  </w:pPr>
                  <w:r w:rsidRPr="00AA3D4F">
                    <w:rPr>
                      <w:b/>
                      <w:bCs/>
                    </w:rPr>
                    <w:t>SI</w:t>
                  </w:r>
                </w:p>
              </w:tc>
            </w:tr>
            <w:tr w:rsidR="00B378C8" w14:paraId="2EA2C03A" w14:textId="422AFDC4" w:rsidTr="00720DA4">
              <w:tc>
                <w:tcPr>
                  <w:tcW w:w="7417" w:type="dxa"/>
                  <w:gridSpan w:val="14"/>
                  <w:vMerge/>
                  <w:vAlign w:val="center"/>
                </w:tcPr>
                <w:p w14:paraId="2B5542DD" w14:textId="77777777" w:rsidR="00B378C8" w:rsidRPr="00AA3D4F" w:rsidRDefault="00B378C8" w:rsidP="00626915">
                  <w:pPr>
                    <w:jc w:val="center"/>
                    <w:rPr>
                      <w:b/>
                      <w:bCs/>
                    </w:rPr>
                  </w:pPr>
                </w:p>
              </w:tc>
              <w:tc>
                <w:tcPr>
                  <w:tcW w:w="493" w:type="dxa"/>
                  <w:gridSpan w:val="3"/>
                  <w:vAlign w:val="center"/>
                </w:tcPr>
                <w:p w14:paraId="60B80F1C" w14:textId="77777777" w:rsidR="00B378C8" w:rsidRPr="00AA3D4F" w:rsidRDefault="00B378C8" w:rsidP="00626915">
                  <w:pPr>
                    <w:jc w:val="center"/>
                    <w:rPr>
                      <w:b/>
                      <w:bCs/>
                    </w:rPr>
                  </w:pPr>
                </w:p>
              </w:tc>
              <w:tc>
                <w:tcPr>
                  <w:tcW w:w="2557" w:type="dxa"/>
                  <w:gridSpan w:val="3"/>
                  <w:vAlign w:val="center"/>
                </w:tcPr>
                <w:p w14:paraId="670A9541" w14:textId="00E776EF" w:rsidR="00B378C8" w:rsidRPr="00AA3D4F" w:rsidRDefault="00B378C8" w:rsidP="00626915">
                  <w:pPr>
                    <w:jc w:val="center"/>
                    <w:rPr>
                      <w:b/>
                      <w:bCs/>
                    </w:rPr>
                  </w:pPr>
                  <w:r w:rsidRPr="00AA3D4F">
                    <w:rPr>
                      <w:b/>
                      <w:bCs/>
                    </w:rPr>
                    <w:t>NO</w:t>
                  </w:r>
                </w:p>
              </w:tc>
            </w:tr>
          </w:tbl>
          <w:p/>
          <w:tbl>
            <w:tblPr>
              <w:tblStyle w:val="Tablaconcuadrcula"/>
              <w:tblW w:w="0" w:type="auto"/>
              <w:tblLook w:val="04A0" w:firstRow="1" w:lastRow="0" w:firstColumn="1" w:lastColumn="0" w:noHBand="0" w:noVBand="1"/>
            </w:tblPr>
            <w:tblGrid>
              <w:gridCol w:w="1534"/>
              <w:gridCol w:w="390"/>
              <w:gridCol w:w="186"/>
              <w:gridCol w:w="1643"/>
              <w:gridCol w:w="364"/>
              <w:gridCol w:w="437"/>
              <w:gridCol w:w="885"/>
              <w:gridCol w:w="277"/>
              <w:gridCol w:w="133"/>
              <w:gridCol w:w="263"/>
              <w:gridCol w:w="68"/>
              <w:gridCol w:w="443"/>
              <w:gridCol w:w="509"/>
              <w:gridCol w:w="285"/>
              <w:gridCol w:w="240"/>
              <w:gridCol w:w="25"/>
              <w:gridCol w:w="228"/>
              <w:gridCol w:w="631"/>
              <w:gridCol w:w="302"/>
              <w:gridCol w:w="1624"/>
            </w:tblGrid>
            <w:tr w:rsidR="00482C0E" w14:paraId="2C3DDFCF" w14:textId="42274126" w:rsidTr="008F17F3">
              <w:tc>
                <w:tcPr>
                  <w:tcW w:w="10467" w:type="dxa"/>
                  <w:gridSpan w:val="20"/>
                  <w:vAlign w:val="center"/>
                </w:tcPr>
                <w:p w14:paraId="76FB2352" w14:textId="77777777" w:rsidR="00482C0E" w:rsidRPr="00AA3D4F" w:rsidRDefault="00482C0E" w:rsidP="00626915">
                  <w:pPr>
                    <w:jc w:val="center"/>
                    <w:rPr>
                      <w:b/>
                      <w:bCs/>
                    </w:rPr>
                  </w:pPr>
                  <w:r w:rsidRPr="00AA3D4F">
                    <w:rPr>
                      <w:b/>
                      <w:bCs/>
                    </w:rPr>
                    <w:t>HECHO DE RIESGO #2</w:t>
                  </w:r>
                </w:p>
              </w:tc>
            </w:tr>
            <w:tr w:rsidR="00DB6178" w14:paraId="4492365F" w14:textId="5C3F0D03" w:rsidTr="00B378C8">
              <w:tc>
                <w:tcPr>
                  <w:tcW w:w="1534" w:type="dxa"/>
                  <w:vAlign w:val="center"/>
                </w:tcPr>
                <w:p w14:paraId="5CBFC916" w14:textId="57EDAAB1" w:rsidR="00482C0E" w:rsidRPr="00AA3D4F" w:rsidRDefault="00482C0E" w:rsidP="00626915">
                  <w:pPr>
                    <w:jc w:val="center"/>
                    <w:rPr>
                      <w:b/>
                      <w:bCs/>
                    </w:rPr>
                  </w:pPr>
                  <w:r w:rsidRPr="00AA3D4F">
                    <w:rPr>
                      <w:b/>
                      <w:bCs/>
                    </w:rPr>
                    <w:t>DIA</w:t>
                  </w:r>
                </w:p>
              </w:tc>
              <w:tc>
                <w:tcPr>
                  <w:tcW w:w="2583" w:type="dxa"/>
                  <w:gridSpan w:val="4"/>
                  <w:vAlign w:val="center"/>
                </w:tcPr>
                <w:p w14:paraId="31F15948" w14:textId="77777777" w:rsidR="00482C0E" w:rsidRPr="00AA3D4F" w:rsidRDefault="00482C0E" w:rsidP="00626915">
                  <w:pPr>
                    <w:jc w:val="center"/>
                    <w:rPr>
                      <w:b/>
                      <w:bCs/>
                    </w:rPr>
                  </w:pPr>
                  <w:r/>
                </w:p>
              </w:tc>
              <w:tc>
                <w:tcPr>
                  <w:tcW w:w="1732" w:type="dxa"/>
                  <w:gridSpan w:val="4"/>
                  <w:vAlign w:val="center"/>
                </w:tcPr>
                <w:p w14:paraId="6790F771" w14:textId="6B61CFA2" w:rsidR="00482C0E" w:rsidRPr="00AA3D4F" w:rsidRDefault="00482C0E" w:rsidP="00626915">
                  <w:pPr>
                    <w:jc w:val="center"/>
                    <w:rPr>
                      <w:b/>
                      <w:bCs/>
                    </w:rPr>
                  </w:pPr>
                  <w:r w:rsidRPr="00AA3D4F">
                    <w:rPr>
                      <w:b/>
                      <w:bCs/>
                    </w:rPr>
                    <w:t>MES</w:t>
                  </w:r>
                </w:p>
              </w:tc>
              <w:tc>
                <w:tcPr>
                  <w:tcW w:w="1283" w:type="dxa"/>
                  <w:gridSpan w:val="4"/>
                  <w:vAlign w:val="center"/>
                </w:tcPr>
                <w:p w14:paraId="2CA80013" w14:textId="77777777" w:rsidR="00482C0E" w:rsidRPr="00AA3D4F" w:rsidRDefault="00482C0E" w:rsidP="00626915">
                  <w:pPr>
                    <w:jc w:val="center"/>
                    <w:rPr>
                      <w:b/>
                      <w:bCs/>
                    </w:rPr>
                  </w:pPr>
                  <w:r>
                    <w:t>11</w:t>
                  </w:r>
                </w:p>
              </w:tc>
              <w:tc>
                <w:tcPr>
                  <w:tcW w:w="1409" w:type="dxa"/>
                  <w:gridSpan w:val="5"/>
                  <w:vAlign w:val="center"/>
                </w:tcPr>
                <w:p w14:paraId="380E401E" w14:textId="47972DCA" w:rsidR="00482C0E" w:rsidRPr="00AA3D4F" w:rsidRDefault="0011211D" w:rsidP="00626915">
                  <w:pPr>
                    <w:jc w:val="center"/>
                    <w:rPr>
                      <w:b/>
                      <w:bCs/>
                    </w:rPr>
                  </w:pPr>
                  <w:r w:rsidRPr="00AA3D4F">
                    <w:rPr>
                      <w:b/>
                      <w:bCs/>
                    </w:rPr>
                    <w:t>AÑO</w:t>
                  </w:r>
                </w:p>
              </w:tc>
              <w:tc>
                <w:tcPr>
                  <w:tcW w:w="1926" w:type="dxa"/>
                  <w:gridSpan w:val="2"/>
                  <w:vAlign w:val="center"/>
                </w:tcPr>
                <w:p w14:paraId="6673F0CE" w14:textId="77777777" w:rsidR="0011211D" w:rsidRPr="00AA3D4F" w:rsidRDefault="0011211D" w:rsidP="00626915">
                  <w:pPr>
                    <w:jc w:val="center"/>
                    <w:rPr>
                      <w:b/>
                      <w:bCs/>
                    </w:rPr>
                  </w:pPr>
                  <w:r>
                    <w:t>2025</w:t>
                  </w:r>
                </w:p>
              </w:tc>
            </w:tr>
            <w:tr w:rsidR="00DB6178" w14:paraId="0A7E2247" w14:textId="1361F361" w:rsidTr="00B378C8">
              <w:tc>
                <w:tcPr>
                  <w:tcW w:w="1534" w:type="dxa"/>
                  <w:vAlign w:val="center"/>
                </w:tcPr>
                <w:p w14:paraId="383CAB23" w14:textId="3B187DD3" w:rsidR="00DB6178" w:rsidRPr="00AA3D4F" w:rsidRDefault="00DB6178" w:rsidP="00626915">
                  <w:pPr>
                    <w:jc w:val="center"/>
                    <w:rPr>
                      <w:b/>
                      <w:bCs/>
                    </w:rPr>
                  </w:pPr>
                  <w:r w:rsidRPr="00AA3D4F">
                    <w:rPr>
                      <w:b/>
                      <w:bCs/>
                    </w:rPr>
                    <w:t>LUGAR</w:t>
                  </w:r>
                </w:p>
              </w:tc>
              <w:tc>
                <w:tcPr>
                  <w:tcW w:w="2219" w:type="dxa"/>
                  <w:gridSpan w:val="3"/>
                  <w:vAlign w:val="center"/>
                </w:tcPr>
                <w:p w14:paraId="4FFD794D" w14:textId="7E3404D9" w:rsidR="00DB6178" w:rsidRPr="00AA3D4F" w:rsidRDefault="00DB6178" w:rsidP="00626915">
                  <w:pPr>
                    <w:jc w:val="center"/>
                    <w:rPr>
                      <w:b/>
                      <w:bCs/>
                    </w:rPr>
                  </w:pPr>
                  <w:r w:rsidRPr="00AA3D4F">
                    <w:rPr>
                      <w:b/>
                      <w:bCs/>
                    </w:rPr>
                    <w:t>DEPARTAMENTO</w:t>
                  </w:r>
                </w:p>
              </w:tc>
              <w:tc>
                <w:tcPr>
                  <w:tcW w:w="2427" w:type="dxa"/>
                  <w:gridSpan w:val="7"/>
                  <w:vAlign w:val="center"/>
                </w:tcPr>
                <w:p w14:paraId="3984188F" w14:textId="11F75BE9" w:rsidR="00DB6178" w:rsidRPr="00AA3D4F" w:rsidRDefault="00DB6178" w:rsidP="00626915">
                  <w:pPr>
                    <w:jc w:val="center"/>
                    <w:rPr>
                      <w:b/>
                      <w:bCs/>
                    </w:rPr>
                  </w:pPr>
                  <w:r>
                    <w:t>Tolima</w:t>
                  </w:r>
                </w:p>
              </w:tc>
              <w:tc>
                <w:tcPr>
                  <w:tcW w:w="1730" w:type="dxa"/>
                  <w:gridSpan w:val="6"/>
                  <w:vAlign w:val="center"/>
                </w:tcPr>
                <w:p w14:paraId="2E1AE9F4" w14:textId="7A0D9944" w:rsidR="00DB6178" w:rsidRPr="00AA3D4F" w:rsidRDefault="00DB6178" w:rsidP="00626915">
                  <w:pPr>
                    <w:jc w:val="center"/>
                    <w:rPr>
                      <w:b/>
                      <w:bCs/>
                    </w:rPr>
                  </w:pPr>
                  <w:r w:rsidRPr="00AA3D4F">
                    <w:rPr>
                      <w:b/>
                      <w:bCs/>
                    </w:rPr>
                    <w:t>MUNICIPIO</w:t>
                  </w:r>
                </w:p>
              </w:tc>
              <w:tc>
                <w:tcPr>
                  <w:tcW w:w="2557" w:type="dxa"/>
                  <w:gridSpan w:val="3"/>
                  <w:vAlign w:val="center"/>
                </w:tcPr>
                <w:p w14:paraId="610C188B" w14:textId="77777777" w:rsidR="00DB6178" w:rsidRPr="00AA3D4F" w:rsidRDefault="00DB6178" w:rsidP="00626915">
                  <w:pPr>
                    <w:jc w:val="center"/>
                    <w:rPr>
                      <w:b/>
                      <w:bCs/>
                    </w:rPr>
                  </w:pPr>
                  <w:r>
                    <w:t>Chaparral</w:t>
                  </w:r>
                </w:p>
              </w:tc>
            </w:tr>
            <w:tr w:rsidR="00B54537" w14:paraId="24C6886B" w14:textId="4DAD9A7E" w:rsidTr="00B378C8">
              <w:trPr>
                <w:trHeight w:val="758"/>
              </w:trPr>
              <w:tc>
                <w:tcPr>
                  <w:tcW w:w="1534" w:type="dxa"/>
                  <w:vMerge w:val="restart"/>
                  <w:vAlign w:val="center"/>
                </w:tcPr>
                <w:p w14:paraId="23F5B8FD" w14:textId="7952063D" w:rsidR="00482C0E" w:rsidRPr="00AA3D4F" w:rsidRDefault="00911506" w:rsidP="00626915">
                  <w:pPr>
                    <w:jc w:val="center"/>
                    <w:rPr>
                      <w:b/>
                      <w:bCs/>
                    </w:rPr>
                  </w:pPr>
                  <w:r w:rsidRPr="00AA3D4F">
                    <w:rPr>
                      <w:b/>
                      <w:bCs/>
                    </w:rPr>
                    <w:lastRenderedPageBreak/>
                    <w:t>TIPO DE ACTOR GENERADOR DE</w:t>
                  </w:r>
                  <w:r w:rsidR="008B2520" w:rsidRPr="00AA3D4F">
                    <w:rPr>
                      <w:b/>
                      <w:bCs/>
                    </w:rPr>
                    <w:t xml:space="preserve">L HECHO </w:t>
                  </w:r>
                  <w:r w:rsidRPr="00AA3D4F">
                    <w:rPr>
                      <w:b/>
                      <w:bCs/>
                    </w:rPr>
                    <w:t xml:space="preserve">DE </w:t>
                  </w:r>
                  <w:r w:rsidR="008B2520" w:rsidRPr="00AA3D4F">
                    <w:rPr>
                      <w:b/>
                      <w:bCs/>
                    </w:rPr>
                    <w:t>RIESGO</w:t>
                  </w:r>
                </w:p>
              </w:tc>
              <w:tc>
                <w:tcPr>
                  <w:tcW w:w="576" w:type="dxa"/>
                  <w:gridSpan w:val="2"/>
                  <w:vAlign w:val="center"/>
                </w:tcPr>
                <w:p w14:paraId="0C548FC6" w14:textId="77777777" w:rsidR="00AB1558" w:rsidRPr="00AA3D4F" w:rsidRDefault="00AB1558" w:rsidP="00626915">
                  <w:pPr>
                    <w:jc w:val="center"/>
                    <w:rPr>
                      <w:b/>
                      <w:bCs/>
                    </w:rPr>
                  </w:pPr>
                </w:p>
              </w:tc>
              <w:tc>
                <w:tcPr>
                  <w:tcW w:w="2007" w:type="dxa"/>
                  <w:gridSpan w:val="2"/>
                  <w:vAlign w:val="center"/>
                </w:tcPr>
                <w:p w14:paraId="6E5C08FA" w14:textId="6A6D20ED" w:rsidR="00AB1558" w:rsidRPr="00AA3D4F" w:rsidRDefault="00AB1558" w:rsidP="00626915">
                  <w:pPr>
                    <w:jc w:val="center"/>
                    <w:rPr>
                      <w:b/>
                      <w:bCs/>
                    </w:rPr>
                  </w:pPr>
                  <w:r w:rsidRPr="00AA3D4F">
                    <w:rPr>
                      <w:b/>
                      <w:bCs/>
                    </w:rPr>
                    <w:t>GAO</w:t>
                  </w:r>
                </w:p>
              </w:tc>
              <w:tc>
                <w:tcPr>
                  <w:tcW w:w="437" w:type="dxa"/>
                  <w:vAlign w:val="center"/>
                </w:tcPr>
                <w:p w14:paraId="6CB03630" w14:textId="77777777" w:rsidR="00AB1558" w:rsidRPr="00AA3D4F" w:rsidRDefault="00AB1558" w:rsidP="00626915">
                  <w:pPr>
                    <w:jc w:val="center"/>
                    <w:rPr>
                      <w:b/>
                      <w:bCs/>
                    </w:rPr>
                  </w:pPr>
                </w:p>
              </w:tc>
              <w:tc>
                <w:tcPr>
                  <w:tcW w:w="1295" w:type="dxa"/>
                  <w:gridSpan w:val="3"/>
                  <w:vAlign w:val="center"/>
                </w:tcPr>
                <w:p w14:paraId="4C789787" w14:textId="5C37B643" w:rsidR="00AB1558" w:rsidRPr="00AA3D4F" w:rsidRDefault="00AB1558" w:rsidP="00626915">
                  <w:pPr>
                    <w:jc w:val="center"/>
                    <w:rPr>
                      <w:b/>
                      <w:bCs/>
                    </w:rPr>
                  </w:pPr>
                  <w:r w:rsidRPr="00AA3D4F">
                    <w:rPr>
                      <w:b/>
                      <w:bCs/>
                    </w:rPr>
                    <w:t>GAO-R</w:t>
                  </w:r>
                </w:p>
              </w:tc>
              <w:tc>
                <w:tcPr>
                  <w:tcW w:w="263" w:type="dxa"/>
                  <w:vAlign w:val="center"/>
                </w:tcPr>
                <w:p w14:paraId="208424D7" w14:textId="77777777" w:rsidR="00AB1558" w:rsidRPr="00AA3D4F" w:rsidRDefault="00AB1558" w:rsidP="00626915">
                  <w:pPr>
                    <w:jc w:val="center"/>
                    <w:rPr>
                      <w:b/>
                      <w:bCs/>
                    </w:rPr>
                  </w:pPr>
                </w:p>
              </w:tc>
              <w:tc>
                <w:tcPr>
                  <w:tcW w:w="1020" w:type="dxa"/>
                  <w:gridSpan w:val="3"/>
                  <w:vAlign w:val="center"/>
                </w:tcPr>
                <w:p w14:paraId="2DA523D7" w14:textId="17BAEBF0" w:rsidR="00AB1558" w:rsidRPr="00AA3D4F" w:rsidRDefault="00AB1558" w:rsidP="00626915">
                  <w:pPr>
                    <w:jc w:val="center"/>
                    <w:rPr>
                      <w:b/>
                      <w:bCs/>
                    </w:rPr>
                  </w:pPr>
                  <w:r w:rsidRPr="00AA3D4F">
                    <w:rPr>
                      <w:b/>
                      <w:bCs/>
                    </w:rPr>
                    <w:t>GDO</w:t>
                  </w:r>
                </w:p>
              </w:tc>
              <w:tc>
                <w:tcPr>
                  <w:tcW w:w="525" w:type="dxa"/>
                  <w:gridSpan w:val="2"/>
                  <w:vAlign w:val="center"/>
                </w:tcPr>
                <w:p w14:paraId="2D10F967" w14:textId="77777777" w:rsidR="00AB1558" w:rsidRPr="00AA3D4F" w:rsidRDefault="00AB1558" w:rsidP="00626915">
                  <w:pPr>
                    <w:jc w:val="center"/>
                    <w:rPr>
                      <w:b/>
                      <w:bCs/>
                    </w:rPr>
                  </w:pPr>
                </w:p>
              </w:tc>
              <w:tc>
                <w:tcPr>
                  <w:tcW w:w="884" w:type="dxa"/>
                  <w:gridSpan w:val="3"/>
                  <w:vAlign w:val="center"/>
                </w:tcPr>
                <w:p w14:paraId="3BAA194A" w14:textId="4E15D370" w:rsidR="00AB1558" w:rsidRPr="00AA3D4F" w:rsidRDefault="00AB1558" w:rsidP="00626915">
                  <w:pPr>
                    <w:jc w:val="center"/>
                    <w:rPr>
                      <w:b/>
                      <w:bCs/>
                    </w:rPr>
                  </w:pPr>
                  <w:r w:rsidRPr="00AA3D4F">
                    <w:rPr>
                      <w:b/>
                      <w:bCs/>
                    </w:rPr>
                    <w:t>GDCO</w:t>
                  </w:r>
                </w:p>
              </w:tc>
              <w:tc>
                <w:tcPr>
                  <w:tcW w:w="302" w:type="dxa"/>
                  <w:vAlign w:val="center"/>
                </w:tcPr>
                <w:p w14:paraId="2BD05FC8" w14:textId="77777777" w:rsidR="00AB1558" w:rsidRPr="00AA3D4F" w:rsidRDefault="00AB1558" w:rsidP="00626915">
                  <w:pPr>
                    <w:jc w:val="center"/>
                    <w:rPr>
                      <w:b/>
                      <w:bCs/>
                    </w:rPr>
                  </w:pPr>
                </w:p>
              </w:tc>
              <w:tc>
                <w:tcPr>
                  <w:tcW w:w="1624" w:type="dxa"/>
                  <w:vAlign w:val="center"/>
                </w:tcPr>
                <w:p w14:paraId="27005A5F" w14:textId="2D1AA493" w:rsidR="00AB1558" w:rsidRPr="00AA3D4F" w:rsidRDefault="00650D5A" w:rsidP="00626915">
                  <w:pPr>
                    <w:jc w:val="center"/>
                    <w:rPr>
                      <w:b/>
                      <w:bCs/>
                    </w:rPr>
                  </w:pPr>
                  <w:r w:rsidRPr="00AA3D4F">
                    <w:rPr>
                      <w:b/>
                      <w:bCs/>
                    </w:rPr>
                    <w:t>TERCERO / CIVIL</w:t>
                  </w:r>
                </w:p>
              </w:tc>
            </w:tr>
            <w:tr w:rsidR="00DB6178" w14:paraId="280ADED6" w14:textId="0A9E088C" w:rsidTr="00B378C8">
              <w:tc>
                <w:tcPr>
                  <w:tcW w:w="1534" w:type="dxa"/>
                  <w:vMerge/>
                  <w:vAlign w:val="center"/>
                </w:tcPr>
                <w:p w14:paraId="6F6C47C9" w14:textId="77777777" w:rsidR="00482C0E" w:rsidRPr="00AA3D4F" w:rsidRDefault="00482C0E" w:rsidP="00626915">
                  <w:pPr>
                    <w:jc w:val="center"/>
                    <w:rPr>
                      <w:b/>
                      <w:bCs/>
                    </w:rPr>
                  </w:pPr>
                </w:p>
              </w:tc>
              <w:tc>
                <w:tcPr>
                  <w:tcW w:w="576" w:type="dxa"/>
                  <w:gridSpan w:val="2"/>
                  <w:vAlign w:val="center"/>
                </w:tcPr>
                <w:p w14:paraId="2FD180E7" w14:textId="77777777" w:rsidR="00AB1558" w:rsidRPr="00AA3D4F" w:rsidRDefault="00AB1558" w:rsidP="00626915">
                  <w:pPr>
                    <w:jc w:val="center"/>
                    <w:rPr>
                      <w:b/>
                      <w:bCs/>
                    </w:rPr>
                  </w:pPr>
                </w:p>
              </w:tc>
              <w:tc>
                <w:tcPr>
                  <w:tcW w:w="3329" w:type="dxa"/>
                  <w:gridSpan w:val="4"/>
                  <w:vAlign w:val="center"/>
                </w:tcPr>
                <w:p w14:paraId="6EE158EF" w14:textId="5D486E8D" w:rsidR="004A612F" w:rsidRPr="00AA3D4F" w:rsidRDefault="004A612F" w:rsidP="00626915">
                  <w:pPr>
                    <w:jc w:val="center"/>
                    <w:rPr>
                      <w:b/>
                      <w:bCs/>
                    </w:rPr>
                  </w:pPr>
                  <w:r w:rsidRPr="00AA3D4F">
                    <w:rPr>
                      <w:b/>
                      <w:bCs/>
                    </w:rPr>
                    <w:t>INSTITUCIÓN DEL ESTADO COLOMBIANO</w:t>
                  </w:r>
                </w:p>
              </w:tc>
              <w:tc>
                <w:tcPr>
                  <w:tcW w:w="277" w:type="dxa"/>
                  <w:vAlign w:val="center"/>
                </w:tcPr>
                <w:p w14:paraId="4842113E" w14:textId="77777777" w:rsidR="004A612F" w:rsidRPr="00AA3D4F" w:rsidRDefault="004A612F" w:rsidP="00626915">
                  <w:pPr>
                    <w:jc w:val="center"/>
                    <w:rPr>
                      <w:b/>
                      <w:bCs/>
                    </w:rPr>
                  </w:pPr>
                  <w:r>
                    <w:t>X</w:t>
                  </w:r>
                </w:p>
              </w:tc>
              <w:tc>
                <w:tcPr>
                  <w:tcW w:w="1416" w:type="dxa"/>
                  <w:gridSpan w:val="5"/>
                  <w:vAlign w:val="center"/>
                </w:tcPr>
                <w:p w14:paraId="609B8814" w14:textId="4D986331" w:rsidR="00911506" w:rsidRPr="00AA3D4F" w:rsidRDefault="00911506" w:rsidP="00626915">
                  <w:pPr>
                    <w:jc w:val="center"/>
                    <w:rPr>
                      <w:b/>
                      <w:bCs/>
                    </w:rPr>
                  </w:pPr>
                  <w:r w:rsidRPr="00AA3D4F">
                    <w:rPr>
                      <w:b/>
                      <w:bCs/>
                    </w:rPr>
                    <w:t>OTRO</w:t>
                  </w:r>
                </w:p>
              </w:tc>
              <w:tc>
                <w:tcPr>
                  <w:tcW w:w="550" w:type="dxa"/>
                  <w:gridSpan w:val="3"/>
                  <w:vAlign w:val="center"/>
                </w:tcPr>
                <w:p w14:paraId="545486BB" w14:textId="77777777" w:rsidR="00911506" w:rsidRPr="00AA3D4F" w:rsidRDefault="00911506" w:rsidP="00626915">
                  <w:pPr>
                    <w:jc w:val="center"/>
                    <w:rPr>
                      <w:b/>
                      <w:bCs/>
                    </w:rPr>
                  </w:pPr>
                </w:p>
              </w:tc>
              <w:tc>
                <w:tcPr>
                  <w:tcW w:w="2785" w:type="dxa"/>
                  <w:gridSpan w:val="4"/>
                  <w:vAlign w:val="center"/>
                </w:tcPr>
                <w:p w14:paraId="588AD81B" w14:textId="37CDFFF3" w:rsidR="00911506" w:rsidRPr="00AA3D4F" w:rsidRDefault="00911506" w:rsidP="00626915">
                  <w:pPr>
                    <w:jc w:val="center"/>
                    <w:rPr>
                      <w:b/>
                      <w:bCs/>
                    </w:rPr>
                  </w:pPr>
                  <w:r w:rsidRPr="00AA3D4F">
                    <w:rPr>
                      <w:b/>
                      <w:bCs/>
                    </w:rPr>
                    <w:t>NO REPORTA</w:t>
                  </w:r>
                </w:p>
              </w:tc>
            </w:tr>
            <w:tr w:rsidR="00482C0E" w14:paraId="390D891E" w14:textId="53BFDFAE" w:rsidTr="00B378C8">
              <w:tc>
                <w:tcPr>
                  <w:tcW w:w="1534" w:type="dxa"/>
                  <w:vAlign w:val="center"/>
                </w:tcPr>
                <w:p w14:paraId="259AA0B6" w14:textId="749DFBDF" w:rsidR="00AB1558" w:rsidRPr="00AA3D4F" w:rsidRDefault="001F7772" w:rsidP="00626915">
                  <w:pPr>
                    <w:jc w:val="center"/>
                    <w:rPr>
                      <w:b/>
                      <w:bCs/>
                    </w:rPr>
                  </w:pPr>
                  <w:r w:rsidRPr="00AA3D4F">
                    <w:rPr>
                      <w:b/>
                      <w:bCs/>
                    </w:rPr>
                    <w:t xml:space="preserve">NOMBRE DEL ACTOR GENERADOR </w:t>
                  </w:r>
                  <w:r w:rsidR="008B2520" w:rsidRPr="00AA3D4F">
                    <w:rPr>
                      <w:b/>
                      <w:bCs/>
                    </w:rPr>
                    <w:t xml:space="preserve">DEL HECHOS </w:t>
                  </w:r>
                  <w:r w:rsidRPr="00AA3D4F">
                    <w:rPr>
                      <w:b/>
                      <w:bCs/>
                    </w:rPr>
                    <w:t xml:space="preserve">DE </w:t>
                  </w:r>
                  <w:r w:rsidR="008B2520" w:rsidRPr="00AA3D4F">
                    <w:rPr>
                      <w:b/>
                      <w:bCs/>
                    </w:rPr>
                    <w:t>RIESGO</w:t>
                  </w:r>
                </w:p>
              </w:tc>
              <w:tc>
                <w:tcPr>
                  <w:tcW w:w="2219" w:type="dxa"/>
                  <w:gridSpan w:val="3"/>
                  <w:vAlign w:val="center"/>
                </w:tcPr>
                <w:p w14:paraId="3CB9C97A" w14:textId="712B1A5E" w:rsidR="002A354C" w:rsidRPr="00AA3D4F" w:rsidRDefault="002A354C" w:rsidP="00626915">
                  <w:pPr>
                    <w:jc w:val="center"/>
                    <w:rPr>
                      <w:b/>
                      <w:bCs/>
                    </w:rPr>
                  </w:pPr>
                  <w:r>
                    <w:t>Desconocido</w:t>
                  </w:r>
                </w:p>
              </w:tc>
              <w:tc>
                <w:tcPr>
                  <w:tcW w:w="1686" w:type="dxa"/>
                  <w:gridSpan w:val="3"/>
                  <w:vAlign w:val="center"/>
                </w:tcPr>
                <w:p w14:paraId="722559F3" w14:textId="5D275717" w:rsidR="008B2520" w:rsidRPr="00AA3D4F" w:rsidRDefault="008B2520" w:rsidP="008B2520">
                  <w:pPr>
                    <w:jc w:val="center"/>
                    <w:rPr>
                      <w:b/>
                      <w:bCs/>
                    </w:rPr>
                  </w:pPr>
                  <w:r w:rsidRPr="00AA3D4F">
                    <w:rPr>
                      <w:b/>
                      <w:bCs/>
                    </w:rPr>
                    <w:t>VICTIMA DEL HECHO DE RIESGO</w:t>
                  </w:r>
                </w:p>
              </w:tc>
              <w:tc>
                <w:tcPr>
                  <w:tcW w:w="1184" w:type="dxa"/>
                  <w:gridSpan w:val="5"/>
                  <w:vAlign w:val="center"/>
                </w:tcPr>
                <w:p w14:paraId="1EBF060D" w14:textId="39C1DD08" w:rsidR="008B2520" w:rsidRPr="00AA3D4F" w:rsidRDefault="008B2520" w:rsidP="00626915">
                  <w:pPr>
                    <w:jc w:val="center"/>
                    <w:rPr>
                      <w:b/>
                      <w:bCs/>
                    </w:rPr>
                  </w:pPr>
                  <w:r>
                    <w:t>Familiar</w:t>
                  </w:r>
                </w:p>
              </w:tc>
              <w:tc>
                <w:tcPr>
                  <w:tcW w:w="1287" w:type="dxa"/>
                  <w:gridSpan w:val="5"/>
                  <w:vAlign w:val="center"/>
                </w:tcPr>
                <w:p w14:paraId="2ECD7DCE" w14:textId="35B1DD72" w:rsidR="008B2520" w:rsidRPr="00AA3D4F" w:rsidRDefault="008B2520" w:rsidP="00626915">
                  <w:pPr>
                    <w:jc w:val="center"/>
                    <w:rPr>
                      <w:b/>
                      <w:bCs/>
                    </w:rPr>
                  </w:pPr>
                  <w:r w:rsidRPr="00AA3D4F">
                    <w:rPr>
                      <w:b/>
                      <w:bCs/>
                    </w:rPr>
                    <w:t>MEDIO HECHO DE RIESGO</w:t>
                  </w:r>
                </w:p>
              </w:tc>
              <w:tc>
                <w:tcPr>
                  <w:tcW w:w="2557" w:type="dxa"/>
                  <w:gridSpan w:val="3"/>
                  <w:vAlign w:val="center"/>
                </w:tcPr>
                <w:p w14:paraId="3B9AB6C3" w14:textId="77777777" w:rsidR="008B2520" w:rsidRPr="00AA3D4F" w:rsidRDefault="008B2520" w:rsidP="00626915">
                  <w:pPr>
                    <w:jc w:val="center"/>
                    <w:rPr>
                      <w:b/>
                      <w:bCs/>
                    </w:rPr>
                  </w:pPr>
                  <w:r>
                    <w:t>Panfleto</w:t>
                  </w:r>
                </w:p>
              </w:tc>
            </w:tr>
            <w:tr w:rsidR="004A612F" w14:paraId="68C0DC83" w14:textId="7B5E3D2B" w:rsidTr="00B378C8">
              <w:tc>
                <w:tcPr>
                  <w:tcW w:w="1534" w:type="dxa"/>
                  <w:vMerge w:val="restart"/>
                  <w:tcBorders>
                    <w:right w:val="nil"/>
                  </w:tcBorders>
                  <w:vAlign w:val="center"/>
                </w:tcPr>
                <w:p w14:paraId="711C60F7" w14:textId="527995C9" w:rsidR="004A612F" w:rsidRPr="00AA3D4F" w:rsidRDefault="00180FFE" w:rsidP="00626915">
                  <w:pPr>
                    <w:jc w:val="center"/>
                    <w:rPr>
                      <w:b/>
                      <w:bCs/>
                    </w:rPr>
                  </w:pPr>
                  <w:r w:rsidRPr="00AA3D4F">
                    <w:rPr>
                      <w:b/>
                      <w:bCs/>
                    </w:rPr>
                    <w:t xml:space="preserve">TIPO DE </w:t>
                  </w:r>
                  <w:r w:rsidR="008B2520" w:rsidRPr="00AA3D4F">
                    <w:rPr>
                      <w:b/>
                      <w:bCs/>
                    </w:rPr>
                    <w:t xml:space="preserve">HECHO DE </w:t>
                  </w:r>
                  <w:r w:rsidR="0050793C" w:rsidRPr="00AA3D4F">
                    <w:rPr>
                      <w:b/>
                      <w:bCs/>
                    </w:rPr>
                    <w:t>RIESGO</w:t>
                  </w:r>
                </w:p>
              </w:tc>
              <w:tc>
                <w:tcPr>
                  <w:tcW w:w="390" w:type="dxa"/>
                  <w:tcBorders>
                    <w:right w:val="nil"/>
                  </w:tcBorders>
                  <w:vAlign w:val="center"/>
                </w:tcPr>
                <w:p w14:paraId="71CC639D" w14:textId="77777777" w:rsidR="004927DB" w:rsidRPr="00AA3D4F" w:rsidRDefault="004927DB" w:rsidP="00626915">
                  <w:pPr>
                    <w:jc w:val="center"/>
                    <w:rPr>
                      <w:b/>
                      <w:bCs/>
                    </w:rPr>
                  </w:pPr>
                </w:p>
              </w:tc>
              <w:tc>
                <w:tcPr>
                  <w:tcW w:w="1829" w:type="dxa"/>
                  <w:gridSpan w:val="2"/>
                  <w:tcBorders>
                    <w:right w:val="nil"/>
                  </w:tcBorders>
                  <w:vAlign w:val="center"/>
                </w:tcPr>
                <w:p w14:paraId="0DC44337" w14:textId="2DE86550" w:rsidR="004927DB" w:rsidRPr="00AA3D4F" w:rsidRDefault="004927DB" w:rsidP="00626915">
                  <w:pPr>
                    <w:jc w:val="center"/>
                    <w:rPr>
                      <w:b/>
                      <w:bCs/>
                    </w:rPr>
                  </w:pPr>
                  <w:r w:rsidRPr="00AA3D4F">
                    <w:rPr>
                      <w:b/>
                      <w:bCs/>
                    </w:rPr>
                    <w:t>DIRECTA</w:t>
                  </w:r>
                </w:p>
              </w:tc>
              <w:tc>
                <w:tcPr>
                  <w:tcW w:w="1963" w:type="dxa"/>
                  <w:gridSpan w:val="4"/>
                  <w:vMerge w:val="restart"/>
                  <w:tcBorders>
                    <w:right w:val="nil"/>
                  </w:tcBorders>
                  <w:vAlign w:val="center"/>
                </w:tcPr>
                <w:p w14:paraId="2BD00957" w14:textId="2068B8AF" w:rsidR="004927DB" w:rsidRPr="00AA3D4F" w:rsidRDefault="00CF53F8" w:rsidP="00626915">
                  <w:pPr>
                    <w:jc w:val="center"/>
                    <w:rPr>
                      <w:b/>
                      <w:bCs/>
                    </w:rPr>
                  </w:pPr>
                  <w:r w:rsidRPr="00AA3D4F">
                    <w:rPr>
                      <w:b/>
                      <w:bCs/>
                    </w:rPr>
                    <w:t>MOTIVACIÓN DE</w:t>
                  </w:r>
                  <w:r w:rsidR="0050793C" w:rsidRPr="00AA3D4F">
                    <w:rPr>
                      <w:b/>
                      <w:bCs/>
                    </w:rPr>
                    <w:t xml:space="preserve">L HECHO </w:t>
                  </w:r>
                  <w:r w:rsidRPr="00AA3D4F">
                    <w:rPr>
                      <w:b/>
                      <w:bCs/>
                    </w:rPr>
                    <w:t xml:space="preserve">DE </w:t>
                  </w:r>
                  <w:r w:rsidR="0050793C" w:rsidRPr="00AA3D4F">
                    <w:rPr>
                      <w:b/>
                      <w:bCs/>
                    </w:rPr>
                    <w:t>RIESGO</w:t>
                  </w:r>
                </w:p>
              </w:tc>
              <w:tc>
                <w:tcPr>
                  <w:tcW w:w="4751" w:type="dxa"/>
                  <w:gridSpan w:val="12"/>
                  <w:vMerge w:val="restart"/>
                  <w:tcBorders>
                    <w:right w:val="single" w:sz="4" w:space="0" w:color="auto"/>
                  </w:tcBorders>
                  <w:vAlign w:val="center"/>
                </w:tcPr>
                <w:p w14:paraId="73EEE1E4" w14:textId="6C037EA7" w:rsidR="00CF53F8" w:rsidRPr="00AA3D4F" w:rsidRDefault="00CF53F8" w:rsidP="00626915">
                  <w:pPr>
                    <w:jc w:val="center"/>
                    <w:rPr>
                      <w:b/>
                      <w:bCs/>
                    </w:rPr>
                  </w:pPr>
                  <w:r>
                    <w:t>Estigmatización</w:t>
                  </w:r>
                </w:p>
              </w:tc>
            </w:tr>
            <w:tr w:rsidR="004A612F" w14:paraId="1B389D88" w14:textId="0F6C9055" w:rsidTr="00B378C8">
              <w:tc>
                <w:tcPr>
                  <w:tcW w:w="1534" w:type="dxa"/>
                  <w:vMerge/>
                  <w:tcBorders>
                    <w:right w:val="nil"/>
                  </w:tcBorders>
                  <w:vAlign w:val="center"/>
                </w:tcPr>
                <w:p w14:paraId="0EB0444B" w14:textId="77777777" w:rsidR="004A612F" w:rsidRPr="00AA3D4F" w:rsidRDefault="004A612F" w:rsidP="00626915">
                  <w:pPr>
                    <w:jc w:val="center"/>
                    <w:rPr>
                      <w:b/>
                      <w:bCs/>
                    </w:rPr>
                  </w:pPr>
                </w:p>
              </w:tc>
              <w:tc>
                <w:tcPr>
                  <w:tcW w:w="390" w:type="dxa"/>
                  <w:tcBorders>
                    <w:right w:val="nil"/>
                  </w:tcBorders>
                  <w:vAlign w:val="center"/>
                </w:tcPr>
                <w:p w14:paraId="7BE36C86" w14:textId="77777777" w:rsidR="004927DB" w:rsidRPr="00AA3D4F" w:rsidRDefault="004927DB" w:rsidP="00626915">
                  <w:pPr>
                    <w:jc w:val="center"/>
                    <w:rPr>
                      <w:b/>
                      <w:bCs/>
                    </w:rPr>
                  </w:pPr>
                  <w:r>
                    <w:t>X</w:t>
                  </w:r>
                </w:p>
              </w:tc>
              <w:tc>
                <w:tcPr>
                  <w:tcW w:w="1829" w:type="dxa"/>
                  <w:gridSpan w:val="2"/>
                  <w:tcBorders>
                    <w:right w:val="nil"/>
                  </w:tcBorders>
                  <w:vAlign w:val="center"/>
                </w:tcPr>
                <w:p w14:paraId="4A3CB6D4" w14:textId="310DC23C" w:rsidR="004927DB" w:rsidRPr="00AA3D4F" w:rsidRDefault="004927DB" w:rsidP="00626915">
                  <w:pPr>
                    <w:jc w:val="center"/>
                    <w:rPr>
                      <w:b/>
                      <w:bCs/>
                    </w:rPr>
                  </w:pPr>
                  <w:r w:rsidRPr="00AA3D4F">
                    <w:rPr>
                      <w:b/>
                      <w:bCs/>
                    </w:rPr>
                    <w:t>POTENCIAL</w:t>
                  </w:r>
                </w:p>
              </w:tc>
              <w:tc>
                <w:tcPr>
                  <w:tcW w:w="1963" w:type="dxa"/>
                  <w:gridSpan w:val="4"/>
                  <w:vMerge/>
                  <w:tcBorders>
                    <w:right w:val="nil"/>
                  </w:tcBorders>
                  <w:vAlign w:val="center"/>
                </w:tcPr>
                <w:p w14:paraId="66FED9CD" w14:textId="77777777" w:rsidR="004927DB" w:rsidRPr="00AA3D4F" w:rsidRDefault="004927DB" w:rsidP="00626915">
                  <w:pPr>
                    <w:jc w:val="center"/>
                    <w:rPr>
                      <w:b/>
                      <w:bCs/>
                    </w:rPr>
                  </w:pPr>
                </w:p>
              </w:tc>
              <w:tc>
                <w:tcPr>
                  <w:tcW w:w="4751" w:type="dxa"/>
                  <w:gridSpan w:val="12"/>
                  <w:vMerge/>
                  <w:tcBorders>
                    <w:right w:val="single" w:sz="4" w:space="0" w:color="auto"/>
                  </w:tcBorders>
                  <w:vAlign w:val="center"/>
                </w:tcPr>
                <w:p w14:paraId="109A0E97" w14:textId="77777777" w:rsidR="00CF53F8" w:rsidRPr="00AA3D4F" w:rsidRDefault="00CF53F8" w:rsidP="00626915">
                  <w:pPr>
                    <w:jc w:val="center"/>
                    <w:rPr>
                      <w:b/>
                      <w:bCs/>
                    </w:rPr>
                  </w:pPr>
                </w:p>
              </w:tc>
            </w:tr>
            <w:tr w:rsidR="004A612F" w14:paraId="72293941" w14:textId="62B96D8C" w:rsidTr="00B378C8">
              <w:tc>
                <w:tcPr>
                  <w:tcW w:w="1534" w:type="dxa"/>
                  <w:vMerge/>
                  <w:vAlign w:val="center"/>
                </w:tcPr>
                <w:p w14:paraId="7328754E" w14:textId="77777777" w:rsidR="004A612F" w:rsidRPr="00AA3D4F" w:rsidRDefault="004A612F" w:rsidP="00626915">
                  <w:pPr>
                    <w:jc w:val="center"/>
                    <w:rPr>
                      <w:b/>
                      <w:bCs/>
                    </w:rPr>
                  </w:pPr>
                </w:p>
              </w:tc>
              <w:tc>
                <w:tcPr>
                  <w:tcW w:w="390" w:type="dxa"/>
                  <w:vAlign w:val="center"/>
                </w:tcPr>
                <w:p w14:paraId="17EC38ED" w14:textId="77777777" w:rsidR="004927DB" w:rsidRPr="00AA3D4F" w:rsidRDefault="004927DB" w:rsidP="00626915">
                  <w:pPr>
                    <w:jc w:val="center"/>
                    <w:rPr>
                      <w:b/>
                      <w:bCs/>
                    </w:rPr>
                  </w:pPr>
                </w:p>
              </w:tc>
              <w:tc>
                <w:tcPr>
                  <w:tcW w:w="1829" w:type="dxa"/>
                  <w:gridSpan w:val="2"/>
                  <w:vAlign w:val="center"/>
                </w:tcPr>
                <w:p w14:paraId="0EDC776C" w14:textId="38EA1519" w:rsidR="004927DB" w:rsidRPr="00AA3D4F" w:rsidRDefault="004927DB" w:rsidP="00626915">
                  <w:pPr>
                    <w:jc w:val="center"/>
                    <w:rPr>
                      <w:b/>
                      <w:bCs/>
                    </w:rPr>
                  </w:pPr>
                  <w:r w:rsidRPr="00AA3D4F">
                    <w:rPr>
                      <w:b/>
                      <w:bCs/>
                    </w:rPr>
                    <w:t>DAÑO CONSUMADO</w:t>
                  </w:r>
                </w:p>
              </w:tc>
              <w:tc>
                <w:tcPr>
                  <w:tcW w:w="1963" w:type="dxa"/>
                  <w:gridSpan w:val="4"/>
                  <w:vMerge/>
                  <w:vAlign w:val="center"/>
                </w:tcPr>
                <w:p w14:paraId="7C420373" w14:textId="77777777" w:rsidR="004927DB" w:rsidRPr="00AA3D4F" w:rsidRDefault="004927DB" w:rsidP="00626915">
                  <w:pPr>
                    <w:jc w:val="center"/>
                    <w:rPr>
                      <w:b/>
                      <w:bCs/>
                    </w:rPr>
                  </w:pPr>
                </w:p>
              </w:tc>
              <w:tc>
                <w:tcPr>
                  <w:tcW w:w="4751" w:type="dxa"/>
                  <w:gridSpan w:val="12"/>
                  <w:vMerge/>
                  <w:vAlign w:val="center"/>
                </w:tcPr>
                <w:p w14:paraId="5E470F15" w14:textId="77777777" w:rsidR="00CF53F8" w:rsidRPr="00AA3D4F" w:rsidRDefault="00CF53F8" w:rsidP="00626915">
                  <w:pPr>
                    <w:jc w:val="center"/>
                    <w:rPr>
                      <w:b/>
                      <w:bCs/>
                    </w:rPr>
                  </w:pPr>
                </w:p>
              </w:tc>
            </w:tr>
            <w:tr w:rsidR="00C6568C" w14:paraId="6BD528A9" w14:textId="1E9C23A9" w:rsidTr="00B378C8">
              <w:tc>
                <w:tcPr>
                  <w:tcW w:w="1534" w:type="dxa"/>
                  <w:vAlign w:val="center"/>
                </w:tcPr>
                <w:p w14:paraId="50446B4C" w14:textId="50601D7E" w:rsidR="00C6568C" w:rsidRPr="00AA3D4F" w:rsidRDefault="00DE20C9" w:rsidP="00626915">
                  <w:pPr>
                    <w:jc w:val="center"/>
                    <w:rPr>
                      <w:b/>
                      <w:bCs/>
                    </w:rPr>
                  </w:pPr>
                  <w:r w:rsidRPr="00AA3D4F">
                    <w:rPr>
                      <w:b/>
                      <w:bCs/>
                    </w:rPr>
                    <w:t>RELATO ABIERTO DEL HECHO DE RIESGO</w:t>
                  </w:r>
                </w:p>
              </w:tc>
              <w:tc>
                <w:tcPr>
                  <w:tcW w:w="8933" w:type="dxa"/>
                  <w:gridSpan w:val="19"/>
                  <w:vAlign w:val="center"/>
                </w:tcPr>
                <w:p w14:paraId="472AF7BD" w14:textId="77777777" w:rsidR="00DE20C9" w:rsidRPr="00AA3D4F" w:rsidRDefault="00DE20C9" w:rsidP="00626915">
                  <w:pPr>
                    <w:jc w:val="center"/>
                    <w:rPr>
                      <w:b/>
                      <w:bCs/>
                    </w:rPr>
                  </w:pPr>
                  <w:r>
                    <w:t>Apareció un panfleto en la vereda mencionando a firmantes de paz.</w:t>
                  </w:r>
                </w:p>
              </w:tc>
            </w:tr>
            <w:tr w:rsidR="00B378C8" w14:paraId="5FF392D7" w14:textId="6D1898DF" w:rsidTr="00B378C8">
              <w:trPr>
                <w:trHeight w:val="307"/>
              </w:trPr>
              <w:tc>
                <w:tcPr>
                  <w:tcW w:w="7417" w:type="dxa"/>
                  <w:gridSpan w:val="14"/>
                  <w:vMerge w:val="restart"/>
                  <w:vAlign w:val="center"/>
                </w:tcPr>
                <w:p w14:paraId="584F6752" w14:textId="13D11312" w:rsidR="00B378C8" w:rsidRPr="00AA3D4F" w:rsidRDefault="00B378C8" w:rsidP="00626915">
                  <w:pPr>
                    <w:jc w:val="center"/>
                    <w:rPr>
                      <w:b/>
                      <w:bCs/>
                    </w:rPr>
                  </w:pPr>
                  <w:r w:rsidRPr="00AA3D4F">
                    <w:rPr>
                      <w:b/>
                      <w:bCs/>
                    </w:rPr>
                    <w:t>IDENTIFICA NEXO CAUSAL DEL HECHO DE RIESGO</w:t>
                  </w:r>
                </w:p>
              </w:tc>
              <w:tc>
                <w:tcPr>
                  <w:tcW w:w="493" w:type="dxa"/>
                  <w:gridSpan w:val="3"/>
                  <w:vAlign w:val="center"/>
                </w:tcPr>
                <w:p w14:paraId="7D6515B2" w14:textId="77777777" w:rsidR="00B378C8" w:rsidRPr="00AA3D4F" w:rsidRDefault="00B378C8" w:rsidP="00626915">
                  <w:pPr>
                    <w:jc w:val="center"/>
                    <w:rPr>
                      <w:b/>
                      <w:bCs/>
                    </w:rPr>
                  </w:pPr>
                </w:p>
              </w:tc>
              <w:tc>
                <w:tcPr>
                  <w:tcW w:w="2557" w:type="dxa"/>
                  <w:gridSpan w:val="3"/>
                  <w:vAlign w:val="center"/>
                </w:tcPr>
                <w:p w14:paraId="7C8F48E4" w14:textId="7FBF1269" w:rsidR="00B378C8" w:rsidRPr="00AA3D4F" w:rsidRDefault="00B378C8" w:rsidP="00626915">
                  <w:pPr>
                    <w:jc w:val="center"/>
                    <w:rPr>
                      <w:b/>
                      <w:bCs/>
                    </w:rPr>
                  </w:pPr>
                  <w:r w:rsidRPr="00AA3D4F">
                    <w:rPr>
                      <w:b/>
                      <w:bCs/>
                    </w:rPr>
                    <w:t>SI</w:t>
                  </w:r>
                </w:p>
              </w:tc>
            </w:tr>
            <w:tr w:rsidR="00B378C8" w14:paraId="2EA2C03A" w14:textId="422AFDC4" w:rsidTr="00720DA4">
              <w:tc>
                <w:tcPr>
                  <w:tcW w:w="7417" w:type="dxa"/>
                  <w:gridSpan w:val="14"/>
                  <w:vMerge/>
                  <w:vAlign w:val="center"/>
                </w:tcPr>
                <w:p w14:paraId="2B5542DD" w14:textId="77777777" w:rsidR="00B378C8" w:rsidRPr="00AA3D4F" w:rsidRDefault="00B378C8" w:rsidP="00626915">
                  <w:pPr>
                    <w:jc w:val="center"/>
                    <w:rPr>
                      <w:b/>
                      <w:bCs/>
                    </w:rPr>
                  </w:pPr>
                </w:p>
              </w:tc>
              <w:tc>
                <w:tcPr>
                  <w:tcW w:w="493" w:type="dxa"/>
                  <w:gridSpan w:val="3"/>
                  <w:vAlign w:val="center"/>
                </w:tcPr>
                <w:p w14:paraId="60B80F1C" w14:textId="77777777" w:rsidR="00B378C8" w:rsidRPr="00AA3D4F" w:rsidRDefault="00B378C8" w:rsidP="00626915">
                  <w:pPr>
                    <w:jc w:val="center"/>
                    <w:rPr>
                      <w:b/>
                      <w:bCs/>
                    </w:rPr>
                  </w:pPr>
                  <w:r>
                    <w:t>X</w:t>
                  </w:r>
                </w:p>
              </w:tc>
              <w:tc>
                <w:tcPr>
                  <w:tcW w:w="2557" w:type="dxa"/>
                  <w:gridSpan w:val="3"/>
                  <w:vAlign w:val="center"/>
                </w:tcPr>
                <w:p w14:paraId="670A9541" w14:textId="00E776EF" w:rsidR="00B378C8" w:rsidRPr="00AA3D4F" w:rsidRDefault="00B378C8" w:rsidP="00626915">
                  <w:pPr>
                    <w:jc w:val="center"/>
                    <w:rPr>
                      <w:b/>
                      <w:bCs/>
                    </w:rPr>
                  </w:pPr>
                  <w:r w:rsidRPr="00AA3D4F">
                    <w:rPr>
                      <w:b/>
                      <w:bCs/>
                    </w:rPr>
                    <w:t>NO</w:t>
                  </w:r>
                </w:p>
              </w:tc>
            </w:tr>
          </w:tbl>
          <w:p w14:paraId="703FBD2F" w14:textId="77777777" w:rsidR="004A612F" w:rsidRDefault="004A612F" w:rsidP="0073585E"/>
          <w:p w14:paraId="4718D2F4" w14:textId="21AF4075" w:rsidR="0073585E" w:rsidRDefault="0073585E" w:rsidP="0073585E">
            <w:r>
              <w:t>OBSEVACIONES:</w:t>
            </w:r>
          </w:p>
          <w:p w14:paraId="4718D2F4" w14:textId="21AF4075" w:rsidR="0073585E" w:rsidRDefault="0073585E" w:rsidP="0073585E">
            <w:r>
              <w:t>Hechos denunciados ante Fiscalía.</w:t>
            </w:r>
          </w:p>
          <w:p w14:paraId="1DA46468" w14:textId="77777777" w:rsidR="004A612F" w:rsidRDefault="004A612F" w:rsidP="00626915">
            <w:pPr>
              <w:jc w:val="center"/>
            </w:pPr>
          </w:p>
          <w:p w14:paraId="683651D8" w14:textId="77777777" w:rsidR="004A612F" w:rsidRDefault="004A612F" w:rsidP="00626915">
            <w:pPr>
              <w:jc w:val="center"/>
            </w:pPr>
          </w:p>
          <w:p w14:paraId="0E50E1F7" w14:textId="77777777" w:rsidR="004A612F" w:rsidRDefault="004A612F" w:rsidP="00626915">
            <w:pPr>
              <w:jc w:val="center"/>
            </w:pPr>
          </w:p>
          <w:p w14:paraId="330DE2D8" w14:textId="77777777" w:rsidR="004A612F" w:rsidRDefault="004A612F" w:rsidP="00626915">
            <w:pPr>
              <w:jc w:val="center"/>
            </w:pPr>
          </w:p>
          <w:p w14:paraId="5F533F0C" w14:textId="460BE636" w:rsidR="00EC22C6" w:rsidRDefault="00EC22C6" w:rsidP="00626915">
            <w:pPr>
              <w:jc w:val="center"/>
            </w:pPr>
          </w:p>
        </w:tc>
      </w:tr>
    </w:tbl>
    <w:p w14:paraId="618BDE1C" w14:textId="77777777" w:rsidR="00E11375" w:rsidRDefault="00E11375" w:rsidP="00466FAC">
      <w:pPr>
        <w:ind w:left="-709" w:hanging="284"/>
      </w:pPr>
    </w:p>
    <w:p w14:paraId="784FDA1F" w14:textId="77777777" w:rsidR="00E11375" w:rsidRDefault="00E11375" w:rsidP="00466FAC">
      <w:pPr>
        <w:ind w:left="-709" w:hanging="284"/>
      </w:pPr>
    </w:p>
    <w:tbl>
      <w:tblPr>
        <w:tblStyle w:val="Tablaconcuadrcula"/>
        <w:tblW w:w="10774" w:type="dxa"/>
        <w:tblInd w:w="-998" w:type="dxa"/>
        <w:tblLook w:val="04A0" w:firstRow="1" w:lastRow="0" w:firstColumn="1" w:lastColumn="0" w:noHBand="0" w:noVBand="1"/>
      </w:tblPr>
      <w:tblGrid>
        <w:gridCol w:w="10774"/>
      </w:tblGrid>
      <w:tr w:rsidR="00EC7511" w:rsidRPr="000A43FF" w14:paraId="6D4EFF66" w14:textId="77777777" w:rsidTr="00EC7511">
        <w:trPr>
          <w:trHeight w:val="340"/>
        </w:trPr>
        <w:tc>
          <w:tcPr>
            <w:tcW w:w="10774" w:type="dxa"/>
            <w:shd w:val="clear" w:color="auto" w:fill="808080" w:themeFill="background1" w:themeFillShade="80"/>
            <w:vAlign w:val="center"/>
          </w:tcPr>
          <w:p w14:paraId="1DB614F7" w14:textId="77777777" w:rsidR="00EC7511" w:rsidRPr="000A43FF" w:rsidRDefault="00EC7511" w:rsidP="00C05B53">
            <w:pPr>
              <w:jc w:val="center"/>
              <w:rPr>
                <w:rFonts w:ascii="Arial" w:eastAsia="Times New Roman" w:hAnsi="Arial" w:cs="Arial"/>
                <w:b/>
                <w:bCs/>
                <w:color w:val="FFFFFF"/>
                <w:sz w:val="20"/>
                <w:szCs w:val="20"/>
                <w:lang w:val="es-CO" w:eastAsia="es-CO"/>
              </w:rPr>
            </w:pPr>
            <w:r>
              <w:rPr>
                <w:rFonts w:ascii="Arial" w:eastAsia="Times New Roman" w:hAnsi="Arial" w:cs="Arial"/>
                <w:b/>
                <w:bCs/>
                <w:color w:val="FFFFFF" w:themeColor="background1"/>
                <w:sz w:val="20"/>
                <w:szCs w:val="20"/>
                <w:lang w:val="es-CO" w:eastAsia="es-CO"/>
              </w:rPr>
              <w:t>VERIFICACIONES</w:t>
            </w:r>
            <w:r w:rsidRPr="00901505">
              <w:rPr>
                <w:rFonts w:ascii="Arial" w:eastAsia="Times New Roman" w:hAnsi="Arial" w:cs="Arial"/>
                <w:b/>
                <w:bCs/>
                <w:color w:val="FFFFFF" w:themeColor="background1"/>
                <w:sz w:val="20"/>
                <w:szCs w:val="20"/>
                <w:lang w:val="es-CO" w:eastAsia="es-CO"/>
              </w:rPr>
              <w:t xml:space="preserve"> </w:t>
            </w:r>
          </w:p>
        </w:tc>
      </w:tr>
      <w:tr w:rsidR="00EC7511" w14:paraId="0D401484" w14:textId="77777777" w:rsidTr="00C05B53">
        <w:trPr>
          <w:trHeight w:val="1416"/>
        </w:trPr>
        <w:tc>
          <w:tcPr>
            <w:tcW w:w="10774" w:type="dxa"/>
          </w:tcPr>
          <w:p w14:paraId="6933E2BC" w14:textId="77777777" w:rsidR="00EC7511" w:rsidRDefault="00EC7511" w:rsidP="00C05B53">
            <w:pPr>
              <w:jc w:val="both"/>
              <w:rPr>
                <w:rFonts w:ascii="Arial" w:hAnsi="Arial" w:cs="Arial"/>
                <w:sz w:val="20"/>
                <w:szCs w:val="20"/>
              </w:rPr>
            </w:pPr>
          </w:p>
          <w:p w14:paraId="1656C62C" w14:textId="77777777" w:rsidR="0047128D" w:rsidRDefault="0047128D" w:rsidP="00C05B53">
            <w:pPr>
              <w:jc w:val="both"/>
              <w:rPr>
                <w:rFonts w:ascii="Arial" w:hAnsi="Arial" w:cs="Arial"/>
                <w:sz w:val="20"/>
                <w:szCs w:val="20"/>
              </w:rPr>
            </w:pPr>
          </w:p>
          <w:p w14:paraId="0E337B71" w14:textId="77777777" w:rsidR="0047128D" w:rsidRDefault="0047128D" w:rsidP="00C05B53">
            <w:pPr>
              <w:jc w:val="both"/>
              <w:rPr>
                <w:rFonts w:ascii="Arial" w:hAnsi="Arial" w:cs="Arial"/>
                <w:sz w:val="20"/>
                <w:szCs w:val="20"/>
              </w:rPr>
            </w:pPr>
          </w:p>
          <w:tbl>
            <w:tblPr>
              <w:tblStyle w:val="Tablaconcuadrcula"/>
              <w:tblW w:w="0" w:type="auto"/>
              <w:jc w:val="center"/>
              <w:tblLook w:val="04A0" w:firstRow="1" w:lastRow="0" w:firstColumn="1" w:lastColumn="0" w:noHBand="0" w:noVBand="1"/>
            </w:tblPr>
            <w:tblGrid>
              <w:gridCol w:w="2392"/>
              <w:gridCol w:w="960"/>
              <w:gridCol w:w="584"/>
              <w:gridCol w:w="157"/>
              <w:gridCol w:w="1559"/>
              <w:gridCol w:w="535"/>
              <w:gridCol w:w="1449"/>
              <w:gridCol w:w="1016"/>
              <w:gridCol w:w="674"/>
            </w:tblGrid>
            <w:tr w:rsidR="0047128D" w14:paraId="68283237" w14:textId="77777777" w:rsidTr="004E0B50">
              <w:trPr>
                <w:trHeight w:val="192"/>
                <w:jc w:val="center"/>
              </w:trPr>
              <w:tc>
                <w:tcPr>
                  <w:tcW w:w="9326" w:type="dxa"/>
                  <w:gridSpan w:val="9"/>
                  <w:shd w:val="clear" w:color="auto" w:fill="808080" w:themeFill="background1" w:themeFillShade="80"/>
                </w:tcPr>
                <w:p w14:paraId="60EFBCBB" w14:textId="06C98B85" w:rsidR="0047128D" w:rsidRPr="008E4EA0" w:rsidRDefault="0047128D" w:rsidP="008E4EA0">
                  <w:pPr>
                    <w:jc w:val="center"/>
                    <w:rPr>
                      <w:rFonts w:ascii="Arial" w:hAnsi="Arial" w:cs="Arial"/>
                      <w:b/>
                      <w:bCs/>
                      <w:sz w:val="20"/>
                      <w:szCs w:val="20"/>
                    </w:rPr>
                  </w:pPr>
                  <w:r w:rsidRPr="008E4EA0">
                    <w:rPr>
                      <w:rFonts w:ascii="Arial" w:hAnsi="Arial" w:cs="Arial"/>
                      <w:b/>
                      <w:bCs/>
                      <w:color w:val="FFFFFF" w:themeColor="background1"/>
                      <w:sz w:val="20"/>
                      <w:szCs w:val="20"/>
                    </w:rPr>
                    <w:t xml:space="preserve">VERIFICACIÓN </w:t>
                  </w:r>
                  <w:r w:rsidR="00B12DA4" w:rsidRPr="008E4EA0">
                    <w:rPr>
                      <w:rFonts w:ascii="Arial" w:hAnsi="Arial" w:cs="Arial"/>
                      <w:b/>
                      <w:bCs/>
                      <w:color w:val="FFFFFF" w:themeColor="background1"/>
                      <w:sz w:val="20"/>
                      <w:szCs w:val="20"/>
                    </w:rPr>
                    <w:t>#1</w:t>
                  </w:r>
                </w:p>
              </w:tc>
            </w:tr>
            <w:tr w:rsidR="003D54ED" w14:paraId="38FDB7E8" w14:textId="77777777" w:rsidTr="004E0B50">
              <w:trPr>
                <w:trHeight w:val="216"/>
                <w:jc w:val="center"/>
              </w:trPr>
              <w:tc>
                <w:tcPr>
                  <w:tcW w:w="9326" w:type="dxa"/>
                  <w:gridSpan w:val="9"/>
                </w:tcPr>
                <w:p w14:paraId="5811ABEE" w14:textId="387FA0C1" w:rsidR="003D54ED" w:rsidRPr="004E0B50" w:rsidRDefault="003D54ED" w:rsidP="00C05B53">
                  <w:pPr>
                    <w:jc w:val="both"/>
                    <w:rPr>
                      <w:rFonts w:ascii="Arial" w:hAnsi="Arial" w:cs="Arial"/>
                      <w:b/>
                      <w:bCs/>
                      <w:sz w:val="20"/>
                      <w:szCs w:val="20"/>
                    </w:rPr>
                  </w:pPr>
                  <w:r w:rsidRPr="004E0B50">
                    <w:rPr>
                      <w:rFonts w:ascii="Arial" w:hAnsi="Arial" w:cs="Arial"/>
                      <w:b/>
                      <w:bCs/>
                      <w:sz w:val="20"/>
                      <w:szCs w:val="20"/>
                    </w:rPr>
                    <w:t>Fuentes de verificación</w:t>
                  </w:r>
                </w:p>
              </w:tc>
            </w:tr>
            <w:tr w:rsidR="003304A4" w14:paraId="5A26BBDD" w14:textId="0C87F653" w:rsidTr="004E0B50">
              <w:trPr>
                <w:trHeight w:val="552"/>
                <w:jc w:val="center"/>
              </w:trPr>
              <w:tc>
                <w:tcPr>
                  <w:tcW w:w="3352" w:type="dxa"/>
                  <w:gridSpan w:val="2"/>
                </w:tcPr>
                <w:p w14:paraId="78850F14" w14:textId="7AE68FA7" w:rsidR="003304A4" w:rsidRPr="004E0B50" w:rsidRDefault="003304A4" w:rsidP="00C05B53">
                  <w:pPr>
                    <w:jc w:val="both"/>
                    <w:rPr>
                      <w:rFonts w:ascii="Arial" w:hAnsi="Arial" w:cs="Arial"/>
                      <w:b/>
                      <w:bCs/>
                      <w:sz w:val="20"/>
                      <w:szCs w:val="20"/>
                    </w:rPr>
                  </w:pPr>
                  <w:r w:rsidRPr="004E0B50">
                    <w:rPr>
                      <w:rFonts w:ascii="Arial" w:hAnsi="Arial" w:cs="Arial"/>
                      <w:b/>
                      <w:bCs/>
                      <w:sz w:val="20"/>
                      <w:szCs w:val="20"/>
                    </w:rPr>
                    <w:t>Terceros</w:t>
                  </w:r>
                </w:p>
              </w:tc>
              <w:tc>
                <w:tcPr>
                  <w:tcW w:w="584" w:type="dxa"/>
                </w:tcPr>
                <w:p w14:paraId="2CEEBCF1" w14:textId="77777777" w:rsidR="003304A4" w:rsidRPr="004E0B50" w:rsidRDefault="003304A4" w:rsidP="003304A4">
                  <w:pPr>
                    <w:jc w:val="both"/>
                    <w:rPr>
                      <w:rFonts w:ascii="Arial" w:hAnsi="Arial" w:cs="Arial"/>
                      <w:b/>
                      <w:bCs/>
                      <w:sz w:val="20"/>
                      <w:szCs w:val="20"/>
                    </w:rPr>
                  </w:pPr>
                  <w:r>
                    <w:t>X</w:t>
                  </w:r>
                </w:p>
              </w:tc>
              <w:tc>
                <w:tcPr>
                  <w:tcW w:w="4716" w:type="dxa"/>
                  <w:gridSpan w:val="5"/>
                </w:tcPr>
                <w:p w14:paraId="23A05D44" w14:textId="77DA6769" w:rsidR="003304A4" w:rsidRPr="004E0B50" w:rsidRDefault="003304A4" w:rsidP="00C05B53">
                  <w:pPr>
                    <w:jc w:val="both"/>
                    <w:rPr>
                      <w:rFonts w:ascii="Arial" w:hAnsi="Arial" w:cs="Arial"/>
                      <w:b/>
                      <w:bCs/>
                      <w:sz w:val="20"/>
                      <w:szCs w:val="20"/>
                    </w:rPr>
                  </w:pPr>
                  <w:r w:rsidRPr="004E0B50">
                    <w:rPr>
                      <w:rFonts w:ascii="Arial" w:hAnsi="Arial" w:cs="Arial"/>
                      <w:b/>
                      <w:bCs/>
                      <w:sz w:val="20"/>
                      <w:szCs w:val="20"/>
                    </w:rPr>
                    <w:t>ONG</w:t>
                  </w:r>
                </w:p>
              </w:tc>
              <w:tc>
                <w:tcPr>
                  <w:tcW w:w="674" w:type="dxa"/>
                </w:tcPr>
                <w:p w14:paraId="57018E37" w14:textId="77777777" w:rsidR="003304A4" w:rsidRPr="004E0B50" w:rsidRDefault="003304A4" w:rsidP="003304A4">
                  <w:pPr>
                    <w:jc w:val="both"/>
                    <w:rPr>
                      <w:rFonts w:ascii="Arial" w:hAnsi="Arial" w:cs="Arial"/>
                      <w:b/>
                      <w:bCs/>
                      <w:sz w:val="20"/>
                      <w:szCs w:val="20"/>
                    </w:rPr>
                  </w:pPr>
                </w:p>
              </w:tc>
            </w:tr>
            <w:tr w:rsidR="003304A4" w14:paraId="472DA78D" w14:textId="3A9E3A03" w:rsidTr="004E0B50">
              <w:trPr>
                <w:trHeight w:val="552"/>
                <w:jc w:val="center"/>
              </w:trPr>
              <w:tc>
                <w:tcPr>
                  <w:tcW w:w="3352" w:type="dxa"/>
                  <w:gridSpan w:val="2"/>
                </w:tcPr>
                <w:p w14:paraId="37AA978B" w14:textId="0F5B24D7" w:rsidR="003304A4" w:rsidRPr="004E0B50" w:rsidRDefault="003304A4" w:rsidP="00C05B53">
                  <w:pPr>
                    <w:jc w:val="both"/>
                    <w:rPr>
                      <w:rFonts w:ascii="Arial" w:hAnsi="Arial" w:cs="Arial"/>
                      <w:b/>
                      <w:bCs/>
                      <w:sz w:val="20"/>
                      <w:szCs w:val="20"/>
                    </w:rPr>
                  </w:pPr>
                  <w:r w:rsidRPr="004E0B50">
                    <w:rPr>
                      <w:rFonts w:ascii="Arial" w:hAnsi="Arial" w:cs="Arial"/>
                      <w:b/>
                      <w:bCs/>
                      <w:sz w:val="20"/>
                      <w:szCs w:val="20"/>
                    </w:rPr>
                    <w:t>Institución del Estado Colombiano</w:t>
                  </w:r>
                </w:p>
              </w:tc>
              <w:tc>
                <w:tcPr>
                  <w:tcW w:w="584" w:type="dxa"/>
                </w:tcPr>
                <w:p w14:paraId="5D2A8272" w14:textId="77777777" w:rsidR="003304A4" w:rsidRPr="004E0B50" w:rsidRDefault="003304A4" w:rsidP="003304A4">
                  <w:pPr>
                    <w:jc w:val="both"/>
                    <w:rPr>
                      <w:rFonts w:ascii="Arial" w:hAnsi="Arial" w:cs="Arial"/>
                      <w:b/>
                      <w:bCs/>
                      <w:sz w:val="20"/>
                      <w:szCs w:val="20"/>
                    </w:rPr>
                  </w:pPr>
                </w:p>
              </w:tc>
              <w:tc>
                <w:tcPr>
                  <w:tcW w:w="4716" w:type="dxa"/>
                  <w:gridSpan w:val="5"/>
                </w:tcPr>
                <w:p w14:paraId="268493FA" w14:textId="062539E4" w:rsidR="003304A4" w:rsidRPr="004E0B50" w:rsidRDefault="003304A4" w:rsidP="00C05B53">
                  <w:pPr>
                    <w:jc w:val="both"/>
                    <w:rPr>
                      <w:rFonts w:ascii="Arial" w:hAnsi="Arial" w:cs="Arial"/>
                      <w:b/>
                      <w:bCs/>
                      <w:sz w:val="20"/>
                      <w:szCs w:val="20"/>
                    </w:rPr>
                  </w:pPr>
                  <w:r w:rsidRPr="004E0B50">
                    <w:rPr>
                      <w:rFonts w:ascii="Arial" w:hAnsi="Arial" w:cs="Arial"/>
                      <w:b/>
                      <w:bCs/>
                      <w:sz w:val="20"/>
                      <w:szCs w:val="20"/>
                    </w:rPr>
                    <w:t>Organización Internacional</w:t>
                  </w:r>
                </w:p>
              </w:tc>
              <w:tc>
                <w:tcPr>
                  <w:tcW w:w="674" w:type="dxa"/>
                </w:tcPr>
                <w:p w14:paraId="63245A0F" w14:textId="77777777" w:rsidR="003304A4" w:rsidRPr="004E0B50" w:rsidRDefault="003304A4" w:rsidP="003304A4">
                  <w:pPr>
                    <w:jc w:val="both"/>
                    <w:rPr>
                      <w:rFonts w:ascii="Arial" w:hAnsi="Arial" w:cs="Arial"/>
                      <w:b/>
                      <w:bCs/>
                      <w:sz w:val="20"/>
                      <w:szCs w:val="20"/>
                    </w:rPr>
                  </w:pPr>
                </w:p>
              </w:tc>
            </w:tr>
            <w:tr w:rsidR="001152DC" w14:paraId="458AE794" w14:textId="3BBA2733" w:rsidTr="004E0B50">
              <w:trPr>
                <w:trHeight w:val="552"/>
                <w:jc w:val="center"/>
              </w:trPr>
              <w:tc>
                <w:tcPr>
                  <w:tcW w:w="3352" w:type="dxa"/>
                  <w:gridSpan w:val="2"/>
                </w:tcPr>
                <w:p w14:paraId="78C17E4E" w14:textId="229AAFAA" w:rsidR="001152DC" w:rsidRPr="004E0B50" w:rsidRDefault="001152DC" w:rsidP="00C05B53">
                  <w:pPr>
                    <w:jc w:val="both"/>
                    <w:rPr>
                      <w:rFonts w:ascii="Arial" w:hAnsi="Arial" w:cs="Arial"/>
                      <w:b/>
                      <w:bCs/>
                      <w:sz w:val="20"/>
                      <w:szCs w:val="20"/>
                    </w:rPr>
                  </w:pPr>
                  <w:r w:rsidRPr="004E0B50">
                    <w:rPr>
                      <w:rFonts w:ascii="Arial" w:hAnsi="Arial" w:cs="Arial"/>
                      <w:b/>
                      <w:bCs/>
                      <w:sz w:val="20"/>
                      <w:szCs w:val="20"/>
                    </w:rPr>
                    <w:lastRenderedPageBreak/>
                    <w:t>No reporta</w:t>
                  </w:r>
                </w:p>
              </w:tc>
              <w:tc>
                <w:tcPr>
                  <w:tcW w:w="584" w:type="dxa"/>
                </w:tcPr>
                <w:p w14:paraId="2BD89B38" w14:textId="77777777" w:rsidR="001152DC" w:rsidRPr="004E0B50" w:rsidRDefault="001152DC" w:rsidP="003304A4">
                  <w:pPr>
                    <w:jc w:val="both"/>
                    <w:rPr>
                      <w:rFonts w:ascii="Arial" w:hAnsi="Arial" w:cs="Arial"/>
                      <w:b/>
                      <w:bCs/>
                      <w:sz w:val="20"/>
                      <w:szCs w:val="20"/>
                    </w:rPr>
                  </w:pPr>
                </w:p>
              </w:tc>
              <w:tc>
                <w:tcPr>
                  <w:tcW w:w="2251" w:type="dxa"/>
                  <w:gridSpan w:val="3"/>
                </w:tcPr>
                <w:p w14:paraId="32175E56" w14:textId="23427E5A" w:rsidR="001152DC" w:rsidRPr="004E0B50" w:rsidRDefault="001152DC" w:rsidP="00C05B53">
                  <w:pPr>
                    <w:jc w:val="both"/>
                    <w:rPr>
                      <w:rFonts w:ascii="Arial" w:hAnsi="Arial" w:cs="Arial"/>
                      <w:b/>
                      <w:bCs/>
                      <w:sz w:val="20"/>
                      <w:szCs w:val="20"/>
                    </w:rPr>
                  </w:pPr>
                  <w:r w:rsidRPr="004E0B50">
                    <w:rPr>
                      <w:rFonts w:ascii="Arial" w:hAnsi="Arial" w:cs="Arial"/>
                      <w:b/>
                      <w:bCs/>
                      <w:sz w:val="20"/>
                      <w:szCs w:val="20"/>
                    </w:rPr>
                    <w:t>Nombre de la fuente de verificación</w:t>
                  </w:r>
                </w:p>
              </w:tc>
              <w:tc>
                <w:tcPr>
                  <w:tcW w:w="3139" w:type="dxa"/>
                  <w:gridSpan w:val="3"/>
                </w:tcPr>
                <w:p w14:paraId="6F7EABE9" w14:textId="77777777" w:rsidR="001152DC" w:rsidRPr="004E0B50" w:rsidRDefault="001152DC" w:rsidP="001152DC">
                  <w:pPr>
                    <w:jc w:val="both"/>
                    <w:rPr>
                      <w:rFonts w:ascii="Arial" w:hAnsi="Arial" w:cs="Arial"/>
                      <w:b/>
                      <w:bCs/>
                      <w:sz w:val="20"/>
                      <w:szCs w:val="20"/>
                    </w:rPr>
                  </w:pPr>
                  <w:r>
                    <w:t>Presidente JAC vereda La Esperanza</w:t>
                  </w:r>
                </w:p>
              </w:tc>
            </w:tr>
            <w:tr w:rsidR="00605CE2" w14:paraId="5EE75CFA" w14:textId="77777777" w:rsidTr="483818D9">
              <w:trPr>
                <w:trHeight w:val="355"/>
                <w:jc w:val="center"/>
              </w:trPr>
              <w:tc>
                <w:tcPr>
                  <w:tcW w:w="9326" w:type="dxa"/>
                  <w:gridSpan w:val="9"/>
                </w:tcPr>
                <w:p w14:paraId="096410DB" w14:textId="4B2EF76E" w:rsidR="00605CE2" w:rsidRPr="004E0B50" w:rsidRDefault="00605CE2" w:rsidP="001152DC">
                  <w:pPr>
                    <w:jc w:val="both"/>
                    <w:rPr>
                      <w:rFonts w:ascii="Arial" w:hAnsi="Arial" w:cs="Arial"/>
                      <w:b/>
                      <w:bCs/>
                      <w:sz w:val="20"/>
                      <w:szCs w:val="20"/>
                    </w:rPr>
                  </w:pPr>
                  <w:r w:rsidRPr="004E0B50">
                    <w:rPr>
                      <w:rFonts w:ascii="Arial" w:hAnsi="Arial" w:cs="Arial"/>
                      <w:b/>
                      <w:bCs/>
                      <w:sz w:val="20"/>
                      <w:szCs w:val="20"/>
                    </w:rPr>
                    <w:t>Sinopsis de la verificación</w:t>
                  </w:r>
                </w:p>
              </w:tc>
            </w:tr>
            <w:tr w:rsidR="00605CE2" w14:paraId="43C54F03" w14:textId="77777777" w:rsidTr="483818D9">
              <w:trPr>
                <w:trHeight w:val="1408"/>
                <w:jc w:val="center"/>
              </w:trPr>
              <w:tc>
                <w:tcPr>
                  <w:tcW w:w="9326" w:type="dxa"/>
                  <w:gridSpan w:val="9"/>
                </w:tcPr>
                <w:p w14:paraId="3757F100" w14:textId="77777777" w:rsidR="00605CE2" w:rsidRDefault="00605CE2" w:rsidP="001152DC">
                  <w:pPr>
                    <w:jc w:val="both"/>
                    <w:rPr>
                      <w:rFonts w:ascii="Arial" w:hAnsi="Arial" w:cs="Arial"/>
                      <w:sz w:val="20"/>
                      <w:szCs w:val="20"/>
                    </w:rPr>
                  </w:pPr>
                  <w:r>
                    <w:t>La fuente 1 confirma los hechos narrados por el evaluado.</w:t>
                  </w:r>
                </w:p>
              </w:tc>
            </w:tr>
            <w:tr w:rsidR="00605CE2" w14:paraId="0A7B7277" w14:textId="77777777" w:rsidTr="483818D9">
              <w:trPr>
                <w:trHeight w:val="281"/>
                <w:jc w:val="center"/>
              </w:trPr>
              <w:tc>
                <w:tcPr>
                  <w:tcW w:w="9326" w:type="dxa"/>
                  <w:gridSpan w:val="9"/>
                </w:tcPr>
                <w:p w14:paraId="6E13D912" w14:textId="5D0F29EE" w:rsidR="00605CE2" w:rsidRPr="00605CE2" w:rsidRDefault="7E68FFBD" w:rsidP="001152DC">
                  <w:pPr>
                    <w:jc w:val="both"/>
                    <w:rPr>
                      <w:rFonts w:ascii="Arial" w:hAnsi="Arial" w:cs="Arial"/>
                      <w:b/>
                      <w:bCs/>
                      <w:sz w:val="20"/>
                      <w:szCs w:val="20"/>
                    </w:rPr>
                  </w:pPr>
                  <w:r w:rsidRPr="483818D9">
                    <w:rPr>
                      <w:rFonts w:ascii="Arial" w:hAnsi="Arial" w:cs="Arial"/>
                      <w:b/>
                      <w:bCs/>
                      <w:sz w:val="20"/>
                      <w:szCs w:val="20"/>
                    </w:rPr>
                    <w:t>Categorías</w:t>
                  </w:r>
                  <w:r w:rsidR="00171DA0">
                    <w:rPr>
                      <w:rFonts w:ascii="Arial" w:hAnsi="Arial" w:cs="Arial"/>
                      <w:b/>
                      <w:bCs/>
                      <w:sz w:val="20"/>
                      <w:szCs w:val="20"/>
                    </w:rPr>
                    <w:t xml:space="preserve"> para evaluar la información (</w:t>
                  </w:r>
                  <w:r w:rsidR="00605CE2">
                    <w:rPr>
                      <w:rFonts w:ascii="Arial" w:hAnsi="Arial" w:cs="Arial"/>
                      <w:b/>
                      <w:bCs/>
                      <w:sz w:val="20"/>
                      <w:szCs w:val="20"/>
                    </w:rPr>
                    <w:t>Solo lo d</w:t>
                  </w:r>
                  <w:r w:rsidR="00605CE2" w:rsidRPr="00605CE2">
                    <w:rPr>
                      <w:rFonts w:ascii="Arial" w:hAnsi="Arial" w:cs="Arial"/>
                      <w:b/>
                      <w:bCs/>
                      <w:sz w:val="20"/>
                      <w:szCs w:val="20"/>
                    </w:rPr>
                    <w:t xml:space="preserve">iligencia </w:t>
                  </w:r>
                  <w:r w:rsidR="00605CE2">
                    <w:rPr>
                      <w:rFonts w:ascii="Arial" w:hAnsi="Arial" w:cs="Arial"/>
                      <w:b/>
                      <w:bCs/>
                      <w:sz w:val="20"/>
                      <w:szCs w:val="20"/>
                    </w:rPr>
                    <w:t xml:space="preserve">el equipo de </w:t>
                  </w:r>
                  <w:r w:rsidR="00605CE2" w:rsidRPr="00605CE2">
                    <w:rPr>
                      <w:rFonts w:ascii="Arial" w:hAnsi="Arial" w:cs="Arial"/>
                      <w:b/>
                      <w:bCs/>
                      <w:sz w:val="20"/>
                      <w:szCs w:val="20"/>
                    </w:rPr>
                    <w:t>Calidad</w:t>
                  </w:r>
                  <w:r w:rsidR="00171DA0">
                    <w:rPr>
                      <w:rFonts w:ascii="Arial" w:hAnsi="Arial" w:cs="Arial"/>
                      <w:b/>
                      <w:bCs/>
                      <w:sz w:val="20"/>
                      <w:szCs w:val="20"/>
                    </w:rPr>
                    <w:t>)</w:t>
                  </w:r>
                </w:p>
              </w:tc>
            </w:tr>
            <w:tr w:rsidR="00171DA0" w14:paraId="078DB018" w14:textId="71A02456" w:rsidTr="483818D9">
              <w:trPr>
                <w:trHeight w:val="281"/>
                <w:jc w:val="center"/>
              </w:trPr>
              <w:tc>
                <w:tcPr>
                  <w:tcW w:w="2392" w:type="dxa"/>
                </w:tcPr>
                <w:p w14:paraId="1D274BA5" w14:textId="41A5F9A5" w:rsidR="00171DA0" w:rsidRDefault="00171DA0" w:rsidP="001152DC">
                  <w:pPr>
                    <w:jc w:val="both"/>
                    <w:rPr>
                      <w:rFonts w:ascii="Arial" w:hAnsi="Arial" w:cs="Arial"/>
                      <w:b/>
                      <w:bCs/>
                      <w:sz w:val="20"/>
                      <w:szCs w:val="20"/>
                    </w:rPr>
                  </w:pPr>
                  <w:r>
                    <w:rPr>
                      <w:rFonts w:ascii="Arial" w:hAnsi="Arial" w:cs="Arial"/>
                      <w:b/>
                      <w:bCs/>
                      <w:sz w:val="20"/>
                      <w:szCs w:val="20"/>
                    </w:rPr>
                    <w:t>Vector</w:t>
                  </w:r>
                </w:p>
              </w:tc>
              <w:tc>
                <w:tcPr>
                  <w:tcW w:w="1701" w:type="dxa"/>
                  <w:gridSpan w:val="3"/>
                </w:tcPr>
                <w:p w14:paraId="5D4C679A" w14:textId="5ABABE8C" w:rsidR="00171DA0" w:rsidRDefault="00886375" w:rsidP="00171DA0">
                  <w:pPr>
                    <w:jc w:val="both"/>
                    <w:rPr>
                      <w:rFonts w:ascii="Arial" w:hAnsi="Arial" w:cs="Arial"/>
                      <w:b/>
                      <w:bCs/>
                      <w:sz w:val="20"/>
                      <w:szCs w:val="20"/>
                    </w:rPr>
                  </w:pPr>
                  <w:r>
                    <w:rPr>
                      <w:rFonts w:ascii="Arial" w:hAnsi="Arial" w:cs="Arial"/>
                      <w:b/>
                      <w:bCs/>
                      <w:sz w:val="20"/>
                      <w:szCs w:val="20"/>
                    </w:rPr>
                    <w:t>Relevante</w:t>
                  </w:r>
                </w:p>
              </w:tc>
              <w:tc>
                <w:tcPr>
                  <w:tcW w:w="1559" w:type="dxa"/>
                </w:tcPr>
                <w:p w14:paraId="60F37B2C" w14:textId="7EDA4C19" w:rsidR="00171DA0" w:rsidRDefault="00886375" w:rsidP="00171DA0">
                  <w:pPr>
                    <w:jc w:val="both"/>
                    <w:rPr>
                      <w:rFonts w:ascii="Arial" w:hAnsi="Arial" w:cs="Arial"/>
                      <w:b/>
                      <w:bCs/>
                      <w:sz w:val="20"/>
                      <w:szCs w:val="20"/>
                    </w:rPr>
                  </w:pPr>
                  <w:r>
                    <w:rPr>
                      <w:rFonts w:ascii="Arial" w:hAnsi="Arial" w:cs="Arial"/>
                      <w:b/>
                      <w:bCs/>
                      <w:sz w:val="20"/>
                      <w:szCs w:val="20"/>
                    </w:rPr>
                    <w:t>No relevante</w:t>
                  </w:r>
                </w:p>
              </w:tc>
              <w:tc>
                <w:tcPr>
                  <w:tcW w:w="1984" w:type="dxa"/>
                  <w:gridSpan w:val="2"/>
                </w:tcPr>
                <w:p w14:paraId="745A9598" w14:textId="12E499E1" w:rsidR="00171DA0" w:rsidRDefault="00886375" w:rsidP="00171DA0">
                  <w:pPr>
                    <w:jc w:val="both"/>
                    <w:rPr>
                      <w:rFonts w:ascii="Arial" w:hAnsi="Arial" w:cs="Arial"/>
                      <w:b/>
                      <w:bCs/>
                      <w:sz w:val="20"/>
                      <w:szCs w:val="20"/>
                    </w:rPr>
                  </w:pPr>
                  <w:r>
                    <w:rPr>
                      <w:rFonts w:ascii="Arial" w:hAnsi="Arial" w:cs="Arial"/>
                      <w:b/>
                      <w:bCs/>
                      <w:sz w:val="20"/>
                      <w:szCs w:val="20"/>
                    </w:rPr>
                    <w:t xml:space="preserve">No </w:t>
                  </w:r>
                  <w:r w:rsidR="004E0B50">
                    <w:rPr>
                      <w:rFonts w:ascii="Arial" w:hAnsi="Arial" w:cs="Arial"/>
                      <w:b/>
                      <w:bCs/>
                      <w:sz w:val="20"/>
                      <w:szCs w:val="20"/>
                    </w:rPr>
                    <w:t>proporcionada</w:t>
                  </w:r>
                </w:p>
              </w:tc>
              <w:tc>
                <w:tcPr>
                  <w:tcW w:w="1690" w:type="dxa"/>
                  <w:gridSpan w:val="2"/>
                </w:tcPr>
                <w:p w14:paraId="279EF2F3" w14:textId="56E63BF7" w:rsidR="00171DA0" w:rsidRDefault="00886375" w:rsidP="00171DA0">
                  <w:pPr>
                    <w:jc w:val="both"/>
                    <w:rPr>
                      <w:rFonts w:ascii="Arial" w:hAnsi="Arial" w:cs="Arial"/>
                      <w:b/>
                      <w:bCs/>
                      <w:sz w:val="20"/>
                      <w:szCs w:val="20"/>
                    </w:rPr>
                  </w:pPr>
                  <w:r>
                    <w:rPr>
                      <w:rFonts w:ascii="Arial" w:hAnsi="Arial" w:cs="Arial"/>
                      <w:b/>
                      <w:bCs/>
                      <w:sz w:val="20"/>
                      <w:szCs w:val="20"/>
                    </w:rPr>
                    <w:t>No aplica</w:t>
                  </w:r>
                </w:p>
              </w:tc>
            </w:tr>
            <w:tr w:rsidR="00171DA0" w14:paraId="293594DC" w14:textId="0025E58A" w:rsidTr="483818D9">
              <w:trPr>
                <w:trHeight w:val="281"/>
                <w:jc w:val="center"/>
              </w:trPr>
              <w:tc>
                <w:tcPr>
                  <w:tcW w:w="2392" w:type="dxa"/>
                </w:tcPr>
                <w:p w14:paraId="0A84F19C" w14:textId="4B12938A" w:rsidR="00171DA0" w:rsidRDefault="00171DA0" w:rsidP="001152DC">
                  <w:pPr>
                    <w:jc w:val="both"/>
                    <w:rPr>
                      <w:rFonts w:ascii="Arial" w:hAnsi="Arial" w:cs="Arial"/>
                      <w:b/>
                      <w:bCs/>
                      <w:sz w:val="20"/>
                      <w:szCs w:val="20"/>
                    </w:rPr>
                  </w:pPr>
                  <w:r>
                    <w:rPr>
                      <w:rFonts w:ascii="Arial" w:hAnsi="Arial" w:cs="Arial"/>
                      <w:b/>
                      <w:bCs/>
                      <w:sz w:val="20"/>
                      <w:szCs w:val="20"/>
                    </w:rPr>
                    <w:t>Perfil Antiguo</w:t>
                  </w:r>
                </w:p>
              </w:tc>
              <w:tc>
                <w:tcPr>
                  <w:tcW w:w="1701" w:type="dxa"/>
                  <w:gridSpan w:val="3"/>
                </w:tcPr>
                <w:p w14:paraId="14BFB7F3" w14:textId="77777777" w:rsidR="00171DA0" w:rsidRDefault="00171DA0" w:rsidP="001152DC">
                  <w:pPr>
                    <w:jc w:val="both"/>
                    <w:rPr>
                      <w:rFonts w:ascii="Arial" w:hAnsi="Arial" w:cs="Arial"/>
                      <w:b/>
                      <w:bCs/>
                      <w:sz w:val="20"/>
                      <w:szCs w:val="20"/>
                    </w:rPr>
                  </w:pPr>
                </w:p>
              </w:tc>
              <w:tc>
                <w:tcPr>
                  <w:tcW w:w="1559" w:type="dxa"/>
                </w:tcPr>
                <w:p w14:paraId="15750F15" w14:textId="77777777" w:rsidR="00171DA0" w:rsidRDefault="00171DA0" w:rsidP="001152DC">
                  <w:pPr>
                    <w:jc w:val="both"/>
                    <w:rPr>
                      <w:rFonts w:ascii="Arial" w:hAnsi="Arial" w:cs="Arial"/>
                      <w:b/>
                      <w:bCs/>
                      <w:sz w:val="20"/>
                      <w:szCs w:val="20"/>
                    </w:rPr>
                  </w:pPr>
                </w:p>
              </w:tc>
              <w:tc>
                <w:tcPr>
                  <w:tcW w:w="1984" w:type="dxa"/>
                  <w:gridSpan w:val="2"/>
                </w:tcPr>
                <w:p w14:paraId="5EF25C45" w14:textId="77777777" w:rsidR="00171DA0" w:rsidRDefault="00171DA0" w:rsidP="001152DC">
                  <w:pPr>
                    <w:jc w:val="both"/>
                    <w:rPr>
                      <w:rFonts w:ascii="Arial" w:hAnsi="Arial" w:cs="Arial"/>
                      <w:b/>
                      <w:bCs/>
                      <w:sz w:val="20"/>
                      <w:szCs w:val="20"/>
                    </w:rPr>
                  </w:pPr>
                </w:p>
              </w:tc>
              <w:tc>
                <w:tcPr>
                  <w:tcW w:w="1690" w:type="dxa"/>
                  <w:gridSpan w:val="2"/>
                </w:tcPr>
                <w:p w14:paraId="48E393BB" w14:textId="77777777" w:rsidR="00171DA0" w:rsidRDefault="00171DA0" w:rsidP="001152DC">
                  <w:pPr>
                    <w:jc w:val="both"/>
                    <w:rPr>
                      <w:rFonts w:ascii="Arial" w:hAnsi="Arial" w:cs="Arial"/>
                      <w:b/>
                      <w:bCs/>
                      <w:sz w:val="20"/>
                      <w:szCs w:val="20"/>
                    </w:rPr>
                  </w:pPr>
                </w:p>
              </w:tc>
            </w:tr>
            <w:tr w:rsidR="00171DA0" w14:paraId="2B7D4692" w14:textId="77777777" w:rsidTr="483818D9">
              <w:trPr>
                <w:trHeight w:val="281"/>
                <w:jc w:val="center"/>
              </w:trPr>
              <w:tc>
                <w:tcPr>
                  <w:tcW w:w="2392" w:type="dxa"/>
                </w:tcPr>
                <w:p w14:paraId="4FF45D91" w14:textId="642238D4" w:rsidR="00171DA0" w:rsidRDefault="00171DA0" w:rsidP="001152DC">
                  <w:pPr>
                    <w:jc w:val="both"/>
                    <w:rPr>
                      <w:rFonts w:ascii="Arial" w:hAnsi="Arial" w:cs="Arial"/>
                      <w:b/>
                      <w:bCs/>
                      <w:sz w:val="20"/>
                      <w:szCs w:val="20"/>
                    </w:rPr>
                  </w:pPr>
                  <w:r>
                    <w:rPr>
                      <w:rFonts w:ascii="Arial" w:hAnsi="Arial" w:cs="Arial"/>
                      <w:b/>
                      <w:bCs/>
                      <w:sz w:val="20"/>
                      <w:szCs w:val="20"/>
                    </w:rPr>
                    <w:t>Perfil Actual</w:t>
                  </w:r>
                </w:p>
              </w:tc>
              <w:tc>
                <w:tcPr>
                  <w:tcW w:w="1701" w:type="dxa"/>
                  <w:gridSpan w:val="3"/>
                </w:tcPr>
                <w:p w14:paraId="6CB6720B" w14:textId="77777777" w:rsidR="00171DA0" w:rsidRDefault="00171DA0" w:rsidP="001152DC">
                  <w:pPr>
                    <w:jc w:val="both"/>
                    <w:rPr>
                      <w:rFonts w:ascii="Arial" w:hAnsi="Arial" w:cs="Arial"/>
                      <w:b/>
                      <w:bCs/>
                      <w:sz w:val="20"/>
                      <w:szCs w:val="20"/>
                    </w:rPr>
                  </w:pPr>
                </w:p>
              </w:tc>
              <w:tc>
                <w:tcPr>
                  <w:tcW w:w="1559" w:type="dxa"/>
                </w:tcPr>
                <w:p w14:paraId="2E41FF31" w14:textId="77777777" w:rsidR="00171DA0" w:rsidRDefault="00171DA0" w:rsidP="001152DC">
                  <w:pPr>
                    <w:jc w:val="both"/>
                    <w:rPr>
                      <w:rFonts w:ascii="Arial" w:hAnsi="Arial" w:cs="Arial"/>
                      <w:b/>
                      <w:bCs/>
                      <w:sz w:val="20"/>
                      <w:szCs w:val="20"/>
                    </w:rPr>
                  </w:pPr>
                </w:p>
              </w:tc>
              <w:tc>
                <w:tcPr>
                  <w:tcW w:w="1984" w:type="dxa"/>
                  <w:gridSpan w:val="2"/>
                </w:tcPr>
                <w:p w14:paraId="34E7C38F" w14:textId="77777777" w:rsidR="00171DA0" w:rsidRDefault="00171DA0" w:rsidP="001152DC">
                  <w:pPr>
                    <w:jc w:val="both"/>
                    <w:rPr>
                      <w:rFonts w:ascii="Arial" w:hAnsi="Arial" w:cs="Arial"/>
                      <w:b/>
                      <w:bCs/>
                      <w:sz w:val="20"/>
                      <w:szCs w:val="20"/>
                    </w:rPr>
                  </w:pPr>
                </w:p>
              </w:tc>
              <w:tc>
                <w:tcPr>
                  <w:tcW w:w="1690" w:type="dxa"/>
                  <w:gridSpan w:val="2"/>
                </w:tcPr>
                <w:p w14:paraId="3A4606BD" w14:textId="77777777" w:rsidR="00171DA0" w:rsidRDefault="00171DA0" w:rsidP="001152DC">
                  <w:pPr>
                    <w:jc w:val="both"/>
                    <w:rPr>
                      <w:rFonts w:ascii="Arial" w:hAnsi="Arial" w:cs="Arial"/>
                      <w:b/>
                      <w:bCs/>
                      <w:sz w:val="20"/>
                      <w:szCs w:val="20"/>
                    </w:rPr>
                  </w:pPr>
                </w:p>
              </w:tc>
            </w:tr>
            <w:tr w:rsidR="00171DA0" w14:paraId="09B1FF27" w14:textId="77777777" w:rsidTr="483818D9">
              <w:trPr>
                <w:trHeight w:val="281"/>
                <w:jc w:val="center"/>
              </w:trPr>
              <w:tc>
                <w:tcPr>
                  <w:tcW w:w="2392" w:type="dxa"/>
                </w:tcPr>
                <w:p w14:paraId="455FF673" w14:textId="16669E63" w:rsidR="00171DA0" w:rsidRDefault="00171DA0" w:rsidP="001152DC">
                  <w:pPr>
                    <w:jc w:val="both"/>
                    <w:rPr>
                      <w:rFonts w:ascii="Arial" w:hAnsi="Arial" w:cs="Arial"/>
                      <w:b/>
                      <w:bCs/>
                      <w:sz w:val="20"/>
                      <w:szCs w:val="20"/>
                    </w:rPr>
                  </w:pPr>
                  <w:r>
                    <w:rPr>
                      <w:rFonts w:ascii="Arial" w:hAnsi="Arial" w:cs="Arial"/>
                      <w:b/>
                      <w:bCs/>
                      <w:sz w:val="20"/>
                      <w:szCs w:val="20"/>
                    </w:rPr>
                    <w:t>Hechos de Riesgo</w:t>
                  </w:r>
                </w:p>
              </w:tc>
              <w:tc>
                <w:tcPr>
                  <w:tcW w:w="1701" w:type="dxa"/>
                  <w:gridSpan w:val="3"/>
                </w:tcPr>
                <w:p w14:paraId="0D7E6AC7" w14:textId="77777777" w:rsidR="00171DA0" w:rsidRDefault="00171DA0" w:rsidP="001152DC">
                  <w:pPr>
                    <w:jc w:val="both"/>
                    <w:rPr>
                      <w:rFonts w:ascii="Arial" w:hAnsi="Arial" w:cs="Arial"/>
                      <w:b/>
                      <w:bCs/>
                      <w:sz w:val="20"/>
                      <w:szCs w:val="20"/>
                    </w:rPr>
                  </w:pPr>
                </w:p>
              </w:tc>
              <w:tc>
                <w:tcPr>
                  <w:tcW w:w="1559" w:type="dxa"/>
                </w:tcPr>
                <w:p w14:paraId="45D31555" w14:textId="77777777" w:rsidR="00171DA0" w:rsidRDefault="00171DA0" w:rsidP="001152DC">
                  <w:pPr>
                    <w:jc w:val="both"/>
                    <w:rPr>
                      <w:rFonts w:ascii="Arial" w:hAnsi="Arial" w:cs="Arial"/>
                      <w:b/>
                      <w:bCs/>
                      <w:sz w:val="20"/>
                      <w:szCs w:val="20"/>
                    </w:rPr>
                  </w:pPr>
                </w:p>
              </w:tc>
              <w:tc>
                <w:tcPr>
                  <w:tcW w:w="1984" w:type="dxa"/>
                  <w:gridSpan w:val="2"/>
                </w:tcPr>
                <w:p w14:paraId="4DE62AD4" w14:textId="77777777" w:rsidR="00171DA0" w:rsidRDefault="00171DA0" w:rsidP="001152DC">
                  <w:pPr>
                    <w:jc w:val="both"/>
                    <w:rPr>
                      <w:rFonts w:ascii="Arial" w:hAnsi="Arial" w:cs="Arial"/>
                      <w:b/>
                      <w:bCs/>
                      <w:sz w:val="20"/>
                      <w:szCs w:val="20"/>
                    </w:rPr>
                  </w:pPr>
                </w:p>
              </w:tc>
              <w:tc>
                <w:tcPr>
                  <w:tcW w:w="1690" w:type="dxa"/>
                  <w:gridSpan w:val="2"/>
                </w:tcPr>
                <w:p w14:paraId="1205F5C3" w14:textId="77777777" w:rsidR="00171DA0" w:rsidRDefault="00171DA0" w:rsidP="001152DC">
                  <w:pPr>
                    <w:jc w:val="both"/>
                    <w:rPr>
                      <w:rFonts w:ascii="Arial" w:hAnsi="Arial" w:cs="Arial"/>
                      <w:b/>
                      <w:bCs/>
                      <w:sz w:val="20"/>
                      <w:szCs w:val="20"/>
                    </w:rPr>
                  </w:pPr>
                </w:p>
              </w:tc>
            </w:tr>
            <w:tr w:rsidR="00171DA0" w14:paraId="3724DB76" w14:textId="77777777" w:rsidTr="483818D9">
              <w:trPr>
                <w:trHeight w:val="281"/>
                <w:jc w:val="center"/>
              </w:trPr>
              <w:tc>
                <w:tcPr>
                  <w:tcW w:w="2392" w:type="dxa"/>
                </w:tcPr>
                <w:p w14:paraId="1D4D8985" w14:textId="43733E0E" w:rsidR="00171DA0" w:rsidRDefault="00171DA0" w:rsidP="001152DC">
                  <w:pPr>
                    <w:jc w:val="both"/>
                    <w:rPr>
                      <w:rFonts w:ascii="Arial" w:hAnsi="Arial" w:cs="Arial"/>
                      <w:b/>
                      <w:bCs/>
                      <w:sz w:val="20"/>
                      <w:szCs w:val="20"/>
                    </w:rPr>
                  </w:pPr>
                  <w:r>
                    <w:rPr>
                      <w:rFonts w:ascii="Arial" w:hAnsi="Arial" w:cs="Arial"/>
                      <w:b/>
                      <w:bCs/>
                      <w:sz w:val="20"/>
                      <w:szCs w:val="20"/>
                    </w:rPr>
                    <w:t>Vulnerabilidad</w:t>
                  </w:r>
                </w:p>
              </w:tc>
              <w:tc>
                <w:tcPr>
                  <w:tcW w:w="1701" w:type="dxa"/>
                  <w:gridSpan w:val="3"/>
                </w:tcPr>
                <w:p w14:paraId="42A16B10" w14:textId="77777777" w:rsidR="00171DA0" w:rsidRDefault="00171DA0" w:rsidP="001152DC">
                  <w:pPr>
                    <w:jc w:val="both"/>
                    <w:rPr>
                      <w:rFonts w:ascii="Arial" w:hAnsi="Arial" w:cs="Arial"/>
                      <w:b/>
                      <w:bCs/>
                      <w:sz w:val="20"/>
                      <w:szCs w:val="20"/>
                    </w:rPr>
                  </w:pPr>
                </w:p>
              </w:tc>
              <w:tc>
                <w:tcPr>
                  <w:tcW w:w="1559" w:type="dxa"/>
                </w:tcPr>
                <w:p w14:paraId="4595240C" w14:textId="77777777" w:rsidR="00171DA0" w:rsidRDefault="00171DA0" w:rsidP="001152DC">
                  <w:pPr>
                    <w:jc w:val="both"/>
                    <w:rPr>
                      <w:rFonts w:ascii="Arial" w:hAnsi="Arial" w:cs="Arial"/>
                      <w:b/>
                      <w:bCs/>
                      <w:sz w:val="20"/>
                      <w:szCs w:val="20"/>
                    </w:rPr>
                  </w:pPr>
                </w:p>
              </w:tc>
              <w:tc>
                <w:tcPr>
                  <w:tcW w:w="1984" w:type="dxa"/>
                  <w:gridSpan w:val="2"/>
                </w:tcPr>
                <w:p w14:paraId="0594B508" w14:textId="77777777" w:rsidR="00171DA0" w:rsidRDefault="00171DA0" w:rsidP="001152DC">
                  <w:pPr>
                    <w:jc w:val="both"/>
                    <w:rPr>
                      <w:rFonts w:ascii="Arial" w:hAnsi="Arial" w:cs="Arial"/>
                      <w:b/>
                      <w:bCs/>
                      <w:sz w:val="20"/>
                      <w:szCs w:val="20"/>
                    </w:rPr>
                  </w:pPr>
                </w:p>
              </w:tc>
              <w:tc>
                <w:tcPr>
                  <w:tcW w:w="1690" w:type="dxa"/>
                  <w:gridSpan w:val="2"/>
                </w:tcPr>
                <w:p w14:paraId="34F1B120" w14:textId="77777777" w:rsidR="00171DA0" w:rsidRDefault="00171DA0" w:rsidP="001152DC">
                  <w:pPr>
                    <w:jc w:val="both"/>
                    <w:rPr>
                      <w:rFonts w:ascii="Arial" w:hAnsi="Arial" w:cs="Arial"/>
                      <w:b/>
                      <w:bCs/>
                      <w:sz w:val="20"/>
                      <w:szCs w:val="20"/>
                    </w:rPr>
                  </w:pPr>
                </w:p>
              </w:tc>
            </w:tr>
            <w:tr w:rsidR="00171DA0" w14:paraId="0FF2EC4F" w14:textId="73143B60" w:rsidTr="483818D9">
              <w:trPr>
                <w:trHeight w:val="281"/>
                <w:jc w:val="center"/>
              </w:trPr>
              <w:tc>
                <w:tcPr>
                  <w:tcW w:w="2392" w:type="dxa"/>
                </w:tcPr>
                <w:p w14:paraId="764D5641" w14:textId="499A481F" w:rsidR="00171DA0" w:rsidRDefault="00171DA0" w:rsidP="001152DC">
                  <w:pPr>
                    <w:jc w:val="both"/>
                    <w:rPr>
                      <w:rFonts w:ascii="Arial" w:hAnsi="Arial" w:cs="Arial"/>
                      <w:b/>
                      <w:bCs/>
                      <w:sz w:val="20"/>
                      <w:szCs w:val="20"/>
                    </w:rPr>
                  </w:pPr>
                  <w:r>
                    <w:rPr>
                      <w:rFonts w:ascii="Arial" w:hAnsi="Arial" w:cs="Arial"/>
                      <w:b/>
                      <w:bCs/>
                      <w:sz w:val="20"/>
                      <w:szCs w:val="20"/>
                    </w:rPr>
                    <w:t>Capacidad</w:t>
                  </w:r>
                </w:p>
              </w:tc>
              <w:tc>
                <w:tcPr>
                  <w:tcW w:w="1701" w:type="dxa"/>
                  <w:gridSpan w:val="3"/>
                </w:tcPr>
                <w:p w14:paraId="07E7798C" w14:textId="77777777" w:rsidR="00171DA0" w:rsidRDefault="00171DA0" w:rsidP="001152DC">
                  <w:pPr>
                    <w:jc w:val="both"/>
                    <w:rPr>
                      <w:rFonts w:ascii="Arial" w:hAnsi="Arial" w:cs="Arial"/>
                      <w:b/>
                      <w:bCs/>
                      <w:sz w:val="20"/>
                      <w:szCs w:val="20"/>
                    </w:rPr>
                  </w:pPr>
                </w:p>
              </w:tc>
              <w:tc>
                <w:tcPr>
                  <w:tcW w:w="1559" w:type="dxa"/>
                </w:tcPr>
                <w:p w14:paraId="54A2F578" w14:textId="77777777" w:rsidR="00171DA0" w:rsidRDefault="00171DA0" w:rsidP="001152DC">
                  <w:pPr>
                    <w:jc w:val="both"/>
                    <w:rPr>
                      <w:rFonts w:ascii="Arial" w:hAnsi="Arial" w:cs="Arial"/>
                      <w:b/>
                      <w:bCs/>
                      <w:sz w:val="20"/>
                      <w:szCs w:val="20"/>
                    </w:rPr>
                  </w:pPr>
                </w:p>
              </w:tc>
              <w:tc>
                <w:tcPr>
                  <w:tcW w:w="1984" w:type="dxa"/>
                  <w:gridSpan w:val="2"/>
                </w:tcPr>
                <w:p w14:paraId="57A4018D" w14:textId="77777777" w:rsidR="00171DA0" w:rsidRDefault="00171DA0" w:rsidP="001152DC">
                  <w:pPr>
                    <w:jc w:val="both"/>
                    <w:rPr>
                      <w:rFonts w:ascii="Arial" w:hAnsi="Arial" w:cs="Arial"/>
                      <w:b/>
                      <w:bCs/>
                      <w:sz w:val="20"/>
                      <w:szCs w:val="20"/>
                    </w:rPr>
                  </w:pPr>
                </w:p>
              </w:tc>
              <w:tc>
                <w:tcPr>
                  <w:tcW w:w="1690" w:type="dxa"/>
                  <w:gridSpan w:val="2"/>
                </w:tcPr>
                <w:p w14:paraId="6A36C2B7" w14:textId="77777777" w:rsidR="00171DA0" w:rsidRDefault="00171DA0" w:rsidP="001152DC">
                  <w:pPr>
                    <w:jc w:val="both"/>
                    <w:rPr>
                      <w:rFonts w:ascii="Arial" w:hAnsi="Arial" w:cs="Arial"/>
                      <w:b/>
                      <w:bCs/>
                      <w:sz w:val="20"/>
                      <w:szCs w:val="20"/>
                    </w:rPr>
                  </w:pPr>
                </w:p>
              </w:tc>
            </w:tr>
            <w:tr w:rsidR="00171DA0" w14:paraId="6078CB4D" w14:textId="78BEC036" w:rsidTr="483818D9">
              <w:trPr>
                <w:trHeight w:val="281"/>
                <w:jc w:val="center"/>
              </w:trPr>
              <w:tc>
                <w:tcPr>
                  <w:tcW w:w="2392" w:type="dxa"/>
                </w:tcPr>
                <w:p w14:paraId="1A1987BB" w14:textId="06BAFE43" w:rsidR="00171DA0" w:rsidRDefault="00171DA0" w:rsidP="001152DC">
                  <w:pPr>
                    <w:jc w:val="both"/>
                    <w:rPr>
                      <w:rFonts w:ascii="Arial" w:hAnsi="Arial" w:cs="Arial"/>
                      <w:b/>
                      <w:bCs/>
                      <w:sz w:val="20"/>
                      <w:szCs w:val="20"/>
                    </w:rPr>
                  </w:pPr>
                  <w:r>
                    <w:rPr>
                      <w:rFonts w:ascii="Arial" w:hAnsi="Arial" w:cs="Arial"/>
                      <w:b/>
                      <w:bCs/>
                      <w:sz w:val="20"/>
                      <w:szCs w:val="20"/>
                    </w:rPr>
                    <w:t>Impacto consecuencial</w:t>
                  </w:r>
                </w:p>
              </w:tc>
              <w:tc>
                <w:tcPr>
                  <w:tcW w:w="1701" w:type="dxa"/>
                  <w:gridSpan w:val="3"/>
                </w:tcPr>
                <w:p w14:paraId="5F9BD3A2" w14:textId="77777777" w:rsidR="00171DA0" w:rsidRDefault="00171DA0" w:rsidP="001152DC">
                  <w:pPr>
                    <w:jc w:val="both"/>
                    <w:rPr>
                      <w:rFonts w:ascii="Arial" w:hAnsi="Arial" w:cs="Arial"/>
                      <w:b/>
                      <w:bCs/>
                      <w:sz w:val="20"/>
                      <w:szCs w:val="20"/>
                    </w:rPr>
                  </w:pPr>
                </w:p>
              </w:tc>
              <w:tc>
                <w:tcPr>
                  <w:tcW w:w="1559" w:type="dxa"/>
                </w:tcPr>
                <w:p w14:paraId="42812C76" w14:textId="77777777" w:rsidR="00171DA0" w:rsidRDefault="00171DA0" w:rsidP="001152DC">
                  <w:pPr>
                    <w:jc w:val="both"/>
                    <w:rPr>
                      <w:rFonts w:ascii="Arial" w:hAnsi="Arial" w:cs="Arial"/>
                      <w:b/>
                      <w:bCs/>
                      <w:sz w:val="20"/>
                      <w:szCs w:val="20"/>
                    </w:rPr>
                  </w:pPr>
                </w:p>
              </w:tc>
              <w:tc>
                <w:tcPr>
                  <w:tcW w:w="1984" w:type="dxa"/>
                  <w:gridSpan w:val="2"/>
                </w:tcPr>
                <w:p w14:paraId="23088178" w14:textId="77777777" w:rsidR="00171DA0" w:rsidRDefault="00171DA0" w:rsidP="001152DC">
                  <w:pPr>
                    <w:jc w:val="both"/>
                    <w:rPr>
                      <w:rFonts w:ascii="Arial" w:hAnsi="Arial" w:cs="Arial"/>
                      <w:b/>
                      <w:bCs/>
                      <w:sz w:val="20"/>
                      <w:szCs w:val="20"/>
                    </w:rPr>
                  </w:pPr>
                </w:p>
              </w:tc>
              <w:tc>
                <w:tcPr>
                  <w:tcW w:w="1690" w:type="dxa"/>
                  <w:gridSpan w:val="2"/>
                </w:tcPr>
                <w:p w14:paraId="48E0CB4E" w14:textId="77777777" w:rsidR="00171DA0" w:rsidRDefault="00171DA0" w:rsidP="001152DC">
                  <w:pPr>
                    <w:jc w:val="both"/>
                    <w:rPr>
                      <w:rFonts w:ascii="Arial" w:hAnsi="Arial" w:cs="Arial"/>
                      <w:b/>
                      <w:bCs/>
                      <w:sz w:val="20"/>
                      <w:szCs w:val="20"/>
                    </w:rPr>
                  </w:pPr>
                </w:p>
              </w:tc>
            </w:tr>
            <w:tr w:rsidR="00171DA0" w14:paraId="755596C9" w14:textId="78DEFA9F" w:rsidTr="483818D9">
              <w:trPr>
                <w:trHeight w:val="281"/>
                <w:jc w:val="center"/>
              </w:trPr>
              <w:tc>
                <w:tcPr>
                  <w:tcW w:w="2392" w:type="dxa"/>
                </w:tcPr>
                <w:p w14:paraId="30603171" w14:textId="719CB9CD" w:rsidR="00171DA0" w:rsidRDefault="00171DA0" w:rsidP="001152DC">
                  <w:pPr>
                    <w:jc w:val="both"/>
                    <w:rPr>
                      <w:rFonts w:ascii="Arial" w:hAnsi="Arial" w:cs="Arial"/>
                      <w:b/>
                      <w:bCs/>
                      <w:sz w:val="20"/>
                      <w:szCs w:val="20"/>
                    </w:rPr>
                  </w:pPr>
                  <w:r>
                    <w:rPr>
                      <w:rFonts w:ascii="Arial" w:hAnsi="Arial" w:cs="Arial"/>
                      <w:b/>
                      <w:bCs/>
                      <w:sz w:val="20"/>
                      <w:szCs w:val="20"/>
                    </w:rPr>
                    <w:t>Contexto Territorial</w:t>
                  </w:r>
                </w:p>
              </w:tc>
              <w:tc>
                <w:tcPr>
                  <w:tcW w:w="1701" w:type="dxa"/>
                  <w:gridSpan w:val="3"/>
                </w:tcPr>
                <w:p w14:paraId="4184EEF3" w14:textId="77777777" w:rsidR="00171DA0" w:rsidRDefault="00171DA0" w:rsidP="001152DC">
                  <w:pPr>
                    <w:jc w:val="both"/>
                    <w:rPr>
                      <w:rFonts w:ascii="Arial" w:hAnsi="Arial" w:cs="Arial"/>
                      <w:b/>
                      <w:bCs/>
                      <w:sz w:val="20"/>
                      <w:szCs w:val="20"/>
                    </w:rPr>
                  </w:pPr>
                </w:p>
              </w:tc>
              <w:tc>
                <w:tcPr>
                  <w:tcW w:w="1559" w:type="dxa"/>
                </w:tcPr>
                <w:p w14:paraId="6C3C13CE" w14:textId="77777777" w:rsidR="00171DA0" w:rsidRDefault="00171DA0" w:rsidP="001152DC">
                  <w:pPr>
                    <w:jc w:val="both"/>
                    <w:rPr>
                      <w:rFonts w:ascii="Arial" w:hAnsi="Arial" w:cs="Arial"/>
                      <w:b/>
                      <w:bCs/>
                      <w:sz w:val="20"/>
                      <w:szCs w:val="20"/>
                    </w:rPr>
                  </w:pPr>
                </w:p>
              </w:tc>
              <w:tc>
                <w:tcPr>
                  <w:tcW w:w="1984" w:type="dxa"/>
                  <w:gridSpan w:val="2"/>
                </w:tcPr>
                <w:p w14:paraId="6E8580B5" w14:textId="77777777" w:rsidR="00171DA0" w:rsidRDefault="00171DA0" w:rsidP="001152DC">
                  <w:pPr>
                    <w:jc w:val="both"/>
                    <w:rPr>
                      <w:rFonts w:ascii="Arial" w:hAnsi="Arial" w:cs="Arial"/>
                      <w:b/>
                      <w:bCs/>
                      <w:sz w:val="20"/>
                      <w:szCs w:val="20"/>
                    </w:rPr>
                  </w:pPr>
                </w:p>
              </w:tc>
              <w:tc>
                <w:tcPr>
                  <w:tcW w:w="1690" w:type="dxa"/>
                  <w:gridSpan w:val="2"/>
                </w:tcPr>
                <w:p w14:paraId="1D419243" w14:textId="77777777" w:rsidR="00171DA0" w:rsidRDefault="00171DA0" w:rsidP="001152DC">
                  <w:pPr>
                    <w:jc w:val="both"/>
                    <w:rPr>
                      <w:rFonts w:ascii="Arial" w:hAnsi="Arial" w:cs="Arial"/>
                      <w:b/>
                      <w:bCs/>
                      <w:sz w:val="20"/>
                      <w:szCs w:val="20"/>
                    </w:rPr>
                  </w:pPr>
                </w:p>
              </w:tc>
            </w:tr>
          </w:tbl>
          <w:p w14:paraId="498FE9AE" w14:textId="77777777" w:rsidR="0047128D" w:rsidRDefault="0047128D" w:rsidP="00C05B53">
            <w:pPr>
              <w:jc w:val="both"/>
              <w:rPr>
                <w:rFonts w:ascii="Arial" w:hAnsi="Arial" w:cs="Arial"/>
                <w:sz w:val="20"/>
                <w:szCs w:val="20"/>
              </w:rPr>
            </w:pPr>
          </w:p>
          <w:p w14:paraId="157B2462" w14:textId="77777777" w:rsidR="0047128D" w:rsidRDefault="0047128D" w:rsidP="00C05B53">
            <w:pPr>
              <w:jc w:val="both"/>
              <w:rPr>
                <w:rFonts w:ascii="Arial" w:hAnsi="Arial" w:cs="Arial"/>
                <w:sz w:val="20"/>
                <w:szCs w:val="20"/>
              </w:rPr>
            </w:pPr>
          </w:p>
          <w:tbl>
            <w:tblPr>
              <w:tblStyle w:val="Tablaconcuadrcula"/>
              <w:tblW w:w="0" w:type="auto"/>
              <w:jc w:val="center"/>
              <w:tblLook w:val="04A0" w:firstRow="1" w:lastRow="0" w:firstColumn="1" w:lastColumn="0" w:noHBand="0" w:noVBand="1"/>
            </w:tblPr>
            <w:tblGrid>
              <w:gridCol w:w="2392"/>
              <w:gridCol w:w="960"/>
              <w:gridCol w:w="584"/>
              <w:gridCol w:w="157"/>
              <w:gridCol w:w="1559"/>
              <w:gridCol w:w="535"/>
              <w:gridCol w:w="1449"/>
              <w:gridCol w:w="1016"/>
              <w:gridCol w:w="674"/>
            </w:tblGrid>
            <w:tr w:rsidR="00CF32F8" w14:paraId="69009FE7" w14:textId="77777777" w:rsidTr="00C05B53">
              <w:trPr>
                <w:trHeight w:val="192"/>
                <w:jc w:val="center"/>
              </w:trPr>
              <w:tc>
                <w:tcPr>
                  <w:tcW w:w="9326" w:type="dxa"/>
                  <w:gridSpan w:val="9"/>
                  <w:shd w:val="clear" w:color="auto" w:fill="808080" w:themeFill="background1" w:themeFillShade="80"/>
                </w:tcPr>
                <w:p w14:paraId="1C183D9E" w14:textId="31DD8761" w:rsidR="00CF32F8" w:rsidRPr="008E4EA0" w:rsidRDefault="00CF32F8" w:rsidP="00CF32F8">
                  <w:pPr>
                    <w:jc w:val="center"/>
                    <w:rPr>
                      <w:rFonts w:ascii="Arial" w:hAnsi="Arial" w:cs="Arial"/>
                      <w:b/>
                      <w:bCs/>
                      <w:sz w:val="20"/>
                      <w:szCs w:val="20"/>
                    </w:rPr>
                  </w:pPr>
                  <w:r w:rsidRPr="008E4EA0">
                    <w:rPr>
                      <w:rFonts w:ascii="Arial" w:hAnsi="Arial" w:cs="Arial"/>
                      <w:b/>
                      <w:bCs/>
                      <w:color w:val="FFFFFF" w:themeColor="background1"/>
                      <w:sz w:val="20"/>
                      <w:szCs w:val="20"/>
                    </w:rPr>
                    <w:t>VERIFICACIÓN #</w:t>
                  </w:r>
                  <w:r>
                    <w:rPr>
                      <w:rFonts w:ascii="Arial" w:hAnsi="Arial" w:cs="Arial"/>
                      <w:b/>
                      <w:bCs/>
                      <w:color w:val="FFFFFF" w:themeColor="background1"/>
                      <w:sz w:val="20"/>
                      <w:szCs w:val="20"/>
                    </w:rPr>
                    <w:t>2</w:t>
                  </w:r>
                </w:p>
              </w:tc>
            </w:tr>
            <w:tr w:rsidR="00CF32F8" w14:paraId="1008C99B" w14:textId="77777777" w:rsidTr="00C05B53">
              <w:trPr>
                <w:trHeight w:val="216"/>
                <w:jc w:val="center"/>
              </w:trPr>
              <w:tc>
                <w:tcPr>
                  <w:tcW w:w="9326" w:type="dxa"/>
                  <w:gridSpan w:val="9"/>
                </w:tcPr>
                <w:p w14:paraId="58034206" w14:textId="77777777" w:rsidR="00CF32F8" w:rsidRPr="004E0B50" w:rsidRDefault="00CF32F8" w:rsidP="00CF32F8">
                  <w:pPr>
                    <w:jc w:val="both"/>
                    <w:rPr>
                      <w:rFonts w:ascii="Arial" w:hAnsi="Arial" w:cs="Arial"/>
                      <w:b/>
                      <w:bCs/>
                      <w:sz w:val="20"/>
                      <w:szCs w:val="20"/>
                    </w:rPr>
                  </w:pPr>
                  <w:r w:rsidRPr="004E0B50">
                    <w:rPr>
                      <w:rFonts w:ascii="Arial" w:hAnsi="Arial" w:cs="Arial"/>
                      <w:b/>
                      <w:bCs/>
                      <w:sz w:val="20"/>
                      <w:szCs w:val="20"/>
                    </w:rPr>
                    <w:t>Fuentes de verificación</w:t>
                  </w:r>
                </w:p>
              </w:tc>
            </w:tr>
            <w:tr w:rsidR="00CF32F8" w14:paraId="2588342D" w14:textId="77777777" w:rsidTr="00C05B53">
              <w:trPr>
                <w:trHeight w:val="552"/>
                <w:jc w:val="center"/>
              </w:trPr>
              <w:tc>
                <w:tcPr>
                  <w:tcW w:w="3352" w:type="dxa"/>
                  <w:gridSpan w:val="2"/>
                </w:tcPr>
                <w:p w14:paraId="3C2B0897" w14:textId="77777777" w:rsidR="00CF32F8" w:rsidRPr="004E0B50" w:rsidRDefault="00CF32F8" w:rsidP="00CF32F8">
                  <w:pPr>
                    <w:jc w:val="both"/>
                    <w:rPr>
                      <w:rFonts w:ascii="Arial" w:hAnsi="Arial" w:cs="Arial"/>
                      <w:b/>
                      <w:bCs/>
                      <w:sz w:val="20"/>
                      <w:szCs w:val="20"/>
                    </w:rPr>
                  </w:pPr>
                  <w:r w:rsidRPr="004E0B50">
                    <w:rPr>
                      <w:rFonts w:ascii="Arial" w:hAnsi="Arial" w:cs="Arial"/>
                      <w:b/>
                      <w:bCs/>
                      <w:sz w:val="20"/>
                      <w:szCs w:val="20"/>
                    </w:rPr>
                    <w:t>Terceros</w:t>
                  </w:r>
                </w:p>
              </w:tc>
              <w:tc>
                <w:tcPr>
                  <w:tcW w:w="584" w:type="dxa"/>
                </w:tcPr>
                <w:p w14:paraId="59F5550E" w14:textId="77777777" w:rsidR="00CF32F8" w:rsidRPr="004E0B50" w:rsidRDefault="00CF32F8" w:rsidP="00CF32F8">
                  <w:pPr>
                    <w:jc w:val="both"/>
                    <w:rPr>
                      <w:rFonts w:ascii="Arial" w:hAnsi="Arial" w:cs="Arial"/>
                      <w:b/>
                      <w:bCs/>
                      <w:sz w:val="20"/>
                      <w:szCs w:val="20"/>
                    </w:rPr>
                  </w:pPr>
                </w:p>
              </w:tc>
              <w:tc>
                <w:tcPr>
                  <w:tcW w:w="4716" w:type="dxa"/>
                  <w:gridSpan w:val="5"/>
                </w:tcPr>
                <w:p w14:paraId="33CCEFE0" w14:textId="77777777" w:rsidR="00CF32F8" w:rsidRPr="004E0B50" w:rsidRDefault="00CF32F8" w:rsidP="00CF32F8">
                  <w:pPr>
                    <w:jc w:val="both"/>
                    <w:rPr>
                      <w:rFonts w:ascii="Arial" w:hAnsi="Arial" w:cs="Arial"/>
                      <w:b/>
                      <w:bCs/>
                      <w:sz w:val="20"/>
                      <w:szCs w:val="20"/>
                    </w:rPr>
                  </w:pPr>
                  <w:r w:rsidRPr="004E0B50">
                    <w:rPr>
                      <w:rFonts w:ascii="Arial" w:hAnsi="Arial" w:cs="Arial"/>
                      <w:b/>
                      <w:bCs/>
                      <w:sz w:val="20"/>
                      <w:szCs w:val="20"/>
                    </w:rPr>
                    <w:t>ONG</w:t>
                  </w:r>
                </w:p>
              </w:tc>
              <w:tc>
                <w:tcPr>
                  <w:tcW w:w="674" w:type="dxa"/>
                </w:tcPr>
                <w:p w14:paraId="581B2C88" w14:textId="77777777" w:rsidR="00CF32F8" w:rsidRPr="004E0B50" w:rsidRDefault="00CF32F8" w:rsidP="00CF32F8">
                  <w:pPr>
                    <w:jc w:val="both"/>
                    <w:rPr>
                      <w:rFonts w:ascii="Arial" w:hAnsi="Arial" w:cs="Arial"/>
                      <w:b/>
                      <w:bCs/>
                      <w:sz w:val="20"/>
                      <w:szCs w:val="20"/>
                    </w:rPr>
                  </w:pPr>
                </w:p>
              </w:tc>
            </w:tr>
            <w:tr w:rsidR="00CF32F8" w14:paraId="187AA751" w14:textId="77777777" w:rsidTr="00C05B53">
              <w:trPr>
                <w:trHeight w:val="552"/>
                <w:jc w:val="center"/>
              </w:trPr>
              <w:tc>
                <w:tcPr>
                  <w:tcW w:w="3352" w:type="dxa"/>
                  <w:gridSpan w:val="2"/>
                </w:tcPr>
                <w:p w14:paraId="754662DC" w14:textId="77777777" w:rsidR="00CF32F8" w:rsidRPr="004E0B50" w:rsidRDefault="00CF32F8" w:rsidP="00CF32F8">
                  <w:pPr>
                    <w:jc w:val="both"/>
                    <w:rPr>
                      <w:rFonts w:ascii="Arial" w:hAnsi="Arial" w:cs="Arial"/>
                      <w:b/>
                      <w:bCs/>
                      <w:sz w:val="20"/>
                      <w:szCs w:val="20"/>
                    </w:rPr>
                  </w:pPr>
                  <w:r w:rsidRPr="004E0B50">
                    <w:rPr>
                      <w:rFonts w:ascii="Arial" w:hAnsi="Arial" w:cs="Arial"/>
                      <w:b/>
                      <w:bCs/>
                      <w:sz w:val="20"/>
                      <w:szCs w:val="20"/>
                    </w:rPr>
                    <w:t>Institución del Estado Colombiano</w:t>
                  </w:r>
                </w:p>
              </w:tc>
              <w:tc>
                <w:tcPr>
                  <w:tcW w:w="584" w:type="dxa"/>
                </w:tcPr>
                <w:p w14:paraId="284B7AD3" w14:textId="77777777" w:rsidR="00CF32F8" w:rsidRPr="004E0B50" w:rsidRDefault="00CF32F8" w:rsidP="00CF32F8">
                  <w:pPr>
                    <w:jc w:val="both"/>
                    <w:rPr>
                      <w:rFonts w:ascii="Arial" w:hAnsi="Arial" w:cs="Arial"/>
                      <w:b/>
                      <w:bCs/>
                      <w:sz w:val="20"/>
                      <w:szCs w:val="20"/>
                    </w:rPr>
                  </w:pPr>
                  <w:r>
                    <w:t>X</w:t>
                  </w:r>
                </w:p>
              </w:tc>
              <w:tc>
                <w:tcPr>
                  <w:tcW w:w="4716" w:type="dxa"/>
                  <w:gridSpan w:val="5"/>
                </w:tcPr>
                <w:p w14:paraId="72B3AF84" w14:textId="77777777" w:rsidR="00CF32F8" w:rsidRPr="004E0B50" w:rsidRDefault="00CF32F8" w:rsidP="00CF32F8">
                  <w:pPr>
                    <w:jc w:val="both"/>
                    <w:rPr>
                      <w:rFonts w:ascii="Arial" w:hAnsi="Arial" w:cs="Arial"/>
                      <w:b/>
                      <w:bCs/>
                      <w:sz w:val="20"/>
                      <w:szCs w:val="20"/>
                    </w:rPr>
                  </w:pPr>
                  <w:r w:rsidRPr="004E0B50">
                    <w:rPr>
                      <w:rFonts w:ascii="Arial" w:hAnsi="Arial" w:cs="Arial"/>
                      <w:b/>
                      <w:bCs/>
                      <w:sz w:val="20"/>
                      <w:szCs w:val="20"/>
                    </w:rPr>
                    <w:t>Organización Internacional</w:t>
                  </w:r>
                </w:p>
              </w:tc>
              <w:tc>
                <w:tcPr>
                  <w:tcW w:w="674" w:type="dxa"/>
                </w:tcPr>
                <w:p w14:paraId="72614400" w14:textId="77777777" w:rsidR="00CF32F8" w:rsidRPr="004E0B50" w:rsidRDefault="00CF32F8" w:rsidP="00CF32F8">
                  <w:pPr>
                    <w:jc w:val="both"/>
                    <w:rPr>
                      <w:rFonts w:ascii="Arial" w:hAnsi="Arial" w:cs="Arial"/>
                      <w:b/>
                      <w:bCs/>
                      <w:sz w:val="20"/>
                      <w:szCs w:val="20"/>
                    </w:rPr>
                  </w:pPr>
                </w:p>
              </w:tc>
            </w:tr>
            <w:tr w:rsidR="00CF32F8" w14:paraId="348EDC9C" w14:textId="77777777" w:rsidTr="00C05B53">
              <w:trPr>
                <w:trHeight w:val="552"/>
                <w:jc w:val="center"/>
              </w:trPr>
              <w:tc>
                <w:tcPr>
                  <w:tcW w:w="3352" w:type="dxa"/>
                  <w:gridSpan w:val="2"/>
                </w:tcPr>
                <w:p w14:paraId="347196E2" w14:textId="77777777" w:rsidR="00CF32F8" w:rsidRPr="004E0B50" w:rsidRDefault="00CF32F8" w:rsidP="00CF32F8">
                  <w:pPr>
                    <w:jc w:val="both"/>
                    <w:rPr>
                      <w:rFonts w:ascii="Arial" w:hAnsi="Arial" w:cs="Arial"/>
                      <w:b/>
                      <w:bCs/>
                      <w:sz w:val="20"/>
                      <w:szCs w:val="20"/>
                    </w:rPr>
                  </w:pPr>
                  <w:r w:rsidRPr="004E0B50">
                    <w:rPr>
                      <w:rFonts w:ascii="Arial" w:hAnsi="Arial" w:cs="Arial"/>
                      <w:b/>
                      <w:bCs/>
                      <w:sz w:val="20"/>
                      <w:szCs w:val="20"/>
                    </w:rPr>
                    <w:t>No reporta</w:t>
                  </w:r>
                </w:p>
              </w:tc>
              <w:tc>
                <w:tcPr>
                  <w:tcW w:w="584" w:type="dxa"/>
                </w:tcPr>
                <w:p w14:paraId="04B62862" w14:textId="77777777" w:rsidR="00CF32F8" w:rsidRPr="004E0B50" w:rsidRDefault="00CF32F8" w:rsidP="00CF32F8">
                  <w:pPr>
                    <w:jc w:val="both"/>
                    <w:rPr>
                      <w:rFonts w:ascii="Arial" w:hAnsi="Arial" w:cs="Arial"/>
                      <w:b/>
                      <w:bCs/>
                      <w:sz w:val="20"/>
                      <w:szCs w:val="20"/>
                    </w:rPr>
                  </w:pPr>
                </w:p>
              </w:tc>
              <w:tc>
                <w:tcPr>
                  <w:tcW w:w="2251" w:type="dxa"/>
                  <w:gridSpan w:val="3"/>
                </w:tcPr>
                <w:p w14:paraId="5B37E7A1" w14:textId="77777777" w:rsidR="00CF32F8" w:rsidRPr="004E0B50" w:rsidRDefault="00CF32F8" w:rsidP="00CF32F8">
                  <w:pPr>
                    <w:jc w:val="both"/>
                    <w:rPr>
                      <w:rFonts w:ascii="Arial" w:hAnsi="Arial" w:cs="Arial"/>
                      <w:b/>
                      <w:bCs/>
                      <w:sz w:val="20"/>
                      <w:szCs w:val="20"/>
                    </w:rPr>
                  </w:pPr>
                  <w:r w:rsidRPr="004E0B50">
                    <w:rPr>
                      <w:rFonts w:ascii="Arial" w:hAnsi="Arial" w:cs="Arial"/>
                      <w:b/>
                      <w:bCs/>
                      <w:sz w:val="20"/>
                      <w:szCs w:val="20"/>
                    </w:rPr>
                    <w:t>Nombre de la fuente de verificación</w:t>
                  </w:r>
                </w:p>
              </w:tc>
              <w:tc>
                <w:tcPr>
                  <w:tcW w:w="3139" w:type="dxa"/>
                  <w:gridSpan w:val="3"/>
                </w:tcPr>
                <w:p w14:paraId="0ABDF5E4" w14:textId="77777777" w:rsidR="00CF32F8" w:rsidRPr="004E0B50" w:rsidRDefault="00CF32F8" w:rsidP="00CF32F8">
                  <w:pPr>
                    <w:jc w:val="both"/>
                    <w:rPr>
                      <w:rFonts w:ascii="Arial" w:hAnsi="Arial" w:cs="Arial"/>
                      <w:b/>
                      <w:bCs/>
                      <w:sz w:val="20"/>
                      <w:szCs w:val="20"/>
                    </w:rPr>
                  </w:pPr>
                  <w:r>
                    <w:t>Personería Municipal de Planadas</w:t>
                  </w:r>
                </w:p>
              </w:tc>
            </w:tr>
            <w:tr w:rsidR="00CF32F8" w14:paraId="3429930E" w14:textId="77777777" w:rsidTr="00C05B53">
              <w:trPr>
                <w:trHeight w:val="355"/>
                <w:jc w:val="center"/>
              </w:trPr>
              <w:tc>
                <w:tcPr>
                  <w:tcW w:w="9326" w:type="dxa"/>
                  <w:gridSpan w:val="9"/>
                </w:tcPr>
                <w:p w14:paraId="67B209A9" w14:textId="77777777" w:rsidR="00CF32F8" w:rsidRPr="004E0B50" w:rsidRDefault="00CF32F8" w:rsidP="00CF32F8">
                  <w:pPr>
                    <w:jc w:val="both"/>
                    <w:rPr>
                      <w:rFonts w:ascii="Arial" w:hAnsi="Arial" w:cs="Arial"/>
                      <w:b/>
                      <w:bCs/>
                      <w:sz w:val="20"/>
                      <w:szCs w:val="20"/>
                    </w:rPr>
                  </w:pPr>
                  <w:r w:rsidRPr="004E0B50">
                    <w:rPr>
                      <w:rFonts w:ascii="Arial" w:hAnsi="Arial" w:cs="Arial"/>
                      <w:b/>
                      <w:bCs/>
                      <w:sz w:val="20"/>
                      <w:szCs w:val="20"/>
                    </w:rPr>
                    <w:t>Sinopsis de la verificación</w:t>
                  </w:r>
                </w:p>
              </w:tc>
            </w:tr>
            <w:tr w:rsidR="00CF32F8" w14:paraId="76F2B617" w14:textId="77777777" w:rsidTr="00C05B53">
              <w:trPr>
                <w:trHeight w:val="1408"/>
                <w:jc w:val="center"/>
              </w:trPr>
              <w:tc>
                <w:tcPr>
                  <w:tcW w:w="9326" w:type="dxa"/>
                  <w:gridSpan w:val="9"/>
                </w:tcPr>
                <w:p w14:paraId="39FB40D3" w14:textId="77777777" w:rsidR="00CF32F8" w:rsidRDefault="00CF32F8" w:rsidP="00CF32F8">
                  <w:pPr>
                    <w:jc w:val="both"/>
                    <w:rPr>
                      <w:rFonts w:ascii="Arial" w:hAnsi="Arial" w:cs="Arial"/>
                      <w:sz w:val="20"/>
                      <w:szCs w:val="20"/>
                    </w:rPr>
                  </w:pPr>
                  <w:r>
                    <w:t>La fuente 2 confirma los hechos narrados por el evaluado.</w:t>
                  </w:r>
                </w:p>
              </w:tc>
            </w:tr>
            <w:tr w:rsidR="00CF32F8" w14:paraId="3FD13174" w14:textId="77777777" w:rsidTr="00C05B53">
              <w:trPr>
                <w:trHeight w:val="281"/>
                <w:jc w:val="center"/>
              </w:trPr>
              <w:tc>
                <w:tcPr>
                  <w:tcW w:w="9326" w:type="dxa"/>
                  <w:gridSpan w:val="9"/>
                </w:tcPr>
                <w:p w14:paraId="58408F95" w14:textId="77777777" w:rsidR="00CF32F8" w:rsidRPr="00605CE2" w:rsidRDefault="00CF32F8" w:rsidP="00CF32F8">
                  <w:pPr>
                    <w:jc w:val="both"/>
                    <w:rPr>
                      <w:rFonts w:ascii="Arial" w:hAnsi="Arial" w:cs="Arial"/>
                      <w:b/>
                      <w:bCs/>
                      <w:sz w:val="20"/>
                      <w:szCs w:val="20"/>
                    </w:rPr>
                  </w:pPr>
                  <w:r w:rsidRPr="483818D9">
                    <w:rPr>
                      <w:rFonts w:ascii="Arial" w:hAnsi="Arial" w:cs="Arial"/>
                      <w:b/>
                      <w:bCs/>
                      <w:sz w:val="20"/>
                      <w:szCs w:val="20"/>
                    </w:rPr>
                    <w:t>Categorías</w:t>
                  </w:r>
                  <w:r>
                    <w:rPr>
                      <w:rFonts w:ascii="Arial" w:hAnsi="Arial" w:cs="Arial"/>
                      <w:b/>
                      <w:bCs/>
                      <w:sz w:val="20"/>
                      <w:szCs w:val="20"/>
                    </w:rPr>
                    <w:t xml:space="preserve"> para evaluar la información (Solo lo d</w:t>
                  </w:r>
                  <w:r w:rsidRPr="00605CE2">
                    <w:rPr>
                      <w:rFonts w:ascii="Arial" w:hAnsi="Arial" w:cs="Arial"/>
                      <w:b/>
                      <w:bCs/>
                      <w:sz w:val="20"/>
                      <w:szCs w:val="20"/>
                    </w:rPr>
                    <w:t xml:space="preserve">iligencia </w:t>
                  </w:r>
                  <w:r>
                    <w:rPr>
                      <w:rFonts w:ascii="Arial" w:hAnsi="Arial" w:cs="Arial"/>
                      <w:b/>
                      <w:bCs/>
                      <w:sz w:val="20"/>
                      <w:szCs w:val="20"/>
                    </w:rPr>
                    <w:t xml:space="preserve">el equipo de </w:t>
                  </w:r>
                  <w:r w:rsidRPr="00605CE2">
                    <w:rPr>
                      <w:rFonts w:ascii="Arial" w:hAnsi="Arial" w:cs="Arial"/>
                      <w:b/>
                      <w:bCs/>
                      <w:sz w:val="20"/>
                      <w:szCs w:val="20"/>
                    </w:rPr>
                    <w:t>Calidad</w:t>
                  </w:r>
                  <w:r>
                    <w:rPr>
                      <w:rFonts w:ascii="Arial" w:hAnsi="Arial" w:cs="Arial"/>
                      <w:b/>
                      <w:bCs/>
                      <w:sz w:val="20"/>
                      <w:szCs w:val="20"/>
                    </w:rPr>
                    <w:t>)</w:t>
                  </w:r>
                </w:p>
              </w:tc>
            </w:tr>
            <w:tr w:rsidR="00CF32F8" w14:paraId="58B5E298" w14:textId="77777777" w:rsidTr="00C05B53">
              <w:trPr>
                <w:trHeight w:val="281"/>
                <w:jc w:val="center"/>
              </w:trPr>
              <w:tc>
                <w:tcPr>
                  <w:tcW w:w="2392" w:type="dxa"/>
                </w:tcPr>
                <w:p w14:paraId="5762FF50" w14:textId="77777777" w:rsidR="00CF32F8" w:rsidRDefault="00CF32F8" w:rsidP="00CF32F8">
                  <w:pPr>
                    <w:jc w:val="both"/>
                    <w:rPr>
                      <w:rFonts w:ascii="Arial" w:hAnsi="Arial" w:cs="Arial"/>
                      <w:b/>
                      <w:bCs/>
                      <w:sz w:val="20"/>
                      <w:szCs w:val="20"/>
                    </w:rPr>
                  </w:pPr>
                  <w:r>
                    <w:rPr>
                      <w:rFonts w:ascii="Arial" w:hAnsi="Arial" w:cs="Arial"/>
                      <w:b/>
                      <w:bCs/>
                      <w:sz w:val="20"/>
                      <w:szCs w:val="20"/>
                    </w:rPr>
                    <w:t>Vector</w:t>
                  </w:r>
                </w:p>
              </w:tc>
              <w:tc>
                <w:tcPr>
                  <w:tcW w:w="1701" w:type="dxa"/>
                  <w:gridSpan w:val="3"/>
                </w:tcPr>
                <w:p w14:paraId="0BE9878B" w14:textId="77777777" w:rsidR="00CF32F8" w:rsidRDefault="00CF32F8" w:rsidP="00CF32F8">
                  <w:pPr>
                    <w:jc w:val="both"/>
                    <w:rPr>
                      <w:rFonts w:ascii="Arial" w:hAnsi="Arial" w:cs="Arial"/>
                      <w:b/>
                      <w:bCs/>
                      <w:sz w:val="20"/>
                      <w:szCs w:val="20"/>
                    </w:rPr>
                  </w:pPr>
                  <w:r>
                    <w:rPr>
                      <w:rFonts w:ascii="Arial" w:hAnsi="Arial" w:cs="Arial"/>
                      <w:b/>
                      <w:bCs/>
                      <w:sz w:val="20"/>
                      <w:szCs w:val="20"/>
                    </w:rPr>
                    <w:t>Relevante</w:t>
                  </w:r>
                </w:p>
              </w:tc>
              <w:tc>
                <w:tcPr>
                  <w:tcW w:w="1559" w:type="dxa"/>
                </w:tcPr>
                <w:p w14:paraId="19018D0E" w14:textId="77777777" w:rsidR="00CF32F8" w:rsidRDefault="00CF32F8" w:rsidP="00CF32F8">
                  <w:pPr>
                    <w:jc w:val="both"/>
                    <w:rPr>
                      <w:rFonts w:ascii="Arial" w:hAnsi="Arial" w:cs="Arial"/>
                      <w:b/>
                      <w:bCs/>
                      <w:sz w:val="20"/>
                      <w:szCs w:val="20"/>
                    </w:rPr>
                  </w:pPr>
                  <w:r>
                    <w:rPr>
                      <w:rFonts w:ascii="Arial" w:hAnsi="Arial" w:cs="Arial"/>
                      <w:b/>
                      <w:bCs/>
                      <w:sz w:val="20"/>
                      <w:szCs w:val="20"/>
                    </w:rPr>
                    <w:t>No relevante</w:t>
                  </w:r>
                </w:p>
              </w:tc>
              <w:tc>
                <w:tcPr>
                  <w:tcW w:w="1984" w:type="dxa"/>
                  <w:gridSpan w:val="2"/>
                </w:tcPr>
                <w:p w14:paraId="6B8D1658" w14:textId="77777777" w:rsidR="00CF32F8" w:rsidRDefault="00CF32F8" w:rsidP="00CF32F8">
                  <w:pPr>
                    <w:jc w:val="both"/>
                    <w:rPr>
                      <w:rFonts w:ascii="Arial" w:hAnsi="Arial" w:cs="Arial"/>
                      <w:b/>
                      <w:bCs/>
                      <w:sz w:val="20"/>
                      <w:szCs w:val="20"/>
                    </w:rPr>
                  </w:pPr>
                  <w:r>
                    <w:rPr>
                      <w:rFonts w:ascii="Arial" w:hAnsi="Arial" w:cs="Arial"/>
                      <w:b/>
                      <w:bCs/>
                      <w:sz w:val="20"/>
                      <w:szCs w:val="20"/>
                    </w:rPr>
                    <w:t>No proporcionada</w:t>
                  </w:r>
                </w:p>
              </w:tc>
              <w:tc>
                <w:tcPr>
                  <w:tcW w:w="1690" w:type="dxa"/>
                  <w:gridSpan w:val="2"/>
                </w:tcPr>
                <w:p w14:paraId="1E9F1A05" w14:textId="77777777" w:rsidR="00CF32F8" w:rsidRDefault="00CF32F8" w:rsidP="00CF32F8">
                  <w:pPr>
                    <w:jc w:val="both"/>
                    <w:rPr>
                      <w:rFonts w:ascii="Arial" w:hAnsi="Arial" w:cs="Arial"/>
                      <w:b/>
                      <w:bCs/>
                      <w:sz w:val="20"/>
                      <w:szCs w:val="20"/>
                    </w:rPr>
                  </w:pPr>
                  <w:r>
                    <w:rPr>
                      <w:rFonts w:ascii="Arial" w:hAnsi="Arial" w:cs="Arial"/>
                      <w:b/>
                      <w:bCs/>
                      <w:sz w:val="20"/>
                      <w:szCs w:val="20"/>
                    </w:rPr>
                    <w:t>No aplica</w:t>
                  </w:r>
                </w:p>
              </w:tc>
            </w:tr>
            <w:tr w:rsidR="00CF32F8" w14:paraId="34EF5703" w14:textId="77777777" w:rsidTr="00C05B53">
              <w:trPr>
                <w:trHeight w:val="281"/>
                <w:jc w:val="center"/>
              </w:trPr>
              <w:tc>
                <w:tcPr>
                  <w:tcW w:w="2392" w:type="dxa"/>
                </w:tcPr>
                <w:p w14:paraId="54C2C493" w14:textId="77777777" w:rsidR="00CF32F8" w:rsidRDefault="00CF32F8" w:rsidP="00CF32F8">
                  <w:pPr>
                    <w:jc w:val="both"/>
                    <w:rPr>
                      <w:rFonts w:ascii="Arial" w:hAnsi="Arial" w:cs="Arial"/>
                      <w:b/>
                      <w:bCs/>
                      <w:sz w:val="20"/>
                      <w:szCs w:val="20"/>
                    </w:rPr>
                  </w:pPr>
                  <w:r>
                    <w:rPr>
                      <w:rFonts w:ascii="Arial" w:hAnsi="Arial" w:cs="Arial"/>
                      <w:b/>
                      <w:bCs/>
                      <w:sz w:val="20"/>
                      <w:szCs w:val="20"/>
                    </w:rPr>
                    <w:t>Perfil Antiguo</w:t>
                  </w:r>
                </w:p>
              </w:tc>
              <w:tc>
                <w:tcPr>
                  <w:tcW w:w="1701" w:type="dxa"/>
                  <w:gridSpan w:val="3"/>
                </w:tcPr>
                <w:p w14:paraId="4EFC0FB2" w14:textId="77777777" w:rsidR="00CF32F8" w:rsidRDefault="00CF32F8" w:rsidP="00CF32F8">
                  <w:pPr>
                    <w:jc w:val="both"/>
                    <w:rPr>
                      <w:rFonts w:ascii="Arial" w:hAnsi="Arial" w:cs="Arial"/>
                      <w:b/>
                      <w:bCs/>
                      <w:sz w:val="20"/>
                      <w:szCs w:val="20"/>
                    </w:rPr>
                  </w:pPr>
                </w:p>
              </w:tc>
              <w:tc>
                <w:tcPr>
                  <w:tcW w:w="1559" w:type="dxa"/>
                </w:tcPr>
                <w:p w14:paraId="36F306C4" w14:textId="77777777" w:rsidR="00CF32F8" w:rsidRDefault="00CF32F8" w:rsidP="00CF32F8">
                  <w:pPr>
                    <w:jc w:val="both"/>
                    <w:rPr>
                      <w:rFonts w:ascii="Arial" w:hAnsi="Arial" w:cs="Arial"/>
                      <w:b/>
                      <w:bCs/>
                      <w:sz w:val="20"/>
                      <w:szCs w:val="20"/>
                    </w:rPr>
                  </w:pPr>
                </w:p>
              </w:tc>
              <w:tc>
                <w:tcPr>
                  <w:tcW w:w="1984" w:type="dxa"/>
                  <w:gridSpan w:val="2"/>
                </w:tcPr>
                <w:p w14:paraId="245764A5" w14:textId="77777777" w:rsidR="00CF32F8" w:rsidRDefault="00CF32F8" w:rsidP="00CF32F8">
                  <w:pPr>
                    <w:jc w:val="both"/>
                    <w:rPr>
                      <w:rFonts w:ascii="Arial" w:hAnsi="Arial" w:cs="Arial"/>
                      <w:b/>
                      <w:bCs/>
                      <w:sz w:val="20"/>
                      <w:szCs w:val="20"/>
                    </w:rPr>
                  </w:pPr>
                </w:p>
              </w:tc>
              <w:tc>
                <w:tcPr>
                  <w:tcW w:w="1690" w:type="dxa"/>
                  <w:gridSpan w:val="2"/>
                </w:tcPr>
                <w:p w14:paraId="47BCE6CE" w14:textId="77777777" w:rsidR="00CF32F8" w:rsidRDefault="00CF32F8" w:rsidP="00CF32F8">
                  <w:pPr>
                    <w:jc w:val="both"/>
                    <w:rPr>
                      <w:rFonts w:ascii="Arial" w:hAnsi="Arial" w:cs="Arial"/>
                      <w:b/>
                      <w:bCs/>
                      <w:sz w:val="20"/>
                      <w:szCs w:val="20"/>
                    </w:rPr>
                  </w:pPr>
                </w:p>
              </w:tc>
            </w:tr>
            <w:tr w:rsidR="00CF32F8" w14:paraId="242D00AF" w14:textId="77777777" w:rsidTr="00C05B53">
              <w:trPr>
                <w:trHeight w:val="281"/>
                <w:jc w:val="center"/>
              </w:trPr>
              <w:tc>
                <w:tcPr>
                  <w:tcW w:w="2392" w:type="dxa"/>
                </w:tcPr>
                <w:p w14:paraId="5CE9D053" w14:textId="77777777" w:rsidR="00CF32F8" w:rsidRDefault="00CF32F8" w:rsidP="00CF32F8">
                  <w:pPr>
                    <w:jc w:val="both"/>
                    <w:rPr>
                      <w:rFonts w:ascii="Arial" w:hAnsi="Arial" w:cs="Arial"/>
                      <w:b/>
                      <w:bCs/>
                      <w:sz w:val="20"/>
                      <w:szCs w:val="20"/>
                    </w:rPr>
                  </w:pPr>
                  <w:r>
                    <w:rPr>
                      <w:rFonts w:ascii="Arial" w:hAnsi="Arial" w:cs="Arial"/>
                      <w:b/>
                      <w:bCs/>
                      <w:sz w:val="20"/>
                      <w:szCs w:val="20"/>
                    </w:rPr>
                    <w:t>Perfil Actual</w:t>
                  </w:r>
                </w:p>
              </w:tc>
              <w:tc>
                <w:tcPr>
                  <w:tcW w:w="1701" w:type="dxa"/>
                  <w:gridSpan w:val="3"/>
                </w:tcPr>
                <w:p w14:paraId="10E9EFE0" w14:textId="77777777" w:rsidR="00CF32F8" w:rsidRDefault="00CF32F8" w:rsidP="00CF32F8">
                  <w:pPr>
                    <w:jc w:val="both"/>
                    <w:rPr>
                      <w:rFonts w:ascii="Arial" w:hAnsi="Arial" w:cs="Arial"/>
                      <w:b/>
                      <w:bCs/>
                      <w:sz w:val="20"/>
                      <w:szCs w:val="20"/>
                    </w:rPr>
                  </w:pPr>
                </w:p>
              </w:tc>
              <w:tc>
                <w:tcPr>
                  <w:tcW w:w="1559" w:type="dxa"/>
                </w:tcPr>
                <w:p w14:paraId="79A4112E" w14:textId="77777777" w:rsidR="00CF32F8" w:rsidRDefault="00CF32F8" w:rsidP="00CF32F8">
                  <w:pPr>
                    <w:jc w:val="both"/>
                    <w:rPr>
                      <w:rFonts w:ascii="Arial" w:hAnsi="Arial" w:cs="Arial"/>
                      <w:b/>
                      <w:bCs/>
                      <w:sz w:val="20"/>
                      <w:szCs w:val="20"/>
                    </w:rPr>
                  </w:pPr>
                </w:p>
              </w:tc>
              <w:tc>
                <w:tcPr>
                  <w:tcW w:w="1984" w:type="dxa"/>
                  <w:gridSpan w:val="2"/>
                </w:tcPr>
                <w:p w14:paraId="26340361" w14:textId="77777777" w:rsidR="00CF32F8" w:rsidRDefault="00CF32F8" w:rsidP="00CF32F8">
                  <w:pPr>
                    <w:jc w:val="both"/>
                    <w:rPr>
                      <w:rFonts w:ascii="Arial" w:hAnsi="Arial" w:cs="Arial"/>
                      <w:b/>
                      <w:bCs/>
                      <w:sz w:val="20"/>
                      <w:szCs w:val="20"/>
                    </w:rPr>
                  </w:pPr>
                </w:p>
              </w:tc>
              <w:tc>
                <w:tcPr>
                  <w:tcW w:w="1690" w:type="dxa"/>
                  <w:gridSpan w:val="2"/>
                </w:tcPr>
                <w:p w14:paraId="347268D8" w14:textId="77777777" w:rsidR="00CF32F8" w:rsidRDefault="00CF32F8" w:rsidP="00CF32F8">
                  <w:pPr>
                    <w:jc w:val="both"/>
                    <w:rPr>
                      <w:rFonts w:ascii="Arial" w:hAnsi="Arial" w:cs="Arial"/>
                      <w:b/>
                      <w:bCs/>
                      <w:sz w:val="20"/>
                      <w:szCs w:val="20"/>
                    </w:rPr>
                  </w:pPr>
                </w:p>
              </w:tc>
            </w:tr>
            <w:tr w:rsidR="00CF32F8" w14:paraId="4F83A136" w14:textId="77777777" w:rsidTr="00C05B53">
              <w:trPr>
                <w:trHeight w:val="281"/>
                <w:jc w:val="center"/>
              </w:trPr>
              <w:tc>
                <w:tcPr>
                  <w:tcW w:w="2392" w:type="dxa"/>
                </w:tcPr>
                <w:p w14:paraId="6D8007B9" w14:textId="77777777" w:rsidR="00CF32F8" w:rsidRDefault="00CF32F8" w:rsidP="00CF32F8">
                  <w:pPr>
                    <w:jc w:val="both"/>
                    <w:rPr>
                      <w:rFonts w:ascii="Arial" w:hAnsi="Arial" w:cs="Arial"/>
                      <w:b/>
                      <w:bCs/>
                      <w:sz w:val="20"/>
                      <w:szCs w:val="20"/>
                    </w:rPr>
                  </w:pPr>
                  <w:r>
                    <w:rPr>
                      <w:rFonts w:ascii="Arial" w:hAnsi="Arial" w:cs="Arial"/>
                      <w:b/>
                      <w:bCs/>
                      <w:sz w:val="20"/>
                      <w:szCs w:val="20"/>
                    </w:rPr>
                    <w:t>Hechos de Riesgo</w:t>
                  </w:r>
                </w:p>
              </w:tc>
              <w:tc>
                <w:tcPr>
                  <w:tcW w:w="1701" w:type="dxa"/>
                  <w:gridSpan w:val="3"/>
                </w:tcPr>
                <w:p w14:paraId="63B52F5A" w14:textId="77777777" w:rsidR="00CF32F8" w:rsidRDefault="00CF32F8" w:rsidP="00CF32F8">
                  <w:pPr>
                    <w:jc w:val="both"/>
                    <w:rPr>
                      <w:rFonts w:ascii="Arial" w:hAnsi="Arial" w:cs="Arial"/>
                      <w:b/>
                      <w:bCs/>
                      <w:sz w:val="20"/>
                      <w:szCs w:val="20"/>
                    </w:rPr>
                  </w:pPr>
                </w:p>
              </w:tc>
              <w:tc>
                <w:tcPr>
                  <w:tcW w:w="1559" w:type="dxa"/>
                </w:tcPr>
                <w:p w14:paraId="38E6864F" w14:textId="77777777" w:rsidR="00CF32F8" w:rsidRDefault="00CF32F8" w:rsidP="00CF32F8">
                  <w:pPr>
                    <w:jc w:val="both"/>
                    <w:rPr>
                      <w:rFonts w:ascii="Arial" w:hAnsi="Arial" w:cs="Arial"/>
                      <w:b/>
                      <w:bCs/>
                      <w:sz w:val="20"/>
                      <w:szCs w:val="20"/>
                    </w:rPr>
                  </w:pPr>
                </w:p>
              </w:tc>
              <w:tc>
                <w:tcPr>
                  <w:tcW w:w="1984" w:type="dxa"/>
                  <w:gridSpan w:val="2"/>
                </w:tcPr>
                <w:p w14:paraId="7EBB4CC7" w14:textId="77777777" w:rsidR="00CF32F8" w:rsidRDefault="00CF32F8" w:rsidP="00CF32F8">
                  <w:pPr>
                    <w:jc w:val="both"/>
                    <w:rPr>
                      <w:rFonts w:ascii="Arial" w:hAnsi="Arial" w:cs="Arial"/>
                      <w:b/>
                      <w:bCs/>
                      <w:sz w:val="20"/>
                      <w:szCs w:val="20"/>
                    </w:rPr>
                  </w:pPr>
                </w:p>
              </w:tc>
              <w:tc>
                <w:tcPr>
                  <w:tcW w:w="1690" w:type="dxa"/>
                  <w:gridSpan w:val="2"/>
                </w:tcPr>
                <w:p w14:paraId="727D6474" w14:textId="77777777" w:rsidR="00CF32F8" w:rsidRDefault="00CF32F8" w:rsidP="00CF32F8">
                  <w:pPr>
                    <w:jc w:val="both"/>
                    <w:rPr>
                      <w:rFonts w:ascii="Arial" w:hAnsi="Arial" w:cs="Arial"/>
                      <w:b/>
                      <w:bCs/>
                      <w:sz w:val="20"/>
                      <w:szCs w:val="20"/>
                    </w:rPr>
                  </w:pPr>
                </w:p>
              </w:tc>
            </w:tr>
            <w:tr w:rsidR="00CF32F8" w14:paraId="0319F9CF" w14:textId="77777777" w:rsidTr="00C05B53">
              <w:trPr>
                <w:trHeight w:val="281"/>
                <w:jc w:val="center"/>
              </w:trPr>
              <w:tc>
                <w:tcPr>
                  <w:tcW w:w="2392" w:type="dxa"/>
                </w:tcPr>
                <w:p w14:paraId="07CC8430" w14:textId="77777777" w:rsidR="00CF32F8" w:rsidRDefault="00CF32F8" w:rsidP="00CF32F8">
                  <w:pPr>
                    <w:jc w:val="both"/>
                    <w:rPr>
                      <w:rFonts w:ascii="Arial" w:hAnsi="Arial" w:cs="Arial"/>
                      <w:b/>
                      <w:bCs/>
                      <w:sz w:val="20"/>
                      <w:szCs w:val="20"/>
                    </w:rPr>
                  </w:pPr>
                  <w:r>
                    <w:rPr>
                      <w:rFonts w:ascii="Arial" w:hAnsi="Arial" w:cs="Arial"/>
                      <w:b/>
                      <w:bCs/>
                      <w:sz w:val="20"/>
                      <w:szCs w:val="20"/>
                    </w:rPr>
                    <w:t>Vulnerabilidad</w:t>
                  </w:r>
                </w:p>
              </w:tc>
              <w:tc>
                <w:tcPr>
                  <w:tcW w:w="1701" w:type="dxa"/>
                  <w:gridSpan w:val="3"/>
                </w:tcPr>
                <w:p w14:paraId="4BF7EAAC" w14:textId="77777777" w:rsidR="00CF32F8" w:rsidRDefault="00CF32F8" w:rsidP="00CF32F8">
                  <w:pPr>
                    <w:jc w:val="both"/>
                    <w:rPr>
                      <w:rFonts w:ascii="Arial" w:hAnsi="Arial" w:cs="Arial"/>
                      <w:b/>
                      <w:bCs/>
                      <w:sz w:val="20"/>
                      <w:szCs w:val="20"/>
                    </w:rPr>
                  </w:pPr>
                </w:p>
              </w:tc>
              <w:tc>
                <w:tcPr>
                  <w:tcW w:w="1559" w:type="dxa"/>
                </w:tcPr>
                <w:p w14:paraId="00F29C09" w14:textId="77777777" w:rsidR="00CF32F8" w:rsidRDefault="00CF32F8" w:rsidP="00CF32F8">
                  <w:pPr>
                    <w:jc w:val="both"/>
                    <w:rPr>
                      <w:rFonts w:ascii="Arial" w:hAnsi="Arial" w:cs="Arial"/>
                      <w:b/>
                      <w:bCs/>
                      <w:sz w:val="20"/>
                      <w:szCs w:val="20"/>
                    </w:rPr>
                  </w:pPr>
                </w:p>
              </w:tc>
              <w:tc>
                <w:tcPr>
                  <w:tcW w:w="1984" w:type="dxa"/>
                  <w:gridSpan w:val="2"/>
                </w:tcPr>
                <w:p w14:paraId="7658A6AF" w14:textId="77777777" w:rsidR="00CF32F8" w:rsidRDefault="00CF32F8" w:rsidP="00CF32F8">
                  <w:pPr>
                    <w:jc w:val="both"/>
                    <w:rPr>
                      <w:rFonts w:ascii="Arial" w:hAnsi="Arial" w:cs="Arial"/>
                      <w:b/>
                      <w:bCs/>
                      <w:sz w:val="20"/>
                      <w:szCs w:val="20"/>
                    </w:rPr>
                  </w:pPr>
                </w:p>
              </w:tc>
              <w:tc>
                <w:tcPr>
                  <w:tcW w:w="1690" w:type="dxa"/>
                  <w:gridSpan w:val="2"/>
                </w:tcPr>
                <w:p w14:paraId="41FF883A" w14:textId="77777777" w:rsidR="00CF32F8" w:rsidRDefault="00CF32F8" w:rsidP="00CF32F8">
                  <w:pPr>
                    <w:jc w:val="both"/>
                    <w:rPr>
                      <w:rFonts w:ascii="Arial" w:hAnsi="Arial" w:cs="Arial"/>
                      <w:b/>
                      <w:bCs/>
                      <w:sz w:val="20"/>
                      <w:szCs w:val="20"/>
                    </w:rPr>
                  </w:pPr>
                </w:p>
              </w:tc>
            </w:tr>
            <w:tr w:rsidR="00CF32F8" w14:paraId="1DC50D34" w14:textId="77777777" w:rsidTr="00C05B53">
              <w:trPr>
                <w:trHeight w:val="281"/>
                <w:jc w:val="center"/>
              </w:trPr>
              <w:tc>
                <w:tcPr>
                  <w:tcW w:w="2392" w:type="dxa"/>
                </w:tcPr>
                <w:p w14:paraId="16911A6C" w14:textId="77777777" w:rsidR="00CF32F8" w:rsidRDefault="00CF32F8" w:rsidP="00CF32F8">
                  <w:pPr>
                    <w:jc w:val="both"/>
                    <w:rPr>
                      <w:rFonts w:ascii="Arial" w:hAnsi="Arial" w:cs="Arial"/>
                      <w:b/>
                      <w:bCs/>
                      <w:sz w:val="20"/>
                      <w:szCs w:val="20"/>
                    </w:rPr>
                  </w:pPr>
                  <w:r>
                    <w:rPr>
                      <w:rFonts w:ascii="Arial" w:hAnsi="Arial" w:cs="Arial"/>
                      <w:b/>
                      <w:bCs/>
                      <w:sz w:val="20"/>
                      <w:szCs w:val="20"/>
                    </w:rPr>
                    <w:lastRenderedPageBreak/>
                    <w:t>Capacidad</w:t>
                  </w:r>
                </w:p>
              </w:tc>
              <w:tc>
                <w:tcPr>
                  <w:tcW w:w="1701" w:type="dxa"/>
                  <w:gridSpan w:val="3"/>
                </w:tcPr>
                <w:p w14:paraId="57AF58C2" w14:textId="77777777" w:rsidR="00CF32F8" w:rsidRDefault="00CF32F8" w:rsidP="00CF32F8">
                  <w:pPr>
                    <w:jc w:val="both"/>
                    <w:rPr>
                      <w:rFonts w:ascii="Arial" w:hAnsi="Arial" w:cs="Arial"/>
                      <w:b/>
                      <w:bCs/>
                      <w:sz w:val="20"/>
                      <w:szCs w:val="20"/>
                    </w:rPr>
                  </w:pPr>
                </w:p>
              </w:tc>
              <w:tc>
                <w:tcPr>
                  <w:tcW w:w="1559" w:type="dxa"/>
                </w:tcPr>
                <w:p w14:paraId="7CECEBCE" w14:textId="77777777" w:rsidR="00CF32F8" w:rsidRDefault="00CF32F8" w:rsidP="00CF32F8">
                  <w:pPr>
                    <w:jc w:val="both"/>
                    <w:rPr>
                      <w:rFonts w:ascii="Arial" w:hAnsi="Arial" w:cs="Arial"/>
                      <w:b/>
                      <w:bCs/>
                      <w:sz w:val="20"/>
                      <w:szCs w:val="20"/>
                    </w:rPr>
                  </w:pPr>
                </w:p>
              </w:tc>
              <w:tc>
                <w:tcPr>
                  <w:tcW w:w="1984" w:type="dxa"/>
                  <w:gridSpan w:val="2"/>
                </w:tcPr>
                <w:p w14:paraId="281F3C2B" w14:textId="77777777" w:rsidR="00CF32F8" w:rsidRDefault="00CF32F8" w:rsidP="00CF32F8">
                  <w:pPr>
                    <w:jc w:val="both"/>
                    <w:rPr>
                      <w:rFonts w:ascii="Arial" w:hAnsi="Arial" w:cs="Arial"/>
                      <w:b/>
                      <w:bCs/>
                      <w:sz w:val="20"/>
                      <w:szCs w:val="20"/>
                    </w:rPr>
                  </w:pPr>
                </w:p>
              </w:tc>
              <w:tc>
                <w:tcPr>
                  <w:tcW w:w="1690" w:type="dxa"/>
                  <w:gridSpan w:val="2"/>
                </w:tcPr>
                <w:p w14:paraId="5153FAB0" w14:textId="77777777" w:rsidR="00CF32F8" w:rsidRDefault="00CF32F8" w:rsidP="00CF32F8">
                  <w:pPr>
                    <w:jc w:val="both"/>
                    <w:rPr>
                      <w:rFonts w:ascii="Arial" w:hAnsi="Arial" w:cs="Arial"/>
                      <w:b/>
                      <w:bCs/>
                      <w:sz w:val="20"/>
                      <w:szCs w:val="20"/>
                    </w:rPr>
                  </w:pPr>
                </w:p>
              </w:tc>
            </w:tr>
            <w:tr w:rsidR="00CF32F8" w14:paraId="0290219E" w14:textId="77777777" w:rsidTr="00C05B53">
              <w:trPr>
                <w:trHeight w:val="281"/>
                <w:jc w:val="center"/>
              </w:trPr>
              <w:tc>
                <w:tcPr>
                  <w:tcW w:w="2392" w:type="dxa"/>
                </w:tcPr>
                <w:p w14:paraId="2B984082" w14:textId="77777777" w:rsidR="00CF32F8" w:rsidRDefault="00CF32F8" w:rsidP="00CF32F8">
                  <w:pPr>
                    <w:jc w:val="both"/>
                    <w:rPr>
                      <w:rFonts w:ascii="Arial" w:hAnsi="Arial" w:cs="Arial"/>
                      <w:b/>
                      <w:bCs/>
                      <w:sz w:val="20"/>
                      <w:szCs w:val="20"/>
                    </w:rPr>
                  </w:pPr>
                  <w:r>
                    <w:rPr>
                      <w:rFonts w:ascii="Arial" w:hAnsi="Arial" w:cs="Arial"/>
                      <w:b/>
                      <w:bCs/>
                      <w:sz w:val="20"/>
                      <w:szCs w:val="20"/>
                    </w:rPr>
                    <w:t>Impacto consecuencial</w:t>
                  </w:r>
                </w:p>
              </w:tc>
              <w:tc>
                <w:tcPr>
                  <w:tcW w:w="1701" w:type="dxa"/>
                  <w:gridSpan w:val="3"/>
                </w:tcPr>
                <w:p w14:paraId="0AEF930C" w14:textId="77777777" w:rsidR="00CF32F8" w:rsidRDefault="00CF32F8" w:rsidP="00CF32F8">
                  <w:pPr>
                    <w:jc w:val="both"/>
                    <w:rPr>
                      <w:rFonts w:ascii="Arial" w:hAnsi="Arial" w:cs="Arial"/>
                      <w:b/>
                      <w:bCs/>
                      <w:sz w:val="20"/>
                      <w:szCs w:val="20"/>
                    </w:rPr>
                  </w:pPr>
                </w:p>
              </w:tc>
              <w:tc>
                <w:tcPr>
                  <w:tcW w:w="1559" w:type="dxa"/>
                </w:tcPr>
                <w:p w14:paraId="23E8E257" w14:textId="77777777" w:rsidR="00CF32F8" w:rsidRDefault="00CF32F8" w:rsidP="00CF32F8">
                  <w:pPr>
                    <w:jc w:val="both"/>
                    <w:rPr>
                      <w:rFonts w:ascii="Arial" w:hAnsi="Arial" w:cs="Arial"/>
                      <w:b/>
                      <w:bCs/>
                      <w:sz w:val="20"/>
                      <w:szCs w:val="20"/>
                    </w:rPr>
                  </w:pPr>
                </w:p>
              </w:tc>
              <w:tc>
                <w:tcPr>
                  <w:tcW w:w="1984" w:type="dxa"/>
                  <w:gridSpan w:val="2"/>
                </w:tcPr>
                <w:p w14:paraId="383FF92D" w14:textId="77777777" w:rsidR="00CF32F8" w:rsidRDefault="00CF32F8" w:rsidP="00CF32F8">
                  <w:pPr>
                    <w:jc w:val="both"/>
                    <w:rPr>
                      <w:rFonts w:ascii="Arial" w:hAnsi="Arial" w:cs="Arial"/>
                      <w:b/>
                      <w:bCs/>
                      <w:sz w:val="20"/>
                      <w:szCs w:val="20"/>
                    </w:rPr>
                  </w:pPr>
                </w:p>
              </w:tc>
              <w:tc>
                <w:tcPr>
                  <w:tcW w:w="1690" w:type="dxa"/>
                  <w:gridSpan w:val="2"/>
                </w:tcPr>
                <w:p w14:paraId="0946F776" w14:textId="77777777" w:rsidR="00CF32F8" w:rsidRDefault="00CF32F8" w:rsidP="00CF32F8">
                  <w:pPr>
                    <w:jc w:val="both"/>
                    <w:rPr>
                      <w:rFonts w:ascii="Arial" w:hAnsi="Arial" w:cs="Arial"/>
                      <w:b/>
                      <w:bCs/>
                      <w:sz w:val="20"/>
                      <w:szCs w:val="20"/>
                    </w:rPr>
                  </w:pPr>
                </w:p>
              </w:tc>
            </w:tr>
            <w:tr w:rsidR="00CF32F8" w14:paraId="41E4AD18" w14:textId="77777777" w:rsidTr="00C05B53">
              <w:trPr>
                <w:trHeight w:val="281"/>
                <w:jc w:val="center"/>
              </w:trPr>
              <w:tc>
                <w:tcPr>
                  <w:tcW w:w="2392" w:type="dxa"/>
                </w:tcPr>
                <w:p w14:paraId="6E666344" w14:textId="77777777" w:rsidR="00CF32F8" w:rsidRDefault="00CF32F8" w:rsidP="00CF32F8">
                  <w:pPr>
                    <w:jc w:val="both"/>
                    <w:rPr>
                      <w:rFonts w:ascii="Arial" w:hAnsi="Arial" w:cs="Arial"/>
                      <w:b/>
                      <w:bCs/>
                      <w:sz w:val="20"/>
                      <w:szCs w:val="20"/>
                    </w:rPr>
                  </w:pPr>
                  <w:r>
                    <w:rPr>
                      <w:rFonts w:ascii="Arial" w:hAnsi="Arial" w:cs="Arial"/>
                      <w:b/>
                      <w:bCs/>
                      <w:sz w:val="20"/>
                      <w:szCs w:val="20"/>
                    </w:rPr>
                    <w:t>Contexto Territorial</w:t>
                  </w:r>
                </w:p>
              </w:tc>
              <w:tc>
                <w:tcPr>
                  <w:tcW w:w="1701" w:type="dxa"/>
                  <w:gridSpan w:val="3"/>
                </w:tcPr>
                <w:p w14:paraId="68FB22BC" w14:textId="77777777" w:rsidR="00CF32F8" w:rsidRDefault="00CF32F8" w:rsidP="00CF32F8">
                  <w:pPr>
                    <w:jc w:val="both"/>
                    <w:rPr>
                      <w:rFonts w:ascii="Arial" w:hAnsi="Arial" w:cs="Arial"/>
                      <w:b/>
                      <w:bCs/>
                      <w:sz w:val="20"/>
                      <w:szCs w:val="20"/>
                    </w:rPr>
                  </w:pPr>
                </w:p>
              </w:tc>
              <w:tc>
                <w:tcPr>
                  <w:tcW w:w="1559" w:type="dxa"/>
                </w:tcPr>
                <w:p w14:paraId="057080F5" w14:textId="77777777" w:rsidR="00CF32F8" w:rsidRDefault="00CF32F8" w:rsidP="00CF32F8">
                  <w:pPr>
                    <w:jc w:val="both"/>
                    <w:rPr>
                      <w:rFonts w:ascii="Arial" w:hAnsi="Arial" w:cs="Arial"/>
                      <w:b/>
                      <w:bCs/>
                      <w:sz w:val="20"/>
                      <w:szCs w:val="20"/>
                    </w:rPr>
                  </w:pPr>
                </w:p>
              </w:tc>
              <w:tc>
                <w:tcPr>
                  <w:tcW w:w="1984" w:type="dxa"/>
                  <w:gridSpan w:val="2"/>
                </w:tcPr>
                <w:p w14:paraId="480FF7BE" w14:textId="77777777" w:rsidR="00CF32F8" w:rsidRDefault="00CF32F8" w:rsidP="00CF32F8">
                  <w:pPr>
                    <w:jc w:val="both"/>
                    <w:rPr>
                      <w:rFonts w:ascii="Arial" w:hAnsi="Arial" w:cs="Arial"/>
                      <w:b/>
                      <w:bCs/>
                      <w:sz w:val="20"/>
                      <w:szCs w:val="20"/>
                    </w:rPr>
                  </w:pPr>
                </w:p>
              </w:tc>
              <w:tc>
                <w:tcPr>
                  <w:tcW w:w="1690" w:type="dxa"/>
                  <w:gridSpan w:val="2"/>
                </w:tcPr>
                <w:p w14:paraId="27A00B77" w14:textId="77777777" w:rsidR="00CF32F8" w:rsidRDefault="00CF32F8" w:rsidP="00CF32F8">
                  <w:pPr>
                    <w:jc w:val="both"/>
                    <w:rPr>
                      <w:rFonts w:ascii="Arial" w:hAnsi="Arial" w:cs="Arial"/>
                      <w:b/>
                      <w:bCs/>
                      <w:sz w:val="20"/>
                      <w:szCs w:val="20"/>
                    </w:rPr>
                  </w:pPr>
                </w:p>
              </w:tc>
            </w:tr>
          </w:tbl>
          <w:p w14:paraId="2967FB63" w14:textId="77777777" w:rsidR="0047128D" w:rsidRDefault="0047128D" w:rsidP="00C05B53">
            <w:pPr>
              <w:jc w:val="both"/>
              <w:rPr>
                <w:rFonts w:ascii="Arial" w:hAnsi="Arial" w:cs="Arial"/>
                <w:sz w:val="20"/>
                <w:szCs w:val="20"/>
              </w:rPr>
            </w:pPr>
          </w:p>
          <w:tbl>
            <w:tblPr>
              <w:tblStyle w:val="Tablaconcuadrcula"/>
              <w:tblW w:w="0" w:type="auto"/>
              <w:jc w:val="center"/>
              <w:tblLook w:val="04A0" w:firstRow="1" w:lastRow="0" w:firstColumn="1" w:lastColumn="0" w:noHBand="0" w:noVBand="1"/>
            </w:tblPr>
            <w:tblGrid>
              <w:gridCol w:w="2392"/>
              <w:gridCol w:w="960"/>
              <w:gridCol w:w="584"/>
              <w:gridCol w:w="157"/>
              <w:gridCol w:w="1559"/>
              <w:gridCol w:w="535"/>
              <w:gridCol w:w="1449"/>
              <w:gridCol w:w="1016"/>
              <w:gridCol w:w="674"/>
            </w:tblGrid>
            <w:tr w:rsidR="00CF32F8" w14:paraId="033EE817" w14:textId="77777777" w:rsidTr="00C05B53">
              <w:trPr>
                <w:trHeight w:val="192"/>
                <w:jc w:val="center"/>
              </w:trPr>
              <w:tc>
                <w:tcPr>
                  <w:tcW w:w="9326" w:type="dxa"/>
                  <w:gridSpan w:val="9"/>
                  <w:shd w:val="clear" w:color="auto" w:fill="808080" w:themeFill="background1" w:themeFillShade="80"/>
                </w:tcPr>
                <w:p w14:paraId="59B4AC32" w14:textId="711269A7" w:rsidR="00CF32F8" w:rsidRPr="008E4EA0" w:rsidRDefault="00CF32F8" w:rsidP="00CF32F8">
                  <w:pPr>
                    <w:jc w:val="center"/>
                    <w:rPr>
                      <w:rFonts w:ascii="Arial" w:hAnsi="Arial" w:cs="Arial"/>
                      <w:b/>
                      <w:bCs/>
                      <w:sz w:val="20"/>
                      <w:szCs w:val="20"/>
                    </w:rPr>
                  </w:pPr>
                  <w:r w:rsidRPr="008E4EA0">
                    <w:rPr>
                      <w:rFonts w:ascii="Arial" w:hAnsi="Arial" w:cs="Arial"/>
                      <w:b/>
                      <w:bCs/>
                      <w:color w:val="FFFFFF" w:themeColor="background1"/>
                      <w:sz w:val="20"/>
                      <w:szCs w:val="20"/>
                    </w:rPr>
                    <w:t>VERIFICACIÓN #</w:t>
                  </w:r>
                  <w:r>
                    <w:rPr>
                      <w:rFonts w:ascii="Arial" w:hAnsi="Arial" w:cs="Arial"/>
                      <w:b/>
                      <w:bCs/>
                      <w:color w:val="FFFFFF" w:themeColor="background1"/>
                      <w:sz w:val="20"/>
                      <w:szCs w:val="20"/>
                    </w:rPr>
                    <w:t>3</w:t>
                  </w:r>
                </w:p>
              </w:tc>
            </w:tr>
            <w:tr w:rsidR="00CF32F8" w14:paraId="6B9611A7" w14:textId="77777777" w:rsidTr="00C05B53">
              <w:trPr>
                <w:trHeight w:val="216"/>
                <w:jc w:val="center"/>
              </w:trPr>
              <w:tc>
                <w:tcPr>
                  <w:tcW w:w="9326" w:type="dxa"/>
                  <w:gridSpan w:val="9"/>
                </w:tcPr>
                <w:p w14:paraId="1F5A7062" w14:textId="77777777" w:rsidR="00CF32F8" w:rsidRPr="004E0B50" w:rsidRDefault="00CF32F8" w:rsidP="00CF32F8">
                  <w:pPr>
                    <w:jc w:val="both"/>
                    <w:rPr>
                      <w:rFonts w:ascii="Arial" w:hAnsi="Arial" w:cs="Arial"/>
                      <w:b/>
                      <w:bCs/>
                      <w:sz w:val="20"/>
                      <w:szCs w:val="20"/>
                    </w:rPr>
                  </w:pPr>
                  <w:r w:rsidRPr="004E0B50">
                    <w:rPr>
                      <w:rFonts w:ascii="Arial" w:hAnsi="Arial" w:cs="Arial"/>
                      <w:b/>
                      <w:bCs/>
                      <w:sz w:val="20"/>
                      <w:szCs w:val="20"/>
                    </w:rPr>
                    <w:t>Fuentes de verificación</w:t>
                  </w:r>
                </w:p>
              </w:tc>
            </w:tr>
            <w:tr w:rsidR="00CF32F8" w14:paraId="4110A7E0" w14:textId="77777777" w:rsidTr="00C05B53">
              <w:trPr>
                <w:trHeight w:val="552"/>
                <w:jc w:val="center"/>
              </w:trPr>
              <w:tc>
                <w:tcPr>
                  <w:tcW w:w="3352" w:type="dxa"/>
                  <w:gridSpan w:val="2"/>
                </w:tcPr>
                <w:p w14:paraId="77303165" w14:textId="77777777" w:rsidR="00CF32F8" w:rsidRPr="004E0B50" w:rsidRDefault="00CF32F8" w:rsidP="00CF32F8">
                  <w:pPr>
                    <w:jc w:val="both"/>
                    <w:rPr>
                      <w:rFonts w:ascii="Arial" w:hAnsi="Arial" w:cs="Arial"/>
                      <w:b/>
                      <w:bCs/>
                      <w:sz w:val="20"/>
                      <w:szCs w:val="20"/>
                    </w:rPr>
                  </w:pPr>
                  <w:r w:rsidRPr="004E0B50">
                    <w:rPr>
                      <w:rFonts w:ascii="Arial" w:hAnsi="Arial" w:cs="Arial"/>
                      <w:b/>
                      <w:bCs/>
                      <w:sz w:val="20"/>
                      <w:szCs w:val="20"/>
                    </w:rPr>
                    <w:t>Terceros</w:t>
                  </w:r>
                </w:p>
              </w:tc>
              <w:tc>
                <w:tcPr>
                  <w:tcW w:w="584" w:type="dxa"/>
                </w:tcPr>
                <w:p w14:paraId="0EE3E81B" w14:textId="77777777" w:rsidR="00CF32F8" w:rsidRPr="004E0B50" w:rsidRDefault="00CF32F8" w:rsidP="00CF32F8">
                  <w:pPr>
                    <w:jc w:val="both"/>
                    <w:rPr>
                      <w:rFonts w:ascii="Arial" w:hAnsi="Arial" w:cs="Arial"/>
                      <w:b/>
                      <w:bCs/>
                      <w:sz w:val="20"/>
                      <w:szCs w:val="20"/>
                    </w:rPr>
                  </w:pPr>
                </w:p>
              </w:tc>
              <w:tc>
                <w:tcPr>
                  <w:tcW w:w="4716" w:type="dxa"/>
                  <w:gridSpan w:val="5"/>
                </w:tcPr>
                <w:p w14:paraId="584C0363" w14:textId="77777777" w:rsidR="00CF32F8" w:rsidRPr="004E0B50" w:rsidRDefault="00CF32F8" w:rsidP="00CF32F8">
                  <w:pPr>
                    <w:jc w:val="both"/>
                    <w:rPr>
                      <w:rFonts w:ascii="Arial" w:hAnsi="Arial" w:cs="Arial"/>
                      <w:b/>
                      <w:bCs/>
                      <w:sz w:val="20"/>
                      <w:szCs w:val="20"/>
                    </w:rPr>
                  </w:pPr>
                  <w:r w:rsidRPr="004E0B50">
                    <w:rPr>
                      <w:rFonts w:ascii="Arial" w:hAnsi="Arial" w:cs="Arial"/>
                      <w:b/>
                      <w:bCs/>
                      <w:sz w:val="20"/>
                      <w:szCs w:val="20"/>
                    </w:rPr>
                    <w:t>ONG</w:t>
                  </w:r>
                </w:p>
              </w:tc>
              <w:tc>
                <w:tcPr>
                  <w:tcW w:w="674" w:type="dxa"/>
                </w:tcPr>
                <w:p w14:paraId="772AD3EA" w14:textId="77777777" w:rsidR="00CF32F8" w:rsidRPr="004E0B50" w:rsidRDefault="00CF32F8" w:rsidP="00CF32F8">
                  <w:pPr>
                    <w:jc w:val="both"/>
                    <w:rPr>
                      <w:rFonts w:ascii="Arial" w:hAnsi="Arial" w:cs="Arial"/>
                      <w:b/>
                      <w:bCs/>
                      <w:sz w:val="20"/>
                      <w:szCs w:val="20"/>
                    </w:rPr>
                  </w:pPr>
                </w:p>
              </w:tc>
            </w:tr>
            <w:tr w:rsidR="00CF32F8" w14:paraId="2B5E04C3" w14:textId="77777777" w:rsidTr="00C05B53">
              <w:trPr>
                <w:trHeight w:val="552"/>
                <w:jc w:val="center"/>
              </w:trPr>
              <w:tc>
                <w:tcPr>
                  <w:tcW w:w="3352" w:type="dxa"/>
                  <w:gridSpan w:val="2"/>
                </w:tcPr>
                <w:p w14:paraId="37051D8F" w14:textId="77777777" w:rsidR="00CF32F8" w:rsidRPr="004E0B50" w:rsidRDefault="00CF32F8" w:rsidP="00CF32F8">
                  <w:pPr>
                    <w:jc w:val="both"/>
                    <w:rPr>
                      <w:rFonts w:ascii="Arial" w:hAnsi="Arial" w:cs="Arial"/>
                      <w:b/>
                      <w:bCs/>
                      <w:sz w:val="20"/>
                      <w:szCs w:val="20"/>
                    </w:rPr>
                  </w:pPr>
                  <w:r w:rsidRPr="004E0B50">
                    <w:rPr>
                      <w:rFonts w:ascii="Arial" w:hAnsi="Arial" w:cs="Arial"/>
                      <w:b/>
                      <w:bCs/>
                      <w:sz w:val="20"/>
                      <w:szCs w:val="20"/>
                    </w:rPr>
                    <w:t>Institución del Estado Colombiano</w:t>
                  </w:r>
                </w:p>
              </w:tc>
              <w:tc>
                <w:tcPr>
                  <w:tcW w:w="584" w:type="dxa"/>
                </w:tcPr>
                <w:p w14:paraId="5A4BC0FA" w14:textId="77777777" w:rsidR="00CF32F8" w:rsidRPr="004E0B50" w:rsidRDefault="00CF32F8" w:rsidP="00CF32F8">
                  <w:pPr>
                    <w:jc w:val="both"/>
                    <w:rPr>
                      <w:rFonts w:ascii="Arial" w:hAnsi="Arial" w:cs="Arial"/>
                      <w:b/>
                      <w:bCs/>
                      <w:sz w:val="20"/>
                      <w:szCs w:val="20"/>
                    </w:rPr>
                  </w:pPr>
                </w:p>
              </w:tc>
              <w:tc>
                <w:tcPr>
                  <w:tcW w:w="4716" w:type="dxa"/>
                  <w:gridSpan w:val="5"/>
                </w:tcPr>
                <w:p w14:paraId="27372258" w14:textId="77777777" w:rsidR="00CF32F8" w:rsidRPr="004E0B50" w:rsidRDefault="00CF32F8" w:rsidP="00CF32F8">
                  <w:pPr>
                    <w:jc w:val="both"/>
                    <w:rPr>
                      <w:rFonts w:ascii="Arial" w:hAnsi="Arial" w:cs="Arial"/>
                      <w:b/>
                      <w:bCs/>
                      <w:sz w:val="20"/>
                      <w:szCs w:val="20"/>
                    </w:rPr>
                  </w:pPr>
                  <w:r w:rsidRPr="004E0B50">
                    <w:rPr>
                      <w:rFonts w:ascii="Arial" w:hAnsi="Arial" w:cs="Arial"/>
                      <w:b/>
                      <w:bCs/>
                      <w:sz w:val="20"/>
                      <w:szCs w:val="20"/>
                    </w:rPr>
                    <w:t>Organización Internacional</w:t>
                  </w:r>
                </w:p>
              </w:tc>
              <w:tc>
                <w:tcPr>
                  <w:tcW w:w="674" w:type="dxa"/>
                </w:tcPr>
                <w:p w14:paraId="092D568D" w14:textId="77777777" w:rsidR="00CF32F8" w:rsidRPr="004E0B50" w:rsidRDefault="00CF32F8" w:rsidP="00CF32F8">
                  <w:pPr>
                    <w:jc w:val="both"/>
                    <w:rPr>
                      <w:rFonts w:ascii="Arial" w:hAnsi="Arial" w:cs="Arial"/>
                      <w:b/>
                      <w:bCs/>
                      <w:sz w:val="20"/>
                      <w:szCs w:val="20"/>
                    </w:rPr>
                  </w:pPr>
                </w:p>
              </w:tc>
            </w:tr>
            <w:tr w:rsidR="00CF32F8" w14:paraId="278C1C20" w14:textId="77777777" w:rsidTr="00C05B53">
              <w:trPr>
                <w:trHeight w:val="552"/>
                <w:jc w:val="center"/>
              </w:trPr>
              <w:tc>
                <w:tcPr>
                  <w:tcW w:w="3352" w:type="dxa"/>
                  <w:gridSpan w:val="2"/>
                </w:tcPr>
                <w:p w14:paraId="50E986C1" w14:textId="77777777" w:rsidR="00CF32F8" w:rsidRPr="004E0B50" w:rsidRDefault="00CF32F8" w:rsidP="00CF32F8">
                  <w:pPr>
                    <w:jc w:val="both"/>
                    <w:rPr>
                      <w:rFonts w:ascii="Arial" w:hAnsi="Arial" w:cs="Arial"/>
                      <w:b/>
                      <w:bCs/>
                      <w:sz w:val="20"/>
                      <w:szCs w:val="20"/>
                    </w:rPr>
                  </w:pPr>
                  <w:r w:rsidRPr="004E0B50">
                    <w:rPr>
                      <w:rFonts w:ascii="Arial" w:hAnsi="Arial" w:cs="Arial"/>
                      <w:b/>
                      <w:bCs/>
                      <w:sz w:val="20"/>
                      <w:szCs w:val="20"/>
                    </w:rPr>
                    <w:t>No reporta</w:t>
                  </w:r>
                </w:p>
              </w:tc>
              <w:tc>
                <w:tcPr>
                  <w:tcW w:w="584" w:type="dxa"/>
                </w:tcPr>
                <w:p w14:paraId="29E372C1" w14:textId="77777777" w:rsidR="00CF32F8" w:rsidRPr="004E0B50" w:rsidRDefault="00CF32F8" w:rsidP="00CF32F8">
                  <w:pPr>
                    <w:jc w:val="both"/>
                    <w:rPr>
                      <w:rFonts w:ascii="Arial" w:hAnsi="Arial" w:cs="Arial"/>
                      <w:b/>
                      <w:bCs/>
                      <w:sz w:val="20"/>
                      <w:szCs w:val="20"/>
                    </w:rPr>
                  </w:pPr>
                </w:p>
              </w:tc>
              <w:tc>
                <w:tcPr>
                  <w:tcW w:w="2251" w:type="dxa"/>
                  <w:gridSpan w:val="3"/>
                </w:tcPr>
                <w:p w14:paraId="15B62B62" w14:textId="77777777" w:rsidR="00CF32F8" w:rsidRPr="004E0B50" w:rsidRDefault="00CF32F8" w:rsidP="00CF32F8">
                  <w:pPr>
                    <w:jc w:val="both"/>
                    <w:rPr>
                      <w:rFonts w:ascii="Arial" w:hAnsi="Arial" w:cs="Arial"/>
                      <w:b/>
                      <w:bCs/>
                      <w:sz w:val="20"/>
                      <w:szCs w:val="20"/>
                    </w:rPr>
                  </w:pPr>
                  <w:r w:rsidRPr="004E0B50">
                    <w:rPr>
                      <w:rFonts w:ascii="Arial" w:hAnsi="Arial" w:cs="Arial"/>
                      <w:b/>
                      <w:bCs/>
                      <w:sz w:val="20"/>
                      <w:szCs w:val="20"/>
                    </w:rPr>
                    <w:t>Nombre de la fuente de verificación</w:t>
                  </w:r>
                </w:p>
              </w:tc>
              <w:tc>
                <w:tcPr>
                  <w:tcW w:w="3139" w:type="dxa"/>
                  <w:gridSpan w:val="3"/>
                </w:tcPr>
                <w:p w14:paraId="08AB1D34" w14:textId="77777777" w:rsidR="00CF32F8" w:rsidRPr="004E0B50" w:rsidRDefault="00CF32F8" w:rsidP="00CF32F8">
                  <w:pPr>
                    <w:jc w:val="both"/>
                    <w:rPr>
                      <w:rFonts w:ascii="Arial" w:hAnsi="Arial" w:cs="Arial"/>
                      <w:b/>
                      <w:bCs/>
                      <w:sz w:val="20"/>
                      <w:szCs w:val="20"/>
                    </w:rPr>
                  </w:pPr>
                </w:p>
              </w:tc>
            </w:tr>
            <w:tr w:rsidR="00CF32F8" w14:paraId="6B894F64" w14:textId="77777777" w:rsidTr="00C05B53">
              <w:trPr>
                <w:trHeight w:val="355"/>
                <w:jc w:val="center"/>
              </w:trPr>
              <w:tc>
                <w:tcPr>
                  <w:tcW w:w="9326" w:type="dxa"/>
                  <w:gridSpan w:val="9"/>
                </w:tcPr>
                <w:p w14:paraId="451FAEFF" w14:textId="77777777" w:rsidR="00CF32F8" w:rsidRPr="004E0B50" w:rsidRDefault="00CF32F8" w:rsidP="00CF32F8">
                  <w:pPr>
                    <w:jc w:val="both"/>
                    <w:rPr>
                      <w:rFonts w:ascii="Arial" w:hAnsi="Arial" w:cs="Arial"/>
                      <w:b/>
                      <w:bCs/>
                      <w:sz w:val="20"/>
                      <w:szCs w:val="20"/>
                    </w:rPr>
                  </w:pPr>
                  <w:r w:rsidRPr="004E0B50">
                    <w:rPr>
                      <w:rFonts w:ascii="Arial" w:hAnsi="Arial" w:cs="Arial"/>
                      <w:b/>
                      <w:bCs/>
                      <w:sz w:val="20"/>
                      <w:szCs w:val="20"/>
                    </w:rPr>
                    <w:t>Sinopsis de la verificación</w:t>
                  </w:r>
                </w:p>
              </w:tc>
            </w:tr>
            <w:tr w:rsidR="00CF32F8" w14:paraId="57662DBA" w14:textId="77777777" w:rsidTr="00C05B53">
              <w:trPr>
                <w:trHeight w:val="1408"/>
                <w:jc w:val="center"/>
              </w:trPr>
              <w:tc>
                <w:tcPr>
                  <w:tcW w:w="9326" w:type="dxa"/>
                  <w:gridSpan w:val="9"/>
                </w:tcPr>
                <w:p w14:paraId="0DB7989B" w14:textId="77777777" w:rsidR="00CF32F8" w:rsidRDefault="00CF32F8" w:rsidP="00CF32F8">
                  <w:pPr>
                    <w:jc w:val="both"/>
                    <w:rPr>
                      <w:rFonts w:ascii="Arial" w:hAnsi="Arial" w:cs="Arial"/>
                      <w:sz w:val="20"/>
                      <w:szCs w:val="20"/>
                    </w:rPr>
                  </w:pPr>
                </w:p>
              </w:tc>
            </w:tr>
            <w:tr w:rsidR="00CF32F8" w14:paraId="260C751A" w14:textId="77777777" w:rsidTr="00C05B53">
              <w:trPr>
                <w:trHeight w:val="281"/>
                <w:jc w:val="center"/>
              </w:trPr>
              <w:tc>
                <w:tcPr>
                  <w:tcW w:w="9326" w:type="dxa"/>
                  <w:gridSpan w:val="9"/>
                </w:tcPr>
                <w:p w14:paraId="05F513FD" w14:textId="77777777" w:rsidR="00CF32F8" w:rsidRPr="00605CE2" w:rsidRDefault="00CF32F8" w:rsidP="00CF32F8">
                  <w:pPr>
                    <w:jc w:val="both"/>
                    <w:rPr>
                      <w:rFonts w:ascii="Arial" w:hAnsi="Arial" w:cs="Arial"/>
                      <w:b/>
                      <w:bCs/>
                      <w:sz w:val="20"/>
                      <w:szCs w:val="20"/>
                    </w:rPr>
                  </w:pPr>
                  <w:r w:rsidRPr="483818D9">
                    <w:rPr>
                      <w:rFonts w:ascii="Arial" w:hAnsi="Arial" w:cs="Arial"/>
                      <w:b/>
                      <w:bCs/>
                      <w:sz w:val="20"/>
                      <w:szCs w:val="20"/>
                    </w:rPr>
                    <w:t>Categorías</w:t>
                  </w:r>
                  <w:r>
                    <w:rPr>
                      <w:rFonts w:ascii="Arial" w:hAnsi="Arial" w:cs="Arial"/>
                      <w:b/>
                      <w:bCs/>
                      <w:sz w:val="20"/>
                      <w:szCs w:val="20"/>
                    </w:rPr>
                    <w:t xml:space="preserve"> para evaluar la información (Solo lo d</w:t>
                  </w:r>
                  <w:r w:rsidRPr="00605CE2">
                    <w:rPr>
                      <w:rFonts w:ascii="Arial" w:hAnsi="Arial" w:cs="Arial"/>
                      <w:b/>
                      <w:bCs/>
                      <w:sz w:val="20"/>
                      <w:szCs w:val="20"/>
                    </w:rPr>
                    <w:t xml:space="preserve">iligencia </w:t>
                  </w:r>
                  <w:r>
                    <w:rPr>
                      <w:rFonts w:ascii="Arial" w:hAnsi="Arial" w:cs="Arial"/>
                      <w:b/>
                      <w:bCs/>
                      <w:sz w:val="20"/>
                      <w:szCs w:val="20"/>
                    </w:rPr>
                    <w:t xml:space="preserve">el equipo de </w:t>
                  </w:r>
                  <w:r w:rsidRPr="00605CE2">
                    <w:rPr>
                      <w:rFonts w:ascii="Arial" w:hAnsi="Arial" w:cs="Arial"/>
                      <w:b/>
                      <w:bCs/>
                      <w:sz w:val="20"/>
                      <w:szCs w:val="20"/>
                    </w:rPr>
                    <w:t>Calidad</w:t>
                  </w:r>
                  <w:r>
                    <w:rPr>
                      <w:rFonts w:ascii="Arial" w:hAnsi="Arial" w:cs="Arial"/>
                      <w:b/>
                      <w:bCs/>
                      <w:sz w:val="20"/>
                      <w:szCs w:val="20"/>
                    </w:rPr>
                    <w:t>)</w:t>
                  </w:r>
                </w:p>
              </w:tc>
            </w:tr>
            <w:tr w:rsidR="00CF32F8" w14:paraId="2585265A" w14:textId="77777777" w:rsidTr="00C05B53">
              <w:trPr>
                <w:trHeight w:val="281"/>
                <w:jc w:val="center"/>
              </w:trPr>
              <w:tc>
                <w:tcPr>
                  <w:tcW w:w="2392" w:type="dxa"/>
                </w:tcPr>
                <w:p w14:paraId="46F53605" w14:textId="77777777" w:rsidR="00CF32F8" w:rsidRDefault="00CF32F8" w:rsidP="00CF32F8">
                  <w:pPr>
                    <w:jc w:val="both"/>
                    <w:rPr>
                      <w:rFonts w:ascii="Arial" w:hAnsi="Arial" w:cs="Arial"/>
                      <w:b/>
                      <w:bCs/>
                      <w:sz w:val="20"/>
                      <w:szCs w:val="20"/>
                    </w:rPr>
                  </w:pPr>
                  <w:r>
                    <w:rPr>
                      <w:rFonts w:ascii="Arial" w:hAnsi="Arial" w:cs="Arial"/>
                      <w:b/>
                      <w:bCs/>
                      <w:sz w:val="20"/>
                      <w:szCs w:val="20"/>
                    </w:rPr>
                    <w:t>Vector</w:t>
                  </w:r>
                </w:p>
              </w:tc>
              <w:tc>
                <w:tcPr>
                  <w:tcW w:w="1701" w:type="dxa"/>
                  <w:gridSpan w:val="3"/>
                </w:tcPr>
                <w:p w14:paraId="482633E9" w14:textId="77777777" w:rsidR="00CF32F8" w:rsidRDefault="00CF32F8" w:rsidP="00CF32F8">
                  <w:pPr>
                    <w:jc w:val="both"/>
                    <w:rPr>
                      <w:rFonts w:ascii="Arial" w:hAnsi="Arial" w:cs="Arial"/>
                      <w:b/>
                      <w:bCs/>
                      <w:sz w:val="20"/>
                      <w:szCs w:val="20"/>
                    </w:rPr>
                  </w:pPr>
                  <w:r>
                    <w:rPr>
                      <w:rFonts w:ascii="Arial" w:hAnsi="Arial" w:cs="Arial"/>
                      <w:b/>
                      <w:bCs/>
                      <w:sz w:val="20"/>
                      <w:szCs w:val="20"/>
                    </w:rPr>
                    <w:t>Relevante</w:t>
                  </w:r>
                </w:p>
              </w:tc>
              <w:tc>
                <w:tcPr>
                  <w:tcW w:w="1559" w:type="dxa"/>
                </w:tcPr>
                <w:p w14:paraId="7CA2402A" w14:textId="77777777" w:rsidR="00CF32F8" w:rsidRDefault="00CF32F8" w:rsidP="00CF32F8">
                  <w:pPr>
                    <w:jc w:val="both"/>
                    <w:rPr>
                      <w:rFonts w:ascii="Arial" w:hAnsi="Arial" w:cs="Arial"/>
                      <w:b/>
                      <w:bCs/>
                      <w:sz w:val="20"/>
                      <w:szCs w:val="20"/>
                    </w:rPr>
                  </w:pPr>
                  <w:r>
                    <w:rPr>
                      <w:rFonts w:ascii="Arial" w:hAnsi="Arial" w:cs="Arial"/>
                      <w:b/>
                      <w:bCs/>
                      <w:sz w:val="20"/>
                      <w:szCs w:val="20"/>
                    </w:rPr>
                    <w:t>No relevante</w:t>
                  </w:r>
                </w:p>
              </w:tc>
              <w:tc>
                <w:tcPr>
                  <w:tcW w:w="1984" w:type="dxa"/>
                  <w:gridSpan w:val="2"/>
                </w:tcPr>
                <w:p w14:paraId="7784993E" w14:textId="77777777" w:rsidR="00CF32F8" w:rsidRDefault="00CF32F8" w:rsidP="00CF32F8">
                  <w:pPr>
                    <w:jc w:val="both"/>
                    <w:rPr>
                      <w:rFonts w:ascii="Arial" w:hAnsi="Arial" w:cs="Arial"/>
                      <w:b/>
                      <w:bCs/>
                      <w:sz w:val="20"/>
                      <w:szCs w:val="20"/>
                    </w:rPr>
                  </w:pPr>
                  <w:r>
                    <w:rPr>
                      <w:rFonts w:ascii="Arial" w:hAnsi="Arial" w:cs="Arial"/>
                      <w:b/>
                      <w:bCs/>
                      <w:sz w:val="20"/>
                      <w:szCs w:val="20"/>
                    </w:rPr>
                    <w:t>No proporcionada</w:t>
                  </w:r>
                </w:p>
              </w:tc>
              <w:tc>
                <w:tcPr>
                  <w:tcW w:w="1690" w:type="dxa"/>
                  <w:gridSpan w:val="2"/>
                </w:tcPr>
                <w:p w14:paraId="34F7E7D2" w14:textId="77777777" w:rsidR="00CF32F8" w:rsidRDefault="00CF32F8" w:rsidP="00CF32F8">
                  <w:pPr>
                    <w:jc w:val="both"/>
                    <w:rPr>
                      <w:rFonts w:ascii="Arial" w:hAnsi="Arial" w:cs="Arial"/>
                      <w:b/>
                      <w:bCs/>
                      <w:sz w:val="20"/>
                      <w:szCs w:val="20"/>
                    </w:rPr>
                  </w:pPr>
                  <w:r>
                    <w:rPr>
                      <w:rFonts w:ascii="Arial" w:hAnsi="Arial" w:cs="Arial"/>
                      <w:b/>
                      <w:bCs/>
                      <w:sz w:val="20"/>
                      <w:szCs w:val="20"/>
                    </w:rPr>
                    <w:t>No aplica</w:t>
                  </w:r>
                </w:p>
              </w:tc>
            </w:tr>
            <w:tr w:rsidR="00CF32F8" w14:paraId="31D10C86" w14:textId="77777777" w:rsidTr="00C05B53">
              <w:trPr>
                <w:trHeight w:val="281"/>
                <w:jc w:val="center"/>
              </w:trPr>
              <w:tc>
                <w:tcPr>
                  <w:tcW w:w="2392" w:type="dxa"/>
                </w:tcPr>
                <w:p w14:paraId="001D13FB" w14:textId="77777777" w:rsidR="00CF32F8" w:rsidRDefault="00CF32F8" w:rsidP="00CF32F8">
                  <w:pPr>
                    <w:jc w:val="both"/>
                    <w:rPr>
                      <w:rFonts w:ascii="Arial" w:hAnsi="Arial" w:cs="Arial"/>
                      <w:b/>
                      <w:bCs/>
                      <w:sz w:val="20"/>
                      <w:szCs w:val="20"/>
                    </w:rPr>
                  </w:pPr>
                  <w:r>
                    <w:rPr>
                      <w:rFonts w:ascii="Arial" w:hAnsi="Arial" w:cs="Arial"/>
                      <w:b/>
                      <w:bCs/>
                      <w:sz w:val="20"/>
                      <w:szCs w:val="20"/>
                    </w:rPr>
                    <w:t>Perfil Antiguo</w:t>
                  </w:r>
                </w:p>
              </w:tc>
              <w:tc>
                <w:tcPr>
                  <w:tcW w:w="1701" w:type="dxa"/>
                  <w:gridSpan w:val="3"/>
                </w:tcPr>
                <w:p w14:paraId="76942A05" w14:textId="77777777" w:rsidR="00CF32F8" w:rsidRDefault="00CF32F8" w:rsidP="00CF32F8">
                  <w:pPr>
                    <w:jc w:val="both"/>
                    <w:rPr>
                      <w:rFonts w:ascii="Arial" w:hAnsi="Arial" w:cs="Arial"/>
                      <w:b/>
                      <w:bCs/>
                      <w:sz w:val="20"/>
                      <w:szCs w:val="20"/>
                    </w:rPr>
                  </w:pPr>
                </w:p>
              </w:tc>
              <w:tc>
                <w:tcPr>
                  <w:tcW w:w="1559" w:type="dxa"/>
                </w:tcPr>
                <w:p w14:paraId="2D1CF79B" w14:textId="77777777" w:rsidR="00CF32F8" w:rsidRDefault="00CF32F8" w:rsidP="00CF32F8">
                  <w:pPr>
                    <w:jc w:val="both"/>
                    <w:rPr>
                      <w:rFonts w:ascii="Arial" w:hAnsi="Arial" w:cs="Arial"/>
                      <w:b/>
                      <w:bCs/>
                      <w:sz w:val="20"/>
                      <w:szCs w:val="20"/>
                    </w:rPr>
                  </w:pPr>
                </w:p>
              </w:tc>
              <w:tc>
                <w:tcPr>
                  <w:tcW w:w="1984" w:type="dxa"/>
                  <w:gridSpan w:val="2"/>
                </w:tcPr>
                <w:p w14:paraId="4B53CBDA" w14:textId="77777777" w:rsidR="00CF32F8" w:rsidRDefault="00CF32F8" w:rsidP="00CF32F8">
                  <w:pPr>
                    <w:jc w:val="both"/>
                    <w:rPr>
                      <w:rFonts w:ascii="Arial" w:hAnsi="Arial" w:cs="Arial"/>
                      <w:b/>
                      <w:bCs/>
                      <w:sz w:val="20"/>
                      <w:szCs w:val="20"/>
                    </w:rPr>
                  </w:pPr>
                </w:p>
              </w:tc>
              <w:tc>
                <w:tcPr>
                  <w:tcW w:w="1690" w:type="dxa"/>
                  <w:gridSpan w:val="2"/>
                </w:tcPr>
                <w:p w14:paraId="68C03C2A" w14:textId="77777777" w:rsidR="00CF32F8" w:rsidRDefault="00CF32F8" w:rsidP="00CF32F8">
                  <w:pPr>
                    <w:jc w:val="both"/>
                    <w:rPr>
                      <w:rFonts w:ascii="Arial" w:hAnsi="Arial" w:cs="Arial"/>
                      <w:b/>
                      <w:bCs/>
                      <w:sz w:val="20"/>
                      <w:szCs w:val="20"/>
                    </w:rPr>
                  </w:pPr>
                </w:p>
              </w:tc>
            </w:tr>
            <w:tr w:rsidR="00CF32F8" w14:paraId="72C69C37" w14:textId="77777777" w:rsidTr="00C05B53">
              <w:trPr>
                <w:trHeight w:val="281"/>
                <w:jc w:val="center"/>
              </w:trPr>
              <w:tc>
                <w:tcPr>
                  <w:tcW w:w="2392" w:type="dxa"/>
                </w:tcPr>
                <w:p w14:paraId="3BDA2E6C" w14:textId="77777777" w:rsidR="00CF32F8" w:rsidRDefault="00CF32F8" w:rsidP="00CF32F8">
                  <w:pPr>
                    <w:jc w:val="both"/>
                    <w:rPr>
                      <w:rFonts w:ascii="Arial" w:hAnsi="Arial" w:cs="Arial"/>
                      <w:b/>
                      <w:bCs/>
                      <w:sz w:val="20"/>
                      <w:szCs w:val="20"/>
                    </w:rPr>
                  </w:pPr>
                  <w:r>
                    <w:rPr>
                      <w:rFonts w:ascii="Arial" w:hAnsi="Arial" w:cs="Arial"/>
                      <w:b/>
                      <w:bCs/>
                      <w:sz w:val="20"/>
                      <w:szCs w:val="20"/>
                    </w:rPr>
                    <w:t>Perfil Actual</w:t>
                  </w:r>
                </w:p>
              </w:tc>
              <w:tc>
                <w:tcPr>
                  <w:tcW w:w="1701" w:type="dxa"/>
                  <w:gridSpan w:val="3"/>
                </w:tcPr>
                <w:p w14:paraId="3C33B27C" w14:textId="77777777" w:rsidR="00CF32F8" w:rsidRDefault="00CF32F8" w:rsidP="00CF32F8">
                  <w:pPr>
                    <w:jc w:val="both"/>
                    <w:rPr>
                      <w:rFonts w:ascii="Arial" w:hAnsi="Arial" w:cs="Arial"/>
                      <w:b/>
                      <w:bCs/>
                      <w:sz w:val="20"/>
                      <w:szCs w:val="20"/>
                    </w:rPr>
                  </w:pPr>
                </w:p>
              </w:tc>
              <w:tc>
                <w:tcPr>
                  <w:tcW w:w="1559" w:type="dxa"/>
                </w:tcPr>
                <w:p w14:paraId="2653234E" w14:textId="77777777" w:rsidR="00CF32F8" w:rsidRDefault="00CF32F8" w:rsidP="00CF32F8">
                  <w:pPr>
                    <w:jc w:val="both"/>
                    <w:rPr>
                      <w:rFonts w:ascii="Arial" w:hAnsi="Arial" w:cs="Arial"/>
                      <w:b/>
                      <w:bCs/>
                      <w:sz w:val="20"/>
                      <w:szCs w:val="20"/>
                    </w:rPr>
                  </w:pPr>
                </w:p>
              </w:tc>
              <w:tc>
                <w:tcPr>
                  <w:tcW w:w="1984" w:type="dxa"/>
                  <w:gridSpan w:val="2"/>
                </w:tcPr>
                <w:p w14:paraId="5E7E1C29" w14:textId="77777777" w:rsidR="00CF32F8" w:rsidRDefault="00CF32F8" w:rsidP="00CF32F8">
                  <w:pPr>
                    <w:jc w:val="both"/>
                    <w:rPr>
                      <w:rFonts w:ascii="Arial" w:hAnsi="Arial" w:cs="Arial"/>
                      <w:b/>
                      <w:bCs/>
                      <w:sz w:val="20"/>
                      <w:szCs w:val="20"/>
                    </w:rPr>
                  </w:pPr>
                </w:p>
              </w:tc>
              <w:tc>
                <w:tcPr>
                  <w:tcW w:w="1690" w:type="dxa"/>
                  <w:gridSpan w:val="2"/>
                </w:tcPr>
                <w:p w14:paraId="270B2CE9" w14:textId="77777777" w:rsidR="00CF32F8" w:rsidRDefault="00CF32F8" w:rsidP="00CF32F8">
                  <w:pPr>
                    <w:jc w:val="both"/>
                    <w:rPr>
                      <w:rFonts w:ascii="Arial" w:hAnsi="Arial" w:cs="Arial"/>
                      <w:b/>
                      <w:bCs/>
                      <w:sz w:val="20"/>
                      <w:szCs w:val="20"/>
                    </w:rPr>
                  </w:pPr>
                </w:p>
              </w:tc>
            </w:tr>
            <w:tr w:rsidR="00CF32F8" w14:paraId="0812F857" w14:textId="77777777" w:rsidTr="00C05B53">
              <w:trPr>
                <w:trHeight w:val="281"/>
                <w:jc w:val="center"/>
              </w:trPr>
              <w:tc>
                <w:tcPr>
                  <w:tcW w:w="2392" w:type="dxa"/>
                </w:tcPr>
                <w:p w14:paraId="4863E550" w14:textId="77777777" w:rsidR="00CF32F8" w:rsidRDefault="00CF32F8" w:rsidP="00CF32F8">
                  <w:pPr>
                    <w:jc w:val="both"/>
                    <w:rPr>
                      <w:rFonts w:ascii="Arial" w:hAnsi="Arial" w:cs="Arial"/>
                      <w:b/>
                      <w:bCs/>
                      <w:sz w:val="20"/>
                      <w:szCs w:val="20"/>
                    </w:rPr>
                  </w:pPr>
                  <w:r>
                    <w:rPr>
                      <w:rFonts w:ascii="Arial" w:hAnsi="Arial" w:cs="Arial"/>
                      <w:b/>
                      <w:bCs/>
                      <w:sz w:val="20"/>
                      <w:szCs w:val="20"/>
                    </w:rPr>
                    <w:t>Hechos de Riesgo</w:t>
                  </w:r>
                </w:p>
              </w:tc>
              <w:tc>
                <w:tcPr>
                  <w:tcW w:w="1701" w:type="dxa"/>
                  <w:gridSpan w:val="3"/>
                </w:tcPr>
                <w:p w14:paraId="3B61074D" w14:textId="77777777" w:rsidR="00CF32F8" w:rsidRDefault="00CF32F8" w:rsidP="00CF32F8">
                  <w:pPr>
                    <w:jc w:val="both"/>
                    <w:rPr>
                      <w:rFonts w:ascii="Arial" w:hAnsi="Arial" w:cs="Arial"/>
                      <w:b/>
                      <w:bCs/>
                      <w:sz w:val="20"/>
                      <w:szCs w:val="20"/>
                    </w:rPr>
                  </w:pPr>
                </w:p>
              </w:tc>
              <w:tc>
                <w:tcPr>
                  <w:tcW w:w="1559" w:type="dxa"/>
                </w:tcPr>
                <w:p w14:paraId="1461FBA1" w14:textId="77777777" w:rsidR="00CF32F8" w:rsidRDefault="00CF32F8" w:rsidP="00CF32F8">
                  <w:pPr>
                    <w:jc w:val="both"/>
                    <w:rPr>
                      <w:rFonts w:ascii="Arial" w:hAnsi="Arial" w:cs="Arial"/>
                      <w:b/>
                      <w:bCs/>
                      <w:sz w:val="20"/>
                      <w:szCs w:val="20"/>
                    </w:rPr>
                  </w:pPr>
                </w:p>
              </w:tc>
              <w:tc>
                <w:tcPr>
                  <w:tcW w:w="1984" w:type="dxa"/>
                  <w:gridSpan w:val="2"/>
                </w:tcPr>
                <w:p w14:paraId="0DFEFD1F" w14:textId="77777777" w:rsidR="00CF32F8" w:rsidRDefault="00CF32F8" w:rsidP="00CF32F8">
                  <w:pPr>
                    <w:jc w:val="both"/>
                    <w:rPr>
                      <w:rFonts w:ascii="Arial" w:hAnsi="Arial" w:cs="Arial"/>
                      <w:b/>
                      <w:bCs/>
                      <w:sz w:val="20"/>
                      <w:szCs w:val="20"/>
                    </w:rPr>
                  </w:pPr>
                </w:p>
              </w:tc>
              <w:tc>
                <w:tcPr>
                  <w:tcW w:w="1690" w:type="dxa"/>
                  <w:gridSpan w:val="2"/>
                </w:tcPr>
                <w:p w14:paraId="0A41597E" w14:textId="77777777" w:rsidR="00CF32F8" w:rsidRDefault="00CF32F8" w:rsidP="00CF32F8">
                  <w:pPr>
                    <w:jc w:val="both"/>
                    <w:rPr>
                      <w:rFonts w:ascii="Arial" w:hAnsi="Arial" w:cs="Arial"/>
                      <w:b/>
                      <w:bCs/>
                      <w:sz w:val="20"/>
                      <w:szCs w:val="20"/>
                    </w:rPr>
                  </w:pPr>
                </w:p>
              </w:tc>
            </w:tr>
            <w:tr w:rsidR="00CF32F8" w14:paraId="6A7D0588" w14:textId="77777777" w:rsidTr="00C05B53">
              <w:trPr>
                <w:trHeight w:val="281"/>
                <w:jc w:val="center"/>
              </w:trPr>
              <w:tc>
                <w:tcPr>
                  <w:tcW w:w="2392" w:type="dxa"/>
                </w:tcPr>
                <w:p w14:paraId="5ACDD29B" w14:textId="77777777" w:rsidR="00CF32F8" w:rsidRDefault="00CF32F8" w:rsidP="00CF32F8">
                  <w:pPr>
                    <w:jc w:val="both"/>
                    <w:rPr>
                      <w:rFonts w:ascii="Arial" w:hAnsi="Arial" w:cs="Arial"/>
                      <w:b/>
                      <w:bCs/>
                      <w:sz w:val="20"/>
                      <w:szCs w:val="20"/>
                    </w:rPr>
                  </w:pPr>
                  <w:r>
                    <w:rPr>
                      <w:rFonts w:ascii="Arial" w:hAnsi="Arial" w:cs="Arial"/>
                      <w:b/>
                      <w:bCs/>
                      <w:sz w:val="20"/>
                      <w:szCs w:val="20"/>
                    </w:rPr>
                    <w:t>Vulnerabilidad</w:t>
                  </w:r>
                </w:p>
              </w:tc>
              <w:tc>
                <w:tcPr>
                  <w:tcW w:w="1701" w:type="dxa"/>
                  <w:gridSpan w:val="3"/>
                </w:tcPr>
                <w:p w14:paraId="25157C92" w14:textId="77777777" w:rsidR="00CF32F8" w:rsidRDefault="00CF32F8" w:rsidP="00CF32F8">
                  <w:pPr>
                    <w:jc w:val="both"/>
                    <w:rPr>
                      <w:rFonts w:ascii="Arial" w:hAnsi="Arial" w:cs="Arial"/>
                      <w:b/>
                      <w:bCs/>
                      <w:sz w:val="20"/>
                      <w:szCs w:val="20"/>
                    </w:rPr>
                  </w:pPr>
                </w:p>
              </w:tc>
              <w:tc>
                <w:tcPr>
                  <w:tcW w:w="1559" w:type="dxa"/>
                </w:tcPr>
                <w:p w14:paraId="4458B4F8" w14:textId="77777777" w:rsidR="00CF32F8" w:rsidRDefault="00CF32F8" w:rsidP="00CF32F8">
                  <w:pPr>
                    <w:jc w:val="both"/>
                    <w:rPr>
                      <w:rFonts w:ascii="Arial" w:hAnsi="Arial" w:cs="Arial"/>
                      <w:b/>
                      <w:bCs/>
                      <w:sz w:val="20"/>
                      <w:szCs w:val="20"/>
                    </w:rPr>
                  </w:pPr>
                </w:p>
              </w:tc>
              <w:tc>
                <w:tcPr>
                  <w:tcW w:w="1984" w:type="dxa"/>
                  <w:gridSpan w:val="2"/>
                </w:tcPr>
                <w:p w14:paraId="1A237652" w14:textId="77777777" w:rsidR="00CF32F8" w:rsidRDefault="00CF32F8" w:rsidP="00CF32F8">
                  <w:pPr>
                    <w:jc w:val="both"/>
                    <w:rPr>
                      <w:rFonts w:ascii="Arial" w:hAnsi="Arial" w:cs="Arial"/>
                      <w:b/>
                      <w:bCs/>
                      <w:sz w:val="20"/>
                      <w:szCs w:val="20"/>
                    </w:rPr>
                  </w:pPr>
                </w:p>
              </w:tc>
              <w:tc>
                <w:tcPr>
                  <w:tcW w:w="1690" w:type="dxa"/>
                  <w:gridSpan w:val="2"/>
                </w:tcPr>
                <w:p w14:paraId="5D7EF4AA" w14:textId="77777777" w:rsidR="00CF32F8" w:rsidRDefault="00CF32F8" w:rsidP="00CF32F8">
                  <w:pPr>
                    <w:jc w:val="both"/>
                    <w:rPr>
                      <w:rFonts w:ascii="Arial" w:hAnsi="Arial" w:cs="Arial"/>
                      <w:b/>
                      <w:bCs/>
                      <w:sz w:val="20"/>
                      <w:szCs w:val="20"/>
                    </w:rPr>
                  </w:pPr>
                </w:p>
              </w:tc>
            </w:tr>
            <w:tr w:rsidR="00CF32F8" w14:paraId="16C422EB" w14:textId="77777777" w:rsidTr="00C05B53">
              <w:trPr>
                <w:trHeight w:val="281"/>
                <w:jc w:val="center"/>
              </w:trPr>
              <w:tc>
                <w:tcPr>
                  <w:tcW w:w="2392" w:type="dxa"/>
                </w:tcPr>
                <w:p w14:paraId="594A2233" w14:textId="77777777" w:rsidR="00CF32F8" w:rsidRDefault="00CF32F8" w:rsidP="00CF32F8">
                  <w:pPr>
                    <w:jc w:val="both"/>
                    <w:rPr>
                      <w:rFonts w:ascii="Arial" w:hAnsi="Arial" w:cs="Arial"/>
                      <w:b/>
                      <w:bCs/>
                      <w:sz w:val="20"/>
                      <w:szCs w:val="20"/>
                    </w:rPr>
                  </w:pPr>
                  <w:r>
                    <w:rPr>
                      <w:rFonts w:ascii="Arial" w:hAnsi="Arial" w:cs="Arial"/>
                      <w:b/>
                      <w:bCs/>
                      <w:sz w:val="20"/>
                      <w:szCs w:val="20"/>
                    </w:rPr>
                    <w:t>Capacidad</w:t>
                  </w:r>
                </w:p>
              </w:tc>
              <w:tc>
                <w:tcPr>
                  <w:tcW w:w="1701" w:type="dxa"/>
                  <w:gridSpan w:val="3"/>
                </w:tcPr>
                <w:p w14:paraId="0C0ED8AB" w14:textId="77777777" w:rsidR="00CF32F8" w:rsidRDefault="00CF32F8" w:rsidP="00CF32F8">
                  <w:pPr>
                    <w:jc w:val="both"/>
                    <w:rPr>
                      <w:rFonts w:ascii="Arial" w:hAnsi="Arial" w:cs="Arial"/>
                      <w:b/>
                      <w:bCs/>
                      <w:sz w:val="20"/>
                      <w:szCs w:val="20"/>
                    </w:rPr>
                  </w:pPr>
                </w:p>
              </w:tc>
              <w:tc>
                <w:tcPr>
                  <w:tcW w:w="1559" w:type="dxa"/>
                </w:tcPr>
                <w:p w14:paraId="309ADF4E" w14:textId="77777777" w:rsidR="00CF32F8" w:rsidRDefault="00CF32F8" w:rsidP="00CF32F8">
                  <w:pPr>
                    <w:jc w:val="both"/>
                    <w:rPr>
                      <w:rFonts w:ascii="Arial" w:hAnsi="Arial" w:cs="Arial"/>
                      <w:b/>
                      <w:bCs/>
                      <w:sz w:val="20"/>
                      <w:szCs w:val="20"/>
                    </w:rPr>
                  </w:pPr>
                </w:p>
              </w:tc>
              <w:tc>
                <w:tcPr>
                  <w:tcW w:w="1984" w:type="dxa"/>
                  <w:gridSpan w:val="2"/>
                </w:tcPr>
                <w:p w14:paraId="40757C3E" w14:textId="77777777" w:rsidR="00CF32F8" w:rsidRDefault="00CF32F8" w:rsidP="00CF32F8">
                  <w:pPr>
                    <w:jc w:val="both"/>
                    <w:rPr>
                      <w:rFonts w:ascii="Arial" w:hAnsi="Arial" w:cs="Arial"/>
                      <w:b/>
                      <w:bCs/>
                      <w:sz w:val="20"/>
                      <w:szCs w:val="20"/>
                    </w:rPr>
                  </w:pPr>
                </w:p>
              </w:tc>
              <w:tc>
                <w:tcPr>
                  <w:tcW w:w="1690" w:type="dxa"/>
                  <w:gridSpan w:val="2"/>
                </w:tcPr>
                <w:p w14:paraId="762C263F" w14:textId="77777777" w:rsidR="00CF32F8" w:rsidRDefault="00CF32F8" w:rsidP="00CF32F8">
                  <w:pPr>
                    <w:jc w:val="both"/>
                    <w:rPr>
                      <w:rFonts w:ascii="Arial" w:hAnsi="Arial" w:cs="Arial"/>
                      <w:b/>
                      <w:bCs/>
                      <w:sz w:val="20"/>
                      <w:szCs w:val="20"/>
                    </w:rPr>
                  </w:pPr>
                </w:p>
              </w:tc>
            </w:tr>
            <w:tr w:rsidR="00CF32F8" w14:paraId="7BB78AB9" w14:textId="77777777" w:rsidTr="00C05B53">
              <w:trPr>
                <w:trHeight w:val="281"/>
                <w:jc w:val="center"/>
              </w:trPr>
              <w:tc>
                <w:tcPr>
                  <w:tcW w:w="2392" w:type="dxa"/>
                </w:tcPr>
                <w:p w14:paraId="7D7C57BA" w14:textId="77777777" w:rsidR="00CF32F8" w:rsidRDefault="00CF32F8" w:rsidP="00CF32F8">
                  <w:pPr>
                    <w:jc w:val="both"/>
                    <w:rPr>
                      <w:rFonts w:ascii="Arial" w:hAnsi="Arial" w:cs="Arial"/>
                      <w:b/>
                      <w:bCs/>
                      <w:sz w:val="20"/>
                      <w:szCs w:val="20"/>
                    </w:rPr>
                  </w:pPr>
                  <w:r>
                    <w:rPr>
                      <w:rFonts w:ascii="Arial" w:hAnsi="Arial" w:cs="Arial"/>
                      <w:b/>
                      <w:bCs/>
                      <w:sz w:val="20"/>
                      <w:szCs w:val="20"/>
                    </w:rPr>
                    <w:t>Impacto consecuencial</w:t>
                  </w:r>
                </w:p>
              </w:tc>
              <w:tc>
                <w:tcPr>
                  <w:tcW w:w="1701" w:type="dxa"/>
                  <w:gridSpan w:val="3"/>
                </w:tcPr>
                <w:p w14:paraId="263E69EA" w14:textId="77777777" w:rsidR="00CF32F8" w:rsidRDefault="00CF32F8" w:rsidP="00CF32F8">
                  <w:pPr>
                    <w:jc w:val="both"/>
                    <w:rPr>
                      <w:rFonts w:ascii="Arial" w:hAnsi="Arial" w:cs="Arial"/>
                      <w:b/>
                      <w:bCs/>
                      <w:sz w:val="20"/>
                      <w:szCs w:val="20"/>
                    </w:rPr>
                  </w:pPr>
                </w:p>
              </w:tc>
              <w:tc>
                <w:tcPr>
                  <w:tcW w:w="1559" w:type="dxa"/>
                </w:tcPr>
                <w:p w14:paraId="43720CDA" w14:textId="77777777" w:rsidR="00CF32F8" w:rsidRDefault="00CF32F8" w:rsidP="00CF32F8">
                  <w:pPr>
                    <w:jc w:val="both"/>
                    <w:rPr>
                      <w:rFonts w:ascii="Arial" w:hAnsi="Arial" w:cs="Arial"/>
                      <w:b/>
                      <w:bCs/>
                      <w:sz w:val="20"/>
                      <w:szCs w:val="20"/>
                    </w:rPr>
                  </w:pPr>
                </w:p>
              </w:tc>
              <w:tc>
                <w:tcPr>
                  <w:tcW w:w="1984" w:type="dxa"/>
                  <w:gridSpan w:val="2"/>
                </w:tcPr>
                <w:p w14:paraId="0963CEAE" w14:textId="77777777" w:rsidR="00CF32F8" w:rsidRDefault="00CF32F8" w:rsidP="00CF32F8">
                  <w:pPr>
                    <w:jc w:val="both"/>
                    <w:rPr>
                      <w:rFonts w:ascii="Arial" w:hAnsi="Arial" w:cs="Arial"/>
                      <w:b/>
                      <w:bCs/>
                      <w:sz w:val="20"/>
                      <w:szCs w:val="20"/>
                    </w:rPr>
                  </w:pPr>
                </w:p>
              </w:tc>
              <w:tc>
                <w:tcPr>
                  <w:tcW w:w="1690" w:type="dxa"/>
                  <w:gridSpan w:val="2"/>
                </w:tcPr>
                <w:p w14:paraId="54FCA7A0" w14:textId="77777777" w:rsidR="00CF32F8" w:rsidRDefault="00CF32F8" w:rsidP="00CF32F8">
                  <w:pPr>
                    <w:jc w:val="both"/>
                    <w:rPr>
                      <w:rFonts w:ascii="Arial" w:hAnsi="Arial" w:cs="Arial"/>
                      <w:b/>
                      <w:bCs/>
                      <w:sz w:val="20"/>
                      <w:szCs w:val="20"/>
                    </w:rPr>
                  </w:pPr>
                </w:p>
              </w:tc>
            </w:tr>
            <w:tr w:rsidR="00CF32F8" w14:paraId="2494CDFD" w14:textId="77777777" w:rsidTr="00C05B53">
              <w:trPr>
                <w:trHeight w:val="281"/>
                <w:jc w:val="center"/>
              </w:trPr>
              <w:tc>
                <w:tcPr>
                  <w:tcW w:w="2392" w:type="dxa"/>
                </w:tcPr>
                <w:p w14:paraId="4B51E719" w14:textId="77777777" w:rsidR="00CF32F8" w:rsidRDefault="00CF32F8" w:rsidP="00CF32F8">
                  <w:pPr>
                    <w:jc w:val="both"/>
                    <w:rPr>
                      <w:rFonts w:ascii="Arial" w:hAnsi="Arial" w:cs="Arial"/>
                      <w:b/>
                      <w:bCs/>
                      <w:sz w:val="20"/>
                      <w:szCs w:val="20"/>
                    </w:rPr>
                  </w:pPr>
                  <w:r>
                    <w:rPr>
                      <w:rFonts w:ascii="Arial" w:hAnsi="Arial" w:cs="Arial"/>
                      <w:b/>
                      <w:bCs/>
                      <w:sz w:val="20"/>
                      <w:szCs w:val="20"/>
                    </w:rPr>
                    <w:t>Contexto Territorial</w:t>
                  </w:r>
                </w:p>
              </w:tc>
              <w:tc>
                <w:tcPr>
                  <w:tcW w:w="1701" w:type="dxa"/>
                  <w:gridSpan w:val="3"/>
                </w:tcPr>
                <w:p w14:paraId="201B88B8" w14:textId="77777777" w:rsidR="00CF32F8" w:rsidRDefault="00CF32F8" w:rsidP="00CF32F8">
                  <w:pPr>
                    <w:jc w:val="both"/>
                    <w:rPr>
                      <w:rFonts w:ascii="Arial" w:hAnsi="Arial" w:cs="Arial"/>
                      <w:b/>
                      <w:bCs/>
                      <w:sz w:val="20"/>
                      <w:szCs w:val="20"/>
                    </w:rPr>
                  </w:pPr>
                </w:p>
              </w:tc>
              <w:tc>
                <w:tcPr>
                  <w:tcW w:w="1559" w:type="dxa"/>
                </w:tcPr>
                <w:p w14:paraId="5B58BE21" w14:textId="77777777" w:rsidR="00CF32F8" w:rsidRDefault="00CF32F8" w:rsidP="00CF32F8">
                  <w:pPr>
                    <w:jc w:val="both"/>
                    <w:rPr>
                      <w:rFonts w:ascii="Arial" w:hAnsi="Arial" w:cs="Arial"/>
                      <w:b/>
                      <w:bCs/>
                      <w:sz w:val="20"/>
                      <w:szCs w:val="20"/>
                    </w:rPr>
                  </w:pPr>
                </w:p>
              </w:tc>
              <w:tc>
                <w:tcPr>
                  <w:tcW w:w="1984" w:type="dxa"/>
                  <w:gridSpan w:val="2"/>
                </w:tcPr>
                <w:p w14:paraId="7682D62C" w14:textId="77777777" w:rsidR="00CF32F8" w:rsidRDefault="00CF32F8" w:rsidP="00CF32F8">
                  <w:pPr>
                    <w:jc w:val="both"/>
                    <w:rPr>
                      <w:rFonts w:ascii="Arial" w:hAnsi="Arial" w:cs="Arial"/>
                      <w:b/>
                      <w:bCs/>
                      <w:sz w:val="20"/>
                      <w:szCs w:val="20"/>
                    </w:rPr>
                  </w:pPr>
                </w:p>
              </w:tc>
              <w:tc>
                <w:tcPr>
                  <w:tcW w:w="1690" w:type="dxa"/>
                  <w:gridSpan w:val="2"/>
                </w:tcPr>
                <w:p w14:paraId="145F3C31" w14:textId="77777777" w:rsidR="00CF32F8" w:rsidRDefault="00CF32F8" w:rsidP="00CF32F8">
                  <w:pPr>
                    <w:jc w:val="both"/>
                    <w:rPr>
                      <w:rFonts w:ascii="Arial" w:hAnsi="Arial" w:cs="Arial"/>
                      <w:b/>
                      <w:bCs/>
                      <w:sz w:val="20"/>
                      <w:szCs w:val="20"/>
                    </w:rPr>
                  </w:pPr>
                </w:p>
              </w:tc>
            </w:tr>
          </w:tbl>
          <w:p w14:paraId="396A9434" w14:textId="77777777" w:rsidR="0047128D" w:rsidRDefault="0047128D" w:rsidP="00C05B53">
            <w:pPr>
              <w:jc w:val="both"/>
              <w:rPr>
                <w:rFonts w:ascii="Arial" w:hAnsi="Arial" w:cs="Arial"/>
                <w:sz w:val="20"/>
                <w:szCs w:val="20"/>
              </w:rPr>
            </w:pPr>
          </w:p>
          <w:tbl>
            <w:tblPr>
              <w:tblStyle w:val="Tablaconcuadrcula"/>
              <w:tblW w:w="0" w:type="auto"/>
              <w:jc w:val="center"/>
              <w:tblLook w:val="04A0" w:firstRow="1" w:lastRow="0" w:firstColumn="1" w:lastColumn="0" w:noHBand="0" w:noVBand="1"/>
            </w:tblPr>
            <w:tblGrid>
              <w:gridCol w:w="2392"/>
              <w:gridCol w:w="960"/>
              <w:gridCol w:w="584"/>
              <w:gridCol w:w="157"/>
              <w:gridCol w:w="1559"/>
              <w:gridCol w:w="535"/>
              <w:gridCol w:w="1449"/>
              <w:gridCol w:w="1016"/>
              <w:gridCol w:w="674"/>
            </w:tblGrid>
            <w:tr w:rsidR="00CF32F8" w14:paraId="5EF02EC7" w14:textId="77777777" w:rsidTr="00C05B53">
              <w:trPr>
                <w:trHeight w:val="192"/>
                <w:jc w:val="center"/>
              </w:trPr>
              <w:tc>
                <w:tcPr>
                  <w:tcW w:w="9326" w:type="dxa"/>
                  <w:gridSpan w:val="9"/>
                  <w:shd w:val="clear" w:color="auto" w:fill="808080" w:themeFill="background1" w:themeFillShade="80"/>
                </w:tcPr>
                <w:p w14:paraId="7FD30EEA" w14:textId="4E836DBB" w:rsidR="00CF32F8" w:rsidRPr="008E4EA0" w:rsidRDefault="00CF32F8" w:rsidP="00CF32F8">
                  <w:pPr>
                    <w:jc w:val="center"/>
                    <w:rPr>
                      <w:rFonts w:ascii="Arial" w:hAnsi="Arial" w:cs="Arial"/>
                      <w:b/>
                      <w:bCs/>
                      <w:sz w:val="20"/>
                      <w:szCs w:val="20"/>
                    </w:rPr>
                  </w:pPr>
                  <w:r w:rsidRPr="008E4EA0">
                    <w:rPr>
                      <w:rFonts w:ascii="Arial" w:hAnsi="Arial" w:cs="Arial"/>
                      <w:b/>
                      <w:bCs/>
                      <w:color w:val="FFFFFF" w:themeColor="background1"/>
                      <w:sz w:val="20"/>
                      <w:szCs w:val="20"/>
                    </w:rPr>
                    <w:t>VERIFICACIÓN #</w:t>
                  </w:r>
                  <w:r>
                    <w:rPr>
                      <w:rFonts w:ascii="Arial" w:hAnsi="Arial" w:cs="Arial"/>
                      <w:b/>
                      <w:bCs/>
                      <w:color w:val="FFFFFF" w:themeColor="background1"/>
                      <w:sz w:val="20"/>
                      <w:szCs w:val="20"/>
                    </w:rPr>
                    <w:t>4</w:t>
                  </w:r>
                </w:p>
              </w:tc>
            </w:tr>
            <w:tr w:rsidR="00CF32F8" w14:paraId="7E67FB3A" w14:textId="77777777" w:rsidTr="00C05B53">
              <w:trPr>
                <w:trHeight w:val="216"/>
                <w:jc w:val="center"/>
              </w:trPr>
              <w:tc>
                <w:tcPr>
                  <w:tcW w:w="9326" w:type="dxa"/>
                  <w:gridSpan w:val="9"/>
                </w:tcPr>
                <w:p w14:paraId="3F3F673A" w14:textId="77777777" w:rsidR="00CF32F8" w:rsidRPr="004E0B50" w:rsidRDefault="00CF32F8" w:rsidP="00CF32F8">
                  <w:pPr>
                    <w:jc w:val="both"/>
                    <w:rPr>
                      <w:rFonts w:ascii="Arial" w:hAnsi="Arial" w:cs="Arial"/>
                      <w:b/>
                      <w:bCs/>
                      <w:sz w:val="20"/>
                      <w:szCs w:val="20"/>
                    </w:rPr>
                  </w:pPr>
                  <w:r w:rsidRPr="004E0B50">
                    <w:rPr>
                      <w:rFonts w:ascii="Arial" w:hAnsi="Arial" w:cs="Arial"/>
                      <w:b/>
                      <w:bCs/>
                      <w:sz w:val="20"/>
                      <w:szCs w:val="20"/>
                    </w:rPr>
                    <w:t>Fuentes de verificación</w:t>
                  </w:r>
                </w:p>
              </w:tc>
            </w:tr>
            <w:tr w:rsidR="00CF32F8" w14:paraId="0F81E209" w14:textId="77777777" w:rsidTr="00C05B53">
              <w:trPr>
                <w:trHeight w:val="552"/>
                <w:jc w:val="center"/>
              </w:trPr>
              <w:tc>
                <w:tcPr>
                  <w:tcW w:w="3352" w:type="dxa"/>
                  <w:gridSpan w:val="2"/>
                </w:tcPr>
                <w:p w14:paraId="761DD422" w14:textId="77777777" w:rsidR="00CF32F8" w:rsidRPr="004E0B50" w:rsidRDefault="00CF32F8" w:rsidP="00CF32F8">
                  <w:pPr>
                    <w:jc w:val="both"/>
                    <w:rPr>
                      <w:rFonts w:ascii="Arial" w:hAnsi="Arial" w:cs="Arial"/>
                      <w:b/>
                      <w:bCs/>
                      <w:sz w:val="20"/>
                      <w:szCs w:val="20"/>
                    </w:rPr>
                  </w:pPr>
                  <w:r w:rsidRPr="004E0B50">
                    <w:rPr>
                      <w:rFonts w:ascii="Arial" w:hAnsi="Arial" w:cs="Arial"/>
                      <w:b/>
                      <w:bCs/>
                      <w:sz w:val="20"/>
                      <w:szCs w:val="20"/>
                    </w:rPr>
                    <w:t>Terceros</w:t>
                  </w:r>
                </w:p>
              </w:tc>
              <w:tc>
                <w:tcPr>
                  <w:tcW w:w="584" w:type="dxa"/>
                </w:tcPr>
                <w:p w14:paraId="71600420" w14:textId="77777777" w:rsidR="00CF32F8" w:rsidRPr="004E0B50" w:rsidRDefault="00CF32F8" w:rsidP="00CF32F8">
                  <w:pPr>
                    <w:jc w:val="both"/>
                    <w:rPr>
                      <w:rFonts w:ascii="Arial" w:hAnsi="Arial" w:cs="Arial"/>
                      <w:b/>
                      <w:bCs/>
                      <w:sz w:val="20"/>
                      <w:szCs w:val="20"/>
                    </w:rPr>
                  </w:pPr>
                </w:p>
              </w:tc>
              <w:tc>
                <w:tcPr>
                  <w:tcW w:w="4716" w:type="dxa"/>
                  <w:gridSpan w:val="5"/>
                </w:tcPr>
                <w:p w14:paraId="0B8B2F7F" w14:textId="77777777" w:rsidR="00CF32F8" w:rsidRPr="004E0B50" w:rsidRDefault="00CF32F8" w:rsidP="00CF32F8">
                  <w:pPr>
                    <w:jc w:val="both"/>
                    <w:rPr>
                      <w:rFonts w:ascii="Arial" w:hAnsi="Arial" w:cs="Arial"/>
                      <w:b/>
                      <w:bCs/>
                      <w:sz w:val="20"/>
                      <w:szCs w:val="20"/>
                    </w:rPr>
                  </w:pPr>
                  <w:r w:rsidRPr="004E0B50">
                    <w:rPr>
                      <w:rFonts w:ascii="Arial" w:hAnsi="Arial" w:cs="Arial"/>
                      <w:b/>
                      <w:bCs/>
                      <w:sz w:val="20"/>
                      <w:szCs w:val="20"/>
                    </w:rPr>
                    <w:t>ONG</w:t>
                  </w:r>
                </w:p>
              </w:tc>
              <w:tc>
                <w:tcPr>
                  <w:tcW w:w="674" w:type="dxa"/>
                </w:tcPr>
                <w:p w14:paraId="75A9D5F4" w14:textId="77777777" w:rsidR="00CF32F8" w:rsidRPr="004E0B50" w:rsidRDefault="00CF32F8" w:rsidP="00CF32F8">
                  <w:pPr>
                    <w:jc w:val="both"/>
                    <w:rPr>
                      <w:rFonts w:ascii="Arial" w:hAnsi="Arial" w:cs="Arial"/>
                      <w:b/>
                      <w:bCs/>
                      <w:sz w:val="20"/>
                      <w:szCs w:val="20"/>
                    </w:rPr>
                  </w:pPr>
                </w:p>
              </w:tc>
            </w:tr>
            <w:tr w:rsidR="00CF32F8" w14:paraId="32CA54B7" w14:textId="77777777" w:rsidTr="00C05B53">
              <w:trPr>
                <w:trHeight w:val="552"/>
                <w:jc w:val="center"/>
              </w:trPr>
              <w:tc>
                <w:tcPr>
                  <w:tcW w:w="3352" w:type="dxa"/>
                  <w:gridSpan w:val="2"/>
                </w:tcPr>
                <w:p w14:paraId="04C9386F" w14:textId="77777777" w:rsidR="00CF32F8" w:rsidRPr="004E0B50" w:rsidRDefault="00CF32F8" w:rsidP="00CF32F8">
                  <w:pPr>
                    <w:jc w:val="both"/>
                    <w:rPr>
                      <w:rFonts w:ascii="Arial" w:hAnsi="Arial" w:cs="Arial"/>
                      <w:b/>
                      <w:bCs/>
                      <w:sz w:val="20"/>
                      <w:szCs w:val="20"/>
                    </w:rPr>
                  </w:pPr>
                  <w:r w:rsidRPr="004E0B50">
                    <w:rPr>
                      <w:rFonts w:ascii="Arial" w:hAnsi="Arial" w:cs="Arial"/>
                      <w:b/>
                      <w:bCs/>
                      <w:sz w:val="20"/>
                      <w:szCs w:val="20"/>
                    </w:rPr>
                    <w:t>Institución del Estado Colombiano</w:t>
                  </w:r>
                </w:p>
              </w:tc>
              <w:tc>
                <w:tcPr>
                  <w:tcW w:w="584" w:type="dxa"/>
                </w:tcPr>
                <w:p w14:paraId="3686A08A" w14:textId="77777777" w:rsidR="00CF32F8" w:rsidRPr="004E0B50" w:rsidRDefault="00CF32F8" w:rsidP="00CF32F8">
                  <w:pPr>
                    <w:jc w:val="both"/>
                    <w:rPr>
                      <w:rFonts w:ascii="Arial" w:hAnsi="Arial" w:cs="Arial"/>
                      <w:b/>
                      <w:bCs/>
                      <w:sz w:val="20"/>
                      <w:szCs w:val="20"/>
                    </w:rPr>
                  </w:pPr>
                </w:p>
              </w:tc>
              <w:tc>
                <w:tcPr>
                  <w:tcW w:w="4716" w:type="dxa"/>
                  <w:gridSpan w:val="5"/>
                </w:tcPr>
                <w:p w14:paraId="65C99A08" w14:textId="77777777" w:rsidR="00CF32F8" w:rsidRPr="004E0B50" w:rsidRDefault="00CF32F8" w:rsidP="00CF32F8">
                  <w:pPr>
                    <w:jc w:val="both"/>
                    <w:rPr>
                      <w:rFonts w:ascii="Arial" w:hAnsi="Arial" w:cs="Arial"/>
                      <w:b/>
                      <w:bCs/>
                      <w:sz w:val="20"/>
                      <w:szCs w:val="20"/>
                    </w:rPr>
                  </w:pPr>
                  <w:r w:rsidRPr="004E0B50">
                    <w:rPr>
                      <w:rFonts w:ascii="Arial" w:hAnsi="Arial" w:cs="Arial"/>
                      <w:b/>
                      <w:bCs/>
                      <w:sz w:val="20"/>
                      <w:szCs w:val="20"/>
                    </w:rPr>
                    <w:t>Organización Internacional</w:t>
                  </w:r>
                </w:p>
              </w:tc>
              <w:tc>
                <w:tcPr>
                  <w:tcW w:w="674" w:type="dxa"/>
                </w:tcPr>
                <w:p w14:paraId="02272530" w14:textId="77777777" w:rsidR="00CF32F8" w:rsidRPr="004E0B50" w:rsidRDefault="00CF32F8" w:rsidP="00CF32F8">
                  <w:pPr>
                    <w:jc w:val="both"/>
                    <w:rPr>
                      <w:rFonts w:ascii="Arial" w:hAnsi="Arial" w:cs="Arial"/>
                      <w:b/>
                      <w:bCs/>
                      <w:sz w:val="20"/>
                      <w:szCs w:val="20"/>
                    </w:rPr>
                  </w:pPr>
                </w:p>
              </w:tc>
            </w:tr>
            <w:tr w:rsidR="00CF32F8" w14:paraId="36F15689" w14:textId="77777777" w:rsidTr="00C05B53">
              <w:trPr>
                <w:trHeight w:val="552"/>
                <w:jc w:val="center"/>
              </w:trPr>
              <w:tc>
                <w:tcPr>
                  <w:tcW w:w="3352" w:type="dxa"/>
                  <w:gridSpan w:val="2"/>
                </w:tcPr>
                <w:p w14:paraId="1720C5C1" w14:textId="77777777" w:rsidR="00CF32F8" w:rsidRPr="004E0B50" w:rsidRDefault="00CF32F8" w:rsidP="00CF32F8">
                  <w:pPr>
                    <w:jc w:val="both"/>
                    <w:rPr>
                      <w:rFonts w:ascii="Arial" w:hAnsi="Arial" w:cs="Arial"/>
                      <w:b/>
                      <w:bCs/>
                      <w:sz w:val="20"/>
                      <w:szCs w:val="20"/>
                    </w:rPr>
                  </w:pPr>
                  <w:r w:rsidRPr="004E0B50">
                    <w:rPr>
                      <w:rFonts w:ascii="Arial" w:hAnsi="Arial" w:cs="Arial"/>
                      <w:b/>
                      <w:bCs/>
                      <w:sz w:val="20"/>
                      <w:szCs w:val="20"/>
                    </w:rPr>
                    <w:t>No reporta</w:t>
                  </w:r>
                </w:p>
              </w:tc>
              <w:tc>
                <w:tcPr>
                  <w:tcW w:w="584" w:type="dxa"/>
                </w:tcPr>
                <w:p w14:paraId="5F4F3C5A" w14:textId="77777777" w:rsidR="00CF32F8" w:rsidRPr="004E0B50" w:rsidRDefault="00CF32F8" w:rsidP="00CF32F8">
                  <w:pPr>
                    <w:jc w:val="both"/>
                    <w:rPr>
                      <w:rFonts w:ascii="Arial" w:hAnsi="Arial" w:cs="Arial"/>
                      <w:b/>
                      <w:bCs/>
                      <w:sz w:val="20"/>
                      <w:szCs w:val="20"/>
                    </w:rPr>
                  </w:pPr>
                </w:p>
              </w:tc>
              <w:tc>
                <w:tcPr>
                  <w:tcW w:w="2251" w:type="dxa"/>
                  <w:gridSpan w:val="3"/>
                </w:tcPr>
                <w:p w14:paraId="7DCB2E38" w14:textId="77777777" w:rsidR="00CF32F8" w:rsidRPr="004E0B50" w:rsidRDefault="00CF32F8" w:rsidP="00CF32F8">
                  <w:pPr>
                    <w:jc w:val="both"/>
                    <w:rPr>
                      <w:rFonts w:ascii="Arial" w:hAnsi="Arial" w:cs="Arial"/>
                      <w:b/>
                      <w:bCs/>
                      <w:sz w:val="20"/>
                      <w:szCs w:val="20"/>
                    </w:rPr>
                  </w:pPr>
                  <w:r w:rsidRPr="004E0B50">
                    <w:rPr>
                      <w:rFonts w:ascii="Arial" w:hAnsi="Arial" w:cs="Arial"/>
                      <w:b/>
                      <w:bCs/>
                      <w:sz w:val="20"/>
                      <w:szCs w:val="20"/>
                    </w:rPr>
                    <w:t>Nombre de la fuente de verificación</w:t>
                  </w:r>
                </w:p>
              </w:tc>
              <w:tc>
                <w:tcPr>
                  <w:tcW w:w="3139" w:type="dxa"/>
                  <w:gridSpan w:val="3"/>
                </w:tcPr>
                <w:p w14:paraId="76B91F43" w14:textId="77777777" w:rsidR="00CF32F8" w:rsidRPr="004E0B50" w:rsidRDefault="00CF32F8" w:rsidP="00CF32F8">
                  <w:pPr>
                    <w:jc w:val="both"/>
                    <w:rPr>
                      <w:rFonts w:ascii="Arial" w:hAnsi="Arial" w:cs="Arial"/>
                      <w:b/>
                      <w:bCs/>
                      <w:sz w:val="20"/>
                      <w:szCs w:val="20"/>
                    </w:rPr>
                  </w:pPr>
                </w:p>
              </w:tc>
            </w:tr>
            <w:tr w:rsidR="00CF32F8" w14:paraId="624390C2" w14:textId="77777777" w:rsidTr="00C05B53">
              <w:trPr>
                <w:trHeight w:val="355"/>
                <w:jc w:val="center"/>
              </w:trPr>
              <w:tc>
                <w:tcPr>
                  <w:tcW w:w="9326" w:type="dxa"/>
                  <w:gridSpan w:val="9"/>
                </w:tcPr>
                <w:p w14:paraId="63918FB9" w14:textId="77777777" w:rsidR="00CF32F8" w:rsidRPr="004E0B50" w:rsidRDefault="00CF32F8" w:rsidP="00CF32F8">
                  <w:pPr>
                    <w:jc w:val="both"/>
                    <w:rPr>
                      <w:rFonts w:ascii="Arial" w:hAnsi="Arial" w:cs="Arial"/>
                      <w:b/>
                      <w:bCs/>
                      <w:sz w:val="20"/>
                      <w:szCs w:val="20"/>
                    </w:rPr>
                  </w:pPr>
                  <w:r w:rsidRPr="004E0B50">
                    <w:rPr>
                      <w:rFonts w:ascii="Arial" w:hAnsi="Arial" w:cs="Arial"/>
                      <w:b/>
                      <w:bCs/>
                      <w:sz w:val="20"/>
                      <w:szCs w:val="20"/>
                    </w:rPr>
                    <w:t>Sinopsis de la verificación</w:t>
                  </w:r>
                </w:p>
              </w:tc>
            </w:tr>
            <w:tr w:rsidR="00CF32F8" w14:paraId="2F18CEA9" w14:textId="77777777" w:rsidTr="00C05B53">
              <w:trPr>
                <w:trHeight w:val="1408"/>
                <w:jc w:val="center"/>
              </w:trPr>
              <w:tc>
                <w:tcPr>
                  <w:tcW w:w="9326" w:type="dxa"/>
                  <w:gridSpan w:val="9"/>
                </w:tcPr>
                <w:p w14:paraId="55155989" w14:textId="77777777" w:rsidR="00CF32F8" w:rsidRDefault="00CF32F8" w:rsidP="00CF32F8">
                  <w:pPr>
                    <w:jc w:val="both"/>
                    <w:rPr>
                      <w:rFonts w:ascii="Arial" w:hAnsi="Arial" w:cs="Arial"/>
                      <w:sz w:val="20"/>
                      <w:szCs w:val="20"/>
                    </w:rPr>
                  </w:pPr>
                </w:p>
              </w:tc>
            </w:tr>
            <w:tr w:rsidR="00CF32F8" w14:paraId="1FBBE043" w14:textId="77777777" w:rsidTr="00C05B53">
              <w:trPr>
                <w:trHeight w:val="281"/>
                <w:jc w:val="center"/>
              </w:trPr>
              <w:tc>
                <w:tcPr>
                  <w:tcW w:w="9326" w:type="dxa"/>
                  <w:gridSpan w:val="9"/>
                </w:tcPr>
                <w:p w14:paraId="65BD06D4" w14:textId="77777777" w:rsidR="00CF32F8" w:rsidRPr="00605CE2" w:rsidRDefault="00CF32F8" w:rsidP="00CF32F8">
                  <w:pPr>
                    <w:jc w:val="both"/>
                    <w:rPr>
                      <w:rFonts w:ascii="Arial" w:hAnsi="Arial" w:cs="Arial"/>
                      <w:b/>
                      <w:bCs/>
                      <w:sz w:val="20"/>
                      <w:szCs w:val="20"/>
                    </w:rPr>
                  </w:pPr>
                  <w:r w:rsidRPr="483818D9">
                    <w:rPr>
                      <w:rFonts w:ascii="Arial" w:hAnsi="Arial" w:cs="Arial"/>
                      <w:b/>
                      <w:bCs/>
                      <w:sz w:val="20"/>
                      <w:szCs w:val="20"/>
                    </w:rPr>
                    <w:t>Categorías</w:t>
                  </w:r>
                  <w:r>
                    <w:rPr>
                      <w:rFonts w:ascii="Arial" w:hAnsi="Arial" w:cs="Arial"/>
                      <w:b/>
                      <w:bCs/>
                      <w:sz w:val="20"/>
                      <w:szCs w:val="20"/>
                    </w:rPr>
                    <w:t xml:space="preserve"> para evaluar la información (Solo lo d</w:t>
                  </w:r>
                  <w:r w:rsidRPr="00605CE2">
                    <w:rPr>
                      <w:rFonts w:ascii="Arial" w:hAnsi="Arial" w:cs="Arial"/>
                      <w:b/>
                      <w:bCs/>
                      <w:sz w:val="20"/>
                      <w:szCs w:val="20"/>
                    </w:rPr>
                    <w:t xml:space="preserve">iligencia </w:t>
                  </w:r>
                  <w:r>
                    <w:rPr>
                      <w:rFonts w:ascii="Arial" w:hAnsi="Arial" w:cs="Arial"/>
                      <w:b/>
                      <w:bCs/>
                      <w:sz w:val="20"/>
                      <w:szCs w:val="20"/>
                    </w:rPr>
                    <w:t xml:space="preserve">el equipo de </w:t>
                  </w:r>
                  <w:r w:rsidRPr="00605CE2">
                    <w:rPr>
                      <w:rFonts w:ascii="Arial" w:hAnsi="Arial" w:cs="Arial"/>
                      <w:b/>
                      <w:bCs/>
                      <w:sz w:val="20"/>
                      <w:szCs w:val="20"/>
                    </w:rPr>
                    <w:t>Calidad</w:t>
                  </w:r>
                  <w:r>
                    <w:rPr>
                      <w:rFonts w:ascii="Arial" w:hAnsi="Arial" w:cs="Arial"/>
                      <w:b/>
                      <w:bCs/>
                      <w:sz w:val="20"/>
                      <w:szCs w:val="20"/>
                    </w:rPr>
                    <w:t>)</w:t>
                  </w:r>
                </w:p>
              </w:tc>
            </w:tr>
            <w:tr w:rsidR="00CF32F8" w14:paraId="536161A3" w14:textId="77777777" w:rsidTr="00C05B53">
              <w:trPr>
                <w:trHeight w:val="281"/>
                <w:jc w:val="center"/>
              </w:trPr>
              <w:tc>
                <w:tcPr>
                  <w:tcW w:w="2392" w:type="dxa"/>
                </w:tcPr>
                <w:p w14:paraId="05973DBD" w14:textId="77777777" w:rsidR="00CF32F8" w:rsidRDefault="00CF32F8" w:rsidP="00CF32F8">
                  <w:pPr>
                    <w:jc w:val="both"/>
                    <w:rPr>
                      <w:rFonts w:ascii="Arial" w:hAnsi="Arial" w:cs="Arial"/>
                      <w:b/>
                      <w:bCs/>
                      <w:sz w:val="20"/>
                      <w:szCs w:val="20"/>
                    </w:rPr>
                  </w:pPr>
                  <w:r>
                    <w:rPr>
                      <w:rFonts w:ascii="Arial" w:hAnsi="Arial" w:cs="Arial"/>
                      <w:b/>
                      <w:bCs/>
                      <w:sz w:val="20"/>
                      <w:szCs w:val="20"/>
                    </w:rPr>
                    <w:t>Vector</w:t>
                  </w:r>
                </w:p>
              </w:tc>
              <w:tc>
                <w:tcPr>
                  <w:tcW w:w="1701" w:type="dxa"/>
                  <w:gridSpan w:val="3"/>
                </w:tcPr>
                <w:p w14:paraId="16283582" w14:textId="77777777" w:rsidR="00CF32F8" w:rsidRDefault="00CF32F8" w:rsidP="00CF32F8">
                  <w:pPr>
                    <w:jc w:val="both"/>
                    <w:rPr>
                      <w:rFonts w:ascii="Arial" w:hAnsi="Arial" w:cs="Arial"/>
                      <w:b/>
                      <w:bCs/>
                      <w:sz w:val="20"/>
                      <w:szCs w:val="20"/>
                    </w:rPr>
                  </w:pPr>
                  <w:r>
                    <w:rPr>
                      <w:rFonts w:ascii="Arial" w:hAnsi="Arial" w:cs="Arial"/>
                      <w:b/>
                      <w:bCs/>
                      <w:sz w:val="20"/>
                      <w:szCs w:val="20"/>
                    </w:rPr>
                    <w:t>Relevante</w:t>
                  </w:r>
                </w:p>
              </w:tc>
              <w:tc>
                <w:tcPr>
                  <w:tcW w:w="1559" w:type="dxa"/>
                </w:tcPr>
                <w:p w14:paraId="1F997865" w14:textId="77777777" w:rsidR="00CF32F8" w:rsidRDefault="00CF32F8" w:rsidP="00CF32F8">
                  <w:pPr>
                    <w:jc w:val="both"/>
                    <w:rPr>
                      <w:rFonts w:ascii="Arial" w:hAnsi="Arial" w:cs="Arial"/>
                      <w:b/>
                      <w:bCs/>
                      <w:sz w:val="20"/>
                      <w:szCs w:val="20"/>
                    </w:rPr>
                  </w:pPr>
                  <w:r>
                    <w:rPr>
                      <w:rFonts w:ascii="Arial" w:hAnsi="Arial" w:cs="Arial"/>
                      <w:b/>
                      <w:bCs/>
                      <w:sz w:val="20"/>
                      <w:szCs w:val="20"/>
                    </w:rPr>
                    <w:t>No relevante</w:t>
                  </w:r>
                </w:p>
              </w:tc>
              <w:tc>
                <w:tcPr>
                  <w:tcW w:w="1984" w:type="dxa"/>
                  <w:gridSpan w:val="2"/>
                </w:tcPr>
                <w:p w14:paraId="5DAC8F0F" w14:textId="77777777" w:rsidR="00CF32F8" w:rsidRDefault="00CF32F8" w:rsidP="00CF32F8">
                  <w:pPr>
                    <w:jc w:val="both"/>
                    <w:rPr>
                      <w:rFonts w:ascii="Arial" w:hAnsi="Arial" w:cs="Arial"/>
                      <w:b/>
                      <w:bCs/>
                      <w:sz w:val="20"/>
                      <w:szCs w:val="20"/>
                    </w:rPr>
                  </w:pPr>
                  <w:r>
                    <w:rPr>
                      <w:rFonts w:ascii="Arial" w:hAnsi="Arial" w:cs="Arial"/>
                      <w:b/>
                      <w:bCs/>
                      <w:sz w:val="20"/>
                      <w:szCs w:val="20"/>
                    </w:rPr>
                    <w:t>No proporcionada</w:t>
                  </w:r>
                </w:p>
              </w:tc>
              <w:tc>
                <w:tcPr>
                  <w:tcW w:w="1690" w:type="dxa"/>
                  <w:gridSpan w:val="2"/>
                </w:tcPr>
                <w:p w14:paraId="3FF92085" w14:textId="77777777" w:rsidR="00CF32F8" w:rsidRDefault="00CF32F8" w:rsidP="00CF32F8">
                  <w:pPr>
                    <w:jc w:val="both"/>
                    <w:rPr>
                      <w:rFonts w:ascii="Arial" w:hAnsi="Arial" w:cs="Arial"/>
                      <w:b/>
                      <w:bCs/>
                      <w:sz w:val="20"/>
                      <w:szCs w:val="20"/>
                    </w:rPr>
                  </w:pPr>
                  <w:r>
                    <w:rPr>
                      <w:rFonts w:ascii="Arial" w:hAnsi="Arial" w:cs="Arial"/>
                      <w:b/>
                      <w:bCs/>
                      <w:sz w:val="20"/>
                      <w:szCs w:val="20"/>
                    </w:rPr>
                    <w:t>No aplica</w:t>
                  </w:r>
                </w:p>
              </w:tc>
            </w:tr>
            <w:tr w:rsidR="00CF32F8" w14:paraId="1DB166CB" w14:textId="77777777" w:rsidTr="00C05B53">
              <w:trPr>
                <w:trHeight w:val="281"/>
                <w:jc w:val="center"/>
              </w:trPr>
              <w:tc>
                <w:tcPr>
                  <w:tcW w:w="2392" w:type="dxa"/>
                </w:tcPr>
                <w:p w14:paraId="59EB8374" w14:textId="77777777" w:rsidR="00CF32F8" w:rsidRDefault="00CF32F8" w:rsidP="00CF32F8">
                  <w:pPr>
                    <w:jc w:val="both"/>
                    <w:rPr>
                      <w:rFonts w:ascii="Arial" w:hAnsi="Arial" w:cs="Arial"/>
                      <w:b/>
                      <w:bCs/>
                      <w:sz w:val="20"/>
                      <w:szCs w:val="20"/>
                    </w:rPr>
                  </w:pPr>
                  <w:r>
                    <w:rPr>
                      <w:rFonts w:ascii="Arial" w:hAnsi="Arial" w:cs="Arial"/>
                      <w:b/>
                      <w:bCs/>
                      <w:sz w:val="20"/>
                      <w:szCs w:val="20"/>
                    </w:rPr>
                    <w:t>Perfil Antiguo</w:t>
                  </w:r>
                </w:p>
              </w:tc>
              <w:tc>
                <w:tcPr>
                  <w:tcW w:w="1701" w:type="dxa"/>
                  <w:gridSpan w:val="3"/>
                </w:tcPr>
                <w:p w14:paraId="3B1EDFCB" w14:textId="77777777" w:rsidR="00CF32F8" w:rsidRDefault="00CF32F8" w:rsidP="00CF32F8">
                  <w:pPr>
                    <w:jc w:val="both"/>
                    <w:rPr>
                      <w:rFonts w:ascii="Arial" w:hAnsi="Arial" w:cs="Arial"/>
                      <w:b/>
                      <w:bCs/>
                      <w:sz w:val="20"/>
                      <w:szCs w:val="20"/>
                    </w:rPr>
                  </w:pPr>
                </w:p>
              </w:tc>
              <w:tc>
                <w:tcPr>
                  <w:tcW w:w="1559" w:type="dxa"/>
                </w:tcPr>
                <w:p w14:paraId="2A7C42BE" w14:textId="77777777" w:rsidR="00CF32F8" w:rsidRDefault="00CF32F8" w:rsidP="00CF32F8">
                  <w:pPr>
                    <w:jc w:val="both"/>
                    <w:rPr>
                      <w:rFonts w:ascii="Arial" w:hAnsi="Arial" w:cs="Arial"/>
                      <w:b/>
                      <w:bCs/>
                      <w:sz w:val="20"/>
                      <w:szCs w:val="20"/>
                    </w:rPr>
                  </w:pPr>
                </w:p>
              </w:tc>
              <w:tc>
                <w:tcPr>
                  <w:tcW w:w="1984" w:type="dxa"/>
                  <w:gridSpan w:val="2"/>
                </w:tcPr>
                <w:p w14:paraId="7C193E40" w14:textId="77777777" w:rsidR="00CF32F8" w:rsidRDefault="00CF32F8" w:rsidP="00CF32F8">
                  <w:pPr>
                    <w:jc w:val="both"/>
                    <w:rPr>
                      <w:rFonts w:ascii="Arial" w:hAnsi="Arial" w:cs="Arial"/>
                      <w:b/>
                      <w:bCs/>
                      <w:sz w:val="20"/>
                      <w:szCs w:val="20"/>
                    </w:rPr>
                  </w:pPr>
                </w:p>
              </w:tc>
              <w:tc>
                <w:tcPr>
                  <w:tcW w:w="1690" w:type="dxa"/>
                  <w:gridSpan w:val="2"/>
                </w:tcPr>
                <w:p w14:paraId="6F76052C" w14:textId="77777777" w:rsidR="00CF32F8" w:rsidRDefault="00CF32F8" w:rsidP="00CF32F8">
                  <w:pPr>
                    <w:jc w:val="both"/>
                    <w:rPr>
                      <w:rFonts w:ascii="Arial" w:hAnsi="Arial" w:cs="Arial"/>
                      <w:b/>
                      <w:bCs/>
                      <w:sz w:val="20"/>
                      <w:szCs w:val="20"/>
                    </w:rPr>
                  </w:pPr>
                </w:p>
              </w:tc>
            </w:tr>
            <w:tr w:rsidR="00CF32F8" w14:paraId="035B8BE7" w14:textId="77777777" w:rsidTr="00C05B53">
              <w:trPr>
                <w:trHeight w:val="281"/>
                <w:jc w:val="center"/>
              </w:trPr>
              <w:tc>
                <w:tcPr>
                  <w:tcW w:w="2392" w:type="dxa"/>
                </w:tcPr>
                <w:p w14:paraId="39C12C53" w14:textId="77777777" w:rsidR="00CF32F8" w:rsidRDefault="00CF32F8" w:rsidP="00CF32F8">
                  <w:pPr>
                    <w:jc w:val="both"/>
                    <w:rPr>
                      <w:rFonts w:ascii="Arial" w:hAnsi="Arial" w:cs="Arial"/>
                      <w:b/>
                      <w:bCs/>
                      <w:sz w:val="20"/>
                      <w:szCs w:val="20"/>
                    </w:rPr>
                  </w:pPr>
                  <w:r>
                    <w:rPr>
                      <w:rFonts w:ascii="Arial" w:hAnsi="Arial" w:cs="Arial"/>
                      <w:b/>
                      <w:bCs/>
                      <w:sz w:val="20"/>
                      <w:szCs w:val="20"/>
                    </w:rPr>
                    <w:t>Perfil Actual</w:t>
                  </w:r>
                </w:p>
              </w:tc>
              <w:tc>
                <w:tcPr>
                  <w:tcW w:w="1701" w:type="dxa"/>
                  <w:gridSpan w:val="3"/>
                </w:tcPr>
                <w:p w14:paraId="42CE36EE" w14:textId="77777777" w:rsidR="00CF32F8" w:rsidRDefault="00CF32F8" w:rsidP="00CF32F8">
                  <w:pPr>
                    <w:jc w:val="both"/>
                    <w:rPr>
                      <w:rFonts w:ascii="Arial" w:hAnsi="Arial" w:cs="Arial"/>
                      <w:b/>
                      <w:bCs/>
                      <w:sz w:val="20"/>
                      <w:szCs w:val="20"/>
                    </w:rPr>
                  </w:pPr>
                </w:p>
              </w:tc>
              <w:tc>
                <w:tcPr>
                  <w:tcW w:w="1559" w:type="dxa"/>
                </w:tcPr>
                <w:p w14:paraId="7C1E2CF0" w14:textId="77777777" w:rsidR="00CF32F8" w:rsidRDefault="00CF32F8" w:rsidP="00CF32F8">
                  <w:pPr>
                    <w:jc w:val="both"/>
                    <w:rPr>
                      <w:rFonts w:ascii="Arial" w:hAnsi="Arial" w:cs="Arial"/>
                      <w:b/>
                      <w:bCs/>
                      <w:sz w:val="20"/>
                      <w:szCs w:val="20"/>
                    </w:rPr>
                  </w:pPr>
                </w:p>
              </w:tc>
              <w:tc>
                <w:tcPr>
                  <w:tcW w:w="1984" w:type="dxa"/>
                  <w:gridSpan w:val="2"/>
                </w:tcPr>
                <w:p w14:paraId="2CAEE348" w14:textId="77777777" w:rsidR="00CF32F8" w:rsidRDefault="00CF32F8" w:rsidP="00CF32F8">
                  <w:pPr>
                    <w:jc w:val="both"/>
                    <w:rPr>
                      <w:rFonts w:ascii="Arial" w:hAnsi="Arial" w:cs="Arial"/>
                      <w:b/>
                      <w:bCs/>
                      <w:sz w:val="20"/>
                      <w:szCs w:val="20"/>
                    </w:rPr>
                  </w:pPr>
                </w:p>
              </w:tc>
              <w:tc>
                <w:tcPr>
                  <w:tcW w:w="1690" w:type="dxa"/>
                  <w:gridSpan w:val="2"/>
                </w:tcPr>
                <w:p w14:paraId="4C5210CE" w14:textId="77777777" w:rsidR="00CF32F8" w:rsidRDefault="00CF32F8" w:rsidP="00CF32F8">
                  <w:pPr>
                    <w:jc w:val="both"/>
                    <w:rPr>
                      <w:rFonts w:ascii="Arial" w:hAnsi="Arial" w:cs="Arial"/>
                      <w:b/>
                      <w:bCs/>
                      <w:sz w:val="20"/>
                      <w:szCs w:val="20"/>
                    </w:rPr>
                  </w:pPr>
                </w:p>
              </w:tc>
            </w:tr>
            <w:tr w:rsidR="00CF32F8" w14:paraId="5773A1D2" w14:textId="77777777" w:rsidTr="00C05B53">
              <w:trPr>
                <w:trHeight w:val="281"/>
                <w:jc w:val="center"/>
              </w:trPr>
              <w:tc>
                <w:tcPr>
                  <w:tcW w:w="2392" w:type="dxa"/>
                </w:tcPr>
                <w:p w14:paraId="6A12C0F5" w14:textId="77777777" w:rsidR="00CF32F8" w:rsidRDefault="00CF32F8" w:rsidP="00CF32F8">
                  <w:pPr>
                    <w:jc w:val="both"/>
                    <w:rPr>
                      <w:rFonts w:ascii="Arial" w:hAnsi="Arial" w:cs="Arial"/>
                      <w:b/>
                      <w:bCs/>
                      <w:sz w:val="20"/>
                      <w:szCs w:val="20"/>
                    </w:rPr>
                  </w:pPr>
                  <w:r>
                    <w:rPr>
                      <w:rFonts w:ascii="Arial" w:hAnsi="Arial" w:cs="Arial"/>
                      <w:b/>
                      <w:bCs/>
                      <w:sz w:val="20"/>
                      <w:szCs w:val="20"/>
                    </w:rPr>
                    <w:t>Hechos de Riesgo</w:t>
                  </w:r>
                </w:p>
              </w:tc>
              <w:tc>
                <w:tcPr>
                  <w:tcW w:w="1701" w:type="dxa"/>
                  <w:gridSpan w:val="3"/>
                </w:tcPr>
                <w:p w14:paraId="6C815F01" w14:textId="77777777" w:rsidR="00CF32F8" w:rsidRDefault="00CF32F8" w:rsidP="00CF32F8">
                  <w:pPr>
                    <w:jc w:val="both"/>
                    <w:rPr>
                      <w:rFonts w:ascii="Arial" w:hAnsi="Arial" w:cs="Arial"/>
                      <w:b/>
                      <w:bCs/>
                      <w:sz w:val="20"/>
                      <w:szCs w:val="20"/>
                    </w:rPr>
                  </w:pPr>
                </w:p>
              </w:tc>
              <w:tc>
                <w:tcPr>
                  <w:tcW w:w="1559" w:type="dxa"/>
                </w:tcPr>
                <w:p w14:paraId="3A2687B3" w14:textId="77777777" w:rsidR="00CF32F8" w:rsidRDefault="00CF32F8" w:rsidP="00CF32F8">
                  <w:pPr>
                    <w:jc w:val="both"/>
                    <w:rPr>
                      <w:rFonts w:ascii="Arial" w:hAnsi="Arial" w:cs="Arial"/>
                      <w:b/>
                      <w:bCs/>
                      <w:sz w:val="20"/>
                      <w:szCs w:val="20"/>
                    </w:rPr>
                  </w:pPr>
                </w:p>
              </w:tc>
              <w:tc>
                <w:tcPr>
                  <w:tcW w:w="1984" w:type="dxa"/>
                  <w:gridSpan w:val="2"/>
                </w:tcPr>
                <w:p w14:paraId="7330ABE0" w14:textId="77777777" w:rsidR="00CF32F8" w:rsidRDefault="00CF32F8" w:rsidP="00CF32F8">
                  <w:pPr>
                    <w:jc w:val="both"/>
                    <w:rPr>
                      <w:rFonts w:ascii="Arial" w:hAnsi="Arial" w:cs="Arial"/>
                      <w:b/>
                      <w:bCs/>
                      <w:sz w:val="20"/>
                      <w:szCs w:val="20"/>
                    </w:rPr>
                  </w:pPr>
                </w:p>
              </w:tc>
              <w:tc>
                <w:tcPr>
                  <w:tcW w:w="1690" w:type="dxa"/>
                  <w:gridSpan w:val="2"/>
                </w:tcPr>
                <w:p w14:paraId="2D3EA604" w14:textId="77777777" w:rsidR="00CF32F8" w:rsidRDefault="00CF32F8" w:rsidP="00CF32F8">
                  <w:pPr>
                    <w:jc w:val="both"/>
                    <w:rPr>
                      <w:rFonts w:ascii="Arial" w:hAnsi="Arial" w:cs="Arial"/>
                      <w:b/>
                      <w:bCs/>
                      <w:sz w:val="20"/>
                      <w:szCs w:val="20"/>
                    </w:rPr>
                  </w:pPr>
                </w:p>
              </w:tc>
            </w:tr>
            <w:tr w:rsidR="00CF32F8" w14:paraId="051997B4" w14:textId="77777777" w:rsidTr="00C05B53">
              <w:trPr>
                <w:trHeight w:val="281"/>
                <w:jc w:val="center"/>
              </w:trPr>
              <w:tc>
                <w:tcPr>
                  <w:tcW w:w="2392" w:type="dxa"/>
                </w:tcPr>
                <w:p w14:paraId="0A13E23D" w14:textId="77777777" w:rsidR="00CF32F8" w:rsidRDefault="00CF32F8" w:rsidP="00CF32F8">
                  <w:pPr>
                    <w:jc w:val="both"/>
                    <w:rPr>
                      <w:rFonts w:ascii="Arial" w:hAnsi="Arial" w:cs="Arial"/>
                      <w:b/>
                      <w:bCs/>
                      <w:sz w:val="20"/>
                      <w:szCs w:val="20"/>
                    </w:rPr>
                  </w:pPr>
                  <w:r>
                    <w:rPr>
                      <w:rFonts w:ascii="Arial" w:hAnsi="Arial" w:cs="Arial"/>
                      <w:b/>
                      <w:bCs/>
                      <w:sz w:val="20"/>
                      <w:szCs w:val="20"/>
                    </w:rPr>
                    <w:t>Vulnerabilidad</w:t>
                  </w:r>
                </w:p>
              </w:tc>
              <w:tc>
                <w:tcPr>
                  <w:tcW w:w="1701" w:type="dxa"/>
                  <w:gridSpan w:val="3"/>
                </w:tcPr>
                <w:p w14:paraId="37DAF5AF" w14:textId="77777777" w:rsidR="00CF32F8" w:rsidRDefault="00CF32F8" w:rsidP="00CF32F8">
                  <w:pPr>
                    <w:jc w:val="both"/>
                    <w:rPr>
                      <w:rFonts w:ascii="Arial" w:hAnsi="Arial" w:cs="Arial"/>
                      <w:b/>
                      <w:bCs/>
                      <w:sz w:val="20"/>
                      <w:szCs w:val="20"/>
                    </w:rPr>
                  </w:pPr>
                </w:p>
              </w:tc>
              <w:tc>
                <w:tcPr>
                  <w:tcW w:w="1559" w:type="dxa"/>
                </w:tcPr>
                <w:p w14:paraId="661004E7" w14:textId="77777777" w:rsidR="00CF32F8" w:rsidRDefault="00CF32F8" w:rsidP="00CF32F8">
                  <w:pPr>
                    <w:jc w:val="both"/>
                    <w:rPr>
                      <w:rFonts w:ascii="Arial" w:hAnsi="Arial" w:cs="Arial"/>
                      <w:b/>
                      <w:bCs/>
                      <w:sz w:val="20"/>
                      <w:szCs w:val="20"/>
                    </w:rPr>
                  </w:pPr>
                </w:p>
              </w:tc>
              <w:tc>
                <w:tcPr>
                  <w:tcW w:w="1984" w:type="dxa"/>
                  <w:gridSpan w:val="2"/>
                </w:tcPr>
                <w:p w14:paraId="0F98F2F4" w14:textId="77777777" w:rsidR="00CF32F8" w:rsidRDefault="00CF32F8" w:rsidP="00CF32F8">
                  <w:pPr>
                    <w:jc w:val="both"/>
                    <w:rPr>
                      <w:rFonts w:ascii="Arial" w:hAnsi="Arial" w:cs="Arial"/>
                      <w:b/>
                      <w:bCs/>
                      <w:sz w:val="20"/>
                      <w:szCs w:val="20"/>
                    </w:rPr>
                  </w:pPr>
                </w:p>
              </w:tc>
              <w:tc>
                <w:tcPr>
                  <w:tcW w:w="1690" w:type="dxa"/>
                  <w:gridSpan w:val="2"/>
                </w:tcPr>
                <w:p w14:paraId="79AD36BB" w14:textId="77777777" w:rsidR="00CF32F8" w:rsidRDefault="00CF32F8" w:rsidP="00CF32F8">
                  <w:pPr>
                    <w:jc w:val="both"/>
                    <w:rPr>
                      <w:rFonts w:ascii="Arial" w:hAnsi="Arial" w:cs="Arial"/>
                      <w:b/>
                      <w:bCs/>
                      <w:sz w:val="20"/>
                      <w:szCs w:val="20"/>
                    </w:rPr>
                  </w:pPr>
                </w:p>
              </w:tc>
            </w:tr>
            <w:tr w:rsidR="00CF32F8" w14:paraId="23D128EF" w14:textId="77777777" w:rsidTr="00C05B53">
              <w:trPr>
                <w:trHeight w:val="281"/>
                <w:jc w:val="center"/>
              </w:trPr>
              <w:tc>
                <w:tcPr>
                  <w:tcW w:w="2392" w:type="dxa"/>
                </w:tcPr>
                <w:p w14:paraId="41DD79EE" w14:textId="77777777" w:rsidR="00CF32F8" w:rsidRDefault="00CF32F8" w:rsidP="00CF32F8">
                  <w:pPr>
                    <w:jc w:val="both"/>
                    <w:rPr>
                      <w:rFonts w:ascii="Arial" w:hAnsi="Arial" w:cs="Arial"/>
                      <w:b/>
                      <w:bCs/>
                      <w:sz w:val="20"/>
                      <w:szCs w:val="20"/>
                    </w:rPr>
                  </w:pPr>
                  <w:r>
                    <w:rPr>
                      <w:rFonts w:ascii="Arial" w:hAnsi="Arial" w:cs="Arial"/>
                      <w:b/>
                      <w:bCs/>
                      <w:sz w:val="20"/>
                      <w:szCs w:val="20"/>
                    </w:rPr>
                    <w:t>Capacidad</w:t>
                  </w:r>
                </w:p>
              </w:tc>
              <w:tc>
                <w:tcPr>
                  <w:tcW w:w="1701" w:type="dxa"/>
                  <w:gridSpan w:val="3"/>
                </w:tcPr>
                <w:p w14:paraId="689B795F" w14:textId="77777777" w:rsidR="00CF32F8" w:rsidRDefault="00CF32F8" w:rsidP="00CF32F8">
                  <w:pPr>
                    <w:jc w:val="both"/>
                    <w:rPr>
                      <w:rFonts w:ascii="Arial" w:hAnsi="Arial" w:cs="Arial"/>
                      <w:b/>
                      <w:bCs/>
                      <w:sz w:val="20"/>
                      <w:szCs w:val="20"/>
                    </w:rPr>
                  </w:pPr>
                </w:p>
              </w:tc>
              <w:tc>
                <w:tcPr>
                  <w:tcW w:w="1559" w:type="dxa"/>
                </w:tcPr>
                <w:p w14:paraId="2F8C3084" w14:textId="77777777" w:rsidR="00CF32F8" w:rsidRDefault="00CF32F8" w:rsidP="00CF32F8">
                  <w:pPr>
                    <w:jc w:val="both"/>
                    <w:rPr>
                      <w:rFonts w:ascii="Arial" w:hAnsi="Arial" w:cs="Arial"/>
                      <w:b/>
                      <w:bCs/>
                      <w:sz w:val="20"/>
                      <w:szCs w:val="20"/>
                    </w:rPr>
                  </w:pPr>
                </w:p>
              </w:tc>
              <w:tc>
                <w:tcPr>
                  <w:tcW w:w="1984" w:type="dxa"/>
                  <w:gridSpan w:val="2"/>
                </w:tcPr>
                <w:p w14:paraId="302E0D39" w14:textId="77777777" w:rsidR="00CF32F8" w:rsidRDefault="00CF32F8" w:rsidP="00CF32F8">
                  <w:pPr>
                    <w:jc w:val="both"/>
                    <w:rPr>
                      <w:rFonts w:ascii="Arial" w:hAnsi="Arial" w:cs="Arial"/>
                      <w:b/>
                      <w:bCs/>
                      <w:sz w:val="20"/>
                      <w:szCs w:val="20"/>
                    </w:rPr>
                  </w:pPr>
                </w:p>
              </w:tc>
              <w:tc>
                <w:tcPr>
                  <w:tcW w:w="1690" w:type="dxa"/>
                  <w:gridSpan w:val="2"/>
                </w:tcPr>
                <w:p w14:paraId="71BE124E" w14:textId="77777777" w:rsidR="00CF32F8" w:rsidRDefault="00CF32F8" w:rsidP="00CF32F8">
                  <w:pPr>
                    <w:jc w:val="both"/>
                    <w:rPr>
                      <w:rFonts w:ascii="Arial" w:hAnsi="Arial" w:cs="Arial"/>
                      <w:b/>
                      <w:bCs/>
                      <w:sz w:val="20"/>
                      <w:szCs w:val="20"/>
                    </w:rPr>
                  </w:pPr>
                </w:p>
              </w:tc>
            </w:tr>
            <w:tr w:rsidR="00CF32F8" w14:paraId="10777B81" w14:textId="77777777" w:rsidTr="00C05B53">
              <w:trPr>
                <w:trHeight w:val="281"/>
                <w:jc w:val="center"/>
              </w:trPr>
              <w:tc>
                <w:tcPr>
                  <w:tcW w:w="2392" w:type="dxa"/>
                </w:tcPr>
                <w:p w14:paraId="2A1C1033" w14:textId="77777777" w:rsidR="00CF32F8" w:rsidRDefault="00CF32F8" w:rsidP="00CF32F8">
                  <w:pPr>
                    <w:jc w:val="both"/>
                    <w:rPr>
                      <w:rFonts w:ascii="Arial" w:hAnsi="Arial" w:cs="Arial"/>
                      <w:b/>
                      <w:bCs/>
                      <w:sz w:val="20"/>
                      <w:szCs w:val="20"/>
                    </w:rPr>
                  </w:pPr>
                  <w:r>
                    <w:rPr>
                      <w:rFonts w:ascii="Arial" w:hAnsi="Arial" w:cs="Arial"/>
                      <w:b/>
                      <w:bCs/>
                      <w:sz w:val="20"/>
                      <w:szCs w:val="20"/>
                    </w:rPr>
                    <w:t>Impacto consecuencial</w:t>
                  </w:r>
                </w:p>
              </w:tc>
              <w:tc>
                <w:tcPr>
                  <w:tcW w:w="1701" w:type="dxa"/>
                  <w:gridSpan w:val="3"/>
                </w:tcPr>
                <w:p w14:paraId="11A630EC" w14:textId="77777777" w:rsidR="00CF32F8" w:rsidRDefault="00CF32F8" w:rsidP="00CF32F8">
                  <w:pPr>
                    <w:jc w:val="both"/>
                    <w:rPr>
                      <w:rFonts w:ascii="Arial" w:hAnsi="Arial" w:cs="Arial"/>
                      <w:b/>
                      <w:bCs/>
                      <w:sz w:val="20"/>
                      <w:szCs w:val="20"/>
                    </w:rPr>
                  </w:pPr>
                </w:p>
              </w:tc>
              <w:tc>
                <w:tcPr>
                  <w:tcW w:w="1559" w:type="dxa"/>
                </w:tcPr>
                <w:p w14:paraId="2FAF90A6" w14:textId="77777777" w:rsidR="00CF32F8" w:rsidRDefault="00CF32F8" w:rsidP="00CF32F8">
                  <w:pPr>
                    <w:jc w:val="both"/>
                    <w:rPr>
                      <w:rFonts w:ascii="Arial" w:hAnsi="Arial" w:cs="Arial"/>
                      <w:b/>
                      <w:bCs/>
                      <w:sz w:val="20"/>
                      <w:szCs w:val="20"/>
                    </w:rPr>
                  </w:pPr>
                </w:p>
              </w:tc>
              <w:tc>
                <w:tcPr>
                  <w:tcW w:w="1984" w:type="dxa"/>
                  <w:gridSpan w:val="2"/>
                </w:tcPr>
                <w:p w14:paraId="7D4CEBA5" w14:textId="77777777" w:rsidR="00CF32F8" w:rsidRDefault="00CF32F8" w:rsidP="00CF32F8">
                  <w:pPr>
                    <w:jc w:val="both"/>
                    <w:rPr>
                      <w:rFonts w:ascii="Arial" w:hAnsi="Arial" w:cs="Arial"/>
                      <w:b/>
                      <w:bCs/>
                      <w:sz w:val="20"/>
                      <w:szCs w:val="20"/>
                    </w:rPr>
                  </w:pPr>
                </w:p>
              </w:tc>
              <w:tc>
                <w:tcPr>
                  <w:tcW w:w="1690" w:type="dxa"/>
                  <w:gridSpan w:val="2"/>
                </w:tcPr>
                <w:p w14:paraId="0AF913C1" w14:textId="77777777" w:rsidR="00CF32F8" w:rsidRDefault="00CF32F8" w:rsidP="00CF32F8">
                  <w:pPr>
                    <w:jc w:val="both"/>
                    <w:rPr>
                      <w:rFonts w:ascii="Arial" w:hAnsi="Arial" w:cs="Arial"/>
                      <w:b/>
                      <w:bCs/>
                      <w:sz w:val="20"/>
                      <w:szCs w:val="20"/>
                    </w:rPr>
                  </w:pPr>
                </w:p>
              </w:tc>
            </w:tr>
            <w:tr w:rsidR="00CF32F8" w14:paraId="7D4DC621" w14:textId="77777777" w:rsidTr="00C05B53">
              <w:trPr>
                <w:trHeight w:val="281"/>
                <w:jc w:val="center"/>
              </w:trPr>
              <w:tc>
                <w:tcPr>
                  <w:tcW w:w="2392" w:type="dxa"/>
                </w:tcPr>
                <w:p w14:paraId="52C9B3AB" w14:textId="77777777" w:rsidR="00CF32F8" w:rsidRDefault="00CF32F8" w:rsidP="00CF32F8">
                  <w:pPr>
                    <w:jc w:val="both"/>
                    <w:rPr>
                      <w:rFonts w:ascii="Arial" w:hAnsi="Arial" w:cs="Arial"/>
                      <w:b/>
                      <w:bCs/>
                      <w:sz w:val="20"/>
                      <w:szCs w:val="20"/>
                    </w:rPr>
                  </w:pPr>
                  <w:r>
                    <w:rPr>
                      <w:rFonts w:ascii="Arial" w:hAnsi="Arial" w:cs="Arial"/>
                      <w:b/>
                      <w:bCs/>
                      <w:sz w:val="20"/>
                      <w:szCs w:val="20"/>
                    </w:rPr>
                    <w:t>Contexto Territorial</w:t>
                  </w:r>
                </w:p>
              </w:tc>
              <w:tc>
                <w:tcPr>
                  <w:tcW w:w="1701" w:type="dxa"/>
                  <w:gridSpan w:val="3"/>
                </w:tcPr>
                <w:p w14:paraId="1EFE7C9E" w14:textId="77777777" w:rsidR="00CF32F8" w:rsidRDefault="00CF32F8" w:rsidP="00CF32F8">
                  <w:pPr>
                    <w:jc w:val="both"/>
                    <w:rPr>
                      <w:rFonts w:ascii="Arial" w:hAnsi="Arial" w:cs="Arial"/>
                      <w:b/>
                      <w:bCs/>
                      <w:sz w:val="20"/>
                      <w:szCs w:val="20"/>
                    </w:rPr>
                  </w:pPr>
                </w:p>
              </w:tc>
              <w:tc>
                <w:tcPr>
                  <w:tcW w:w="1559" w:type="dxa"/>
                </w:tcPr>
                <w:p w14:paraId="23FF768B" w14:textId="77777777" w:rsidR="00CF32F8" w:rsidRDefault="00CF32F8" w:rsidP="00CF32F8">
                  <w:pPr>
                    <w:jc w:val="both"/>
                    <w:rPr>
                      <w:rFonts w:ascii="Arial" w:hAnsi="Arial" w:cs="Arial"/>
                      <w:b/>
                      <w:bCs/>
                      <w:sz w:val="20"/>
                      <w:szCs w:val="20"/>
                    </w:rPr>
                  </w:pPr>
                </w:p>
              </w:tc>
              <w:tc>
                <w:tcPr>
                  <w:tcW w:w="1984" w:type="dxa"/>
                  <w:gridSpan w:val="2"/>
                </w:tcPr>
                <w:p w14:paraId="1A736E5E" w14:textId="77777777" w:rsidR="00CF32F8" w:rsidRDefault="00CF32F8" w:rsidP="00CF32F8">
                  <w:pPr>
                    <w:jc w:val="both"/>
                    <w:rPr>
                      <w:rFonts w:ascii="Arial" w:hAnsi="Arial" w:cs="Arial"/>
                      <w:b/>
                      <w:bCs/>
                      <w:sz w:val="20"/>
                      <w:szCs w:val="20"/>
                    </w:rPr>
                  </w:pPr>
                </w:p>
              </w:tc>
              <w:tc>
                <w:tcPr>
                  <w:tcW w:w="1690" w:type="dxa"/>
                  <w:gridSpan w:val="2"/>
                </w:tcPr>
                <w:p w14:paraId="595DC4A5" w14:textId="77777777" w:rsidR="00CF32F8" w:rsidRDefault="00CF32F8" w:rsidP="00CF32F8">
                  <w:pPr>
                    <w:jc w:val="both"/>
                    <w:rPr>
                      <w:rFonts w:ascii="Arial" w:hAnsi="Arial" w:cs="Arial"/>
                      <w:b/>
                      <w:bCs/>
                      <w:sz w:val="20"/>
                      <w:szCs w:val="20"/>
                    </w:rPr>
                  </w:pPr>
                </w:p>
              </w:tc>
            </w:tr>
          </w:tbl>
          <w:p w14:paraId="087EB42E" w14:textId="77777777" w:rsidR="00CF32F8" w:rsidRDefault="00CF32F8" w:rsidP="00C05B53">
            <w:pPr>
              <w:jc w:val="both"/>
              <w:rPr>
                <w:rFonts w:ascii="Arial" w:hAnsi="Arial" w:cs="Arial"/>
                <w:sz w:val="20"/>
                <w:szCs w:val="20"/>
              </w:rPr>
            </w:pPr>
          </w:p>
          <w:p w14:paraId="32C1964C" w14:textId="77777777" w:rsidR="0047128D" w:rsidRDefault="0047128D" w:rsidP="00C05B53">
            <w:pPr>
              <w:jc w:val="both"/>
              <w:rPr>
                <w:rFonts w:ascii="Arial" w:hAnsi="Arial" w:cs="Arial"/>
                <w:sz w:val="20"/>
                <w:szCs w:val="20"/>
              </w:rPr>
            </w:pPr>
          </w:p>
          <w:p w14:paraId="0AA8EAB0" w14:textId="77777777" w:rsidR="0047128D" w:rsidRPr="006578D9" w:rsidRDefault="0047128D" w:rsidP="00C05B53">
            <w:pPr>
              <w:jc w:val="both"/>
              <w:rPr>
                <w:rFonts w:ascii="Arial" w:hAnsi="Arial" w:cs="Arial"/>
                <w:sz w:val="20"/>
                <w:szCs w:val="20"/>
              </w:rPr>
            </w:pPr>
          </w:p>
        </w:tc>
      </w:tr>
    </w:tbl>
    <w:p w14:paraId="799D54B3" w14:textId="77777777" w:rsidR="00E11375" w:rsidRDefault="00E11375" w:rsidP="00466FAC">
      <w:pPr>
        <w:ind w:left="-709" w:hanging="284"/>
      </w:pPr>
    </w:p>
    <w:tbl>
      <w:tblPr>
        <w:tblStyle w:val="Tablaconcuadrcula"/>
        <w:tblW w:w="10774" w:type="dxa"/>
        <w:tblInd w:w="-998" w:type="dxa"/>
        <w:tblLook w:val="04A0" w:firstRow="1" w:lastRow="0" w:firstColumn="1" w:lastColumn="0" w:noHBand="0" w:noVBand="1"/>
      </w:tblPr>
      <w:tblGrid>
        <w:gridCol w:w="10774"/>
      </w:tblGrid>
      <w:tr w:rsidR="0048425C" w:rsidRPr="000A43FF" w14:paraId="19080CAA" w14:textId="77777777" w:rsidTr="0048425C">
        <w:trPr>
          <w:trHeight w:val="340"/>
        </w:trPr>
        <w:tc>
          <w:tcPr>
            <w:tcW w:w="10774" w:type="dxa"/>
            <w:shd w:val="clear" w:color="auto" w:fill="808080" w:themeFill="background1" w:themeFillShade="80"/>
            <w:vAlign w:val="center"/>
          </w:tcPr>
          <w:p w14:paraId="666DB00F" w14:textId="77777777" w:rsidR="0048425C" w:rsidRPr="000A43FF" w:rsidRDefault="0048425C" w:rsidP="00C05B53">
            <w:pPr>
              <w:jc w:val="center"/>
              <w:rPr>
                <w:rFonts w:ascii="Arial" w:eastAsia="Times New Roman" w:hAnsi="Arial" w:cs="Arial"/>
                <w:b/>
                <w:bCs/>
                <w:color w:val="FFFFFF"/>
                <w:sz w:val="20"/>
                <w:szCs w:val="20"/>
                <w:lang w:val="es-CO" w:eastAsia="es-CO"/>
              </w:rPr>
            </w:pPr>
            <w:r>
              <w:rPr>
                <w:rFonts w:ascii="Arial" w:eastAsia="Times New Roman" w:hAnsi="Arial" w:cs="Arial"/>
                <w:b/>
                <w:bCs/>
                <w:color w:val="FFFFFF" w:themeColor="background1"/>
                <w:sz w:val="20"/>
                <w:szCs w:val="20"/>
                <w:lang w:val="es-CO" w:eastAsia="es-CO"/>
              </w:rPr>
              <w:t>VULNERABILIDADES Y CAPACIDADES DEL COLECTIVO</w:t>
            </w:r>
            <w:r w:rsidRPr="00901505">
              <w:rPr>
                <w:rFonts w:ascii="Arial" w:eastAsia="Times New Roman" w:hAnsi="Arial" w:cs="Arial"/>
                <w:b/>
                <w:bCs/>
                <w:color w:val="FFFFFF" w:themeColor="background1"/>
                <w:sz w:val="20"/>
                <w:szCs w:val="20"/>
                <w:lang w:val="es-CO" w:eastAsia="es-CO"/>
              </w:rPr>
              <w:t xml:space="preserve"> </w:t>
            </w:r>
          </w:p>
        </w:tc>
      </w:tr>
      <w:tr w:rsidR="0048425C" w14:paraId="2E96170E" w14:textId="77777777" w:rsidTr="00C05B53">
        <w:trPr>
          <w:trHeight w:val="1416"/>
        </w:trPr>
        <w:tc>
          <w:tcPr>
            <w:tcW w:w="10774" w:type="dxa"/>
          </w:tcPr>
          <w:p w14:paraId="48841FEE" w14:textId="77777777" w:rsidR="0048425C" w:rsidRDefault="0048425C" w:rsidP="00C05B53">
            <w:pPr>
              <w:jc w:val="both"/>
              <w:rPr>
                <w:rFonts w:ascii="Arial" w:hAnsi="Arial" w:cs="Arial"/>
                <w:sz w:val="20"/>
                <w:szCs w:val="20"/>
              </w:rPr>
            </w:pPr>
            <w:r>
              <w:t>Vive en zona rural dispersa con baja presencia institucional.</w:t>
            </w:r>
          </w:p>
          <w:p w14:paraId="64DA87BC" w14:textId="77777777" w:rsidR="0027580B" w:rsidRPr="006578D9" w:rsidRDefault="0027580B" w:rsidP="00C05B53">
            <w:pPr>
              <w:jc w:val="both"/>
              <w:rPr>
                <w:rFonts w:ascii="Arial" w:hAnsi="Arial" w:cs="Arial"/>
                <w:sz w:val="20"/>
                <w:szCs w:val="20"/>
              </w:rPr>
            </w:pPr>
          </w:p>
        </w:tc>
      </w:tr>
    </w:tbl>
    <w:p w14:paraId="530E4B5A" w14:textId="77777777" w:rsidR="0048425C" w:rsidRDefault="0048425C" w:rsidP="00466FAC">
      <w:pPr>
        <w:ind w:left="-709" w:hanging="284"/>
      </w:pPr>
    </w:p>
    <w:tbl>
      <w:tblPr>
        <w:tblStyle w:val="Tablaconcuadrcula"/>
        <w:tblW w:w="10774" w:type="dxa"/>
        <w:tblInd w:w="-998" w:type="dxa"/>
        <w:tblLook w:val="04A0" w:firstRow="1" w:lastRow="0" w:firstColumn="1" w:lastColumn="0" w:noHBand="0" w:noVBand="1"/>
      </w:tblPr>
      <w:tblGrid>
        <w:gridCol w:w="10795"/>
      </w:tblGrid>
      <w:tr w:rsidR="00D44038" w:rsidRPr="000A43FF" w14:paraId="00D591AA" w14:textId="77777777" w:rsidTr="00D44038">
        <w:trPr>
          <w:trHeight w:val="340"/>
        </w:trPr>
        <w:tc>
          <w:tcPr>
            <w:tcW w:w="10774" w:type="dxa"/>
            <w:shd w:val="clear" w:color="auto" w:fill="808080" w:themeFill="background1" w:themeFillShade="80"/>
            <w:vAlign w:val="center"/>
          </w:tcPr>
          <w:p w14:paraId="418E07FF" w14:textId="77777777" w:rsidR="00D44038" w:rsidRPr="000A43FF" w:rsidRDefault="00D44038" w:rsidP="00C05B53">
            <w:pPr>
              <w:jc w:val="center"/>
              <w:rPr>
                <w:rFonts w:ascii="Arial" w:eastAsia="Times New Roman" w:hAnsi="Arial" w:cs="Arial"/>
                <w:b/>
                <w:bCs/>
                <w:color w:val="FFFFFF"/>
                <w:sz w:val="20"/>
                <w:szCs w:val="20"/>
                <w:lang w:val="es-CO" w:eastAsia="es-CO"/>
              </w:rPr>
            </w:pPr>
            <w:r w:rsidRPr="00D44038">
              <w:rPr>
                <w:rFonts w:ascii="Arial" w:eastAsia="Times New Roman" w:hAnsi="Arial" w:cs="Arial"/>
                <w:b/>
                <w:bCs/>
                <w:color w:val="FFFFFF" w:themeColor="background1"/>
                <w:sz w:val="20"/>
                <w:szCs w:val="20"/>
                <w:shd w:val="clear" w:color="auto" w:fill="808080" w:themeFill="background1" w:themeFillShade="80"/>
                <w:lang w:val="es-CO" w:eastAsia="es-CO"/>
              </w:rPr>
              <w:t>IMPACTO</w:t>
            </w:r>
            <w:r>
              <w:rPr>
                <w:rFonts w:ascii="Arial" w:eastAsia="Times New Roman" w:hAnsi="Arial" w:cs="Arial"/>
                <w:b/>
                <w:bCs/>
                <w:color w:val="FFFFFF" w:themeColor="background1"/>
                <w:sz w:val="20"/>
                <w:szCs w:val="20"/>
                <w:lang w:val="es-CO" w:eastAsia="es-CO"/>
              </w:rPr>
              <w:t xml:space="preserve"> CONSECUENCIAL</w:t>
            </w:r>
            <w:r w:rsidRPr="00901505">
              <w:rPr>
                <w:rFonts w:ascii="Arial" w:eastAsia="Times New Roman" w:hAnsi="Arial" w:cs="Arial"/>
                <w:b/>
                <w:bCs/>
                <w:color w:val="FFFFFF" w:themeColor="background1"/>
                <w:sz w:val="20"/>
                <w:szCs w:val="20"/>
                <w:lang w:val="es-CO" w:eastAsia="es-CO"/>
              </w:rPr>
              <w:t xml:space="preserve"> </w:t>
            </w:r>
          </w:p>
        </w:tc>
      </w:tr>
      <w:tr w:rsidR="00D44038" w14:paraId="255281FD" w14:textId="77777777" w:rsidTr="00C05B53">
        <w:trPr>
          <w:trHeight w:val="1416"/>
        </w:trPr>
        <w:tc>
          <w:tcPr>
            <w:tcW w:w="10774" w:type="dxa"/>
          </w:tcPr>
          <w:p w14:paraId="2B3FF2F9" w14:textId="77777777" w:rsidR="00D44038" w:rsidRDefault="00D44038" w:rsidP="00C05B53">
            <w:pPr>
              <w:jc w:val="both"/>
              <w:rPr>
                <w:rFonts w:ascii="Arial" w:hAnsi="Arial" w:cs="Arial"/>
                <w:sz w:val="20"/>
                <w:szCs w:val="20"/>
              </w:rPr>
            </w:pPr>
          </w:p>
          <w:tbl>
            <w:tblPr>
              <w:tblStyle w:val="Tablaconcuadrcula"/>
              <w:tblW w:w="10569" w:type="dxa"/>
              <w:tblLook w:val="04A0" w:firstRow="1" w:lastRow="0" w:firstColumn="1" w:lastColumn="0" w:noHBand="0" w:noVBand="1"/>
            </w:tblPr>
            <w:tblGrid>
              <w:gridCol w:w="6401"/>
              <w:gridCol w:w="2002"/>
              <w:gridCol w:w="2166"/>
            </w:tblGrid>
            <w:tr w:rsidR="003F40B4" w14:paraId="55E0E867" w14:textId="77777777" w:rsidTr="003F40B4">
              <w:trPr>
                <w:trHeight w:val="278"/>
              </w:trPr>
              <w:tc>
                <w:tcPr>
                  <w:tcW w:w="10569" w:type="dxa"/>
                  <w:gridSpan w:val="3"/>
                </w:tcPr>
                <w:p w14:paraId="03D678B2" w14:textId="6E7CB240" w:rsidR="003F40B4" w:rsidRPr="003F40B4" w:rsidRDefault="003F40B4" w:rsidP="003F40B4">
                  <w:pPr>
                    <w:jc w:val="center"/>
                    <w:rPr>
                      <w:rFonts w:ascii="Arial" w:hAnsi="Arial" w:cs="Arial"/>
                      <w:b/>
                      <w:bCs/>
                      <w:sz w:val="20"/>
                      <w:szCs w:val="20"/>
                    </w:rPr>
                  </w:pPr>
                  <w:r w:rsidRPr="003F40B4">
                    <w:rPr>
                      <w:rFonts w:ascii="Arial" w:hAnsi="Arial" w:cs="Arial"/>
                      <w:b/>
                      <w:bCs/>
                      <w:sz w:val="20"/>
                      <w:szCs w:val="20"/>
                    </w:rPr>
                    <w:t>Impacto en la esfera económica</w:t>
                  </w:r>
                </w:p>
              </w:tc>
            </w:tr>
            <w:tr w:rsidR="003F40B4" w14:paraId="6BA59C30" w14:textId="125FB29F" w:rsidTr="003F40B4">
              <w:trPr>
                <w:trHeight w:val="278"/>
              </w:trPr>
              <w:tc>
                <w:tcPr>
                  <w:tcW w:w="6401" w:type="dxa"/>
                </w:tcPr>
                <w:p w14:paraId="6525867F" w14:textId="2C6B1E3D" w:rsidR="003F40B4" w:rsidRPr="003F40B4" w:rsidRDefault="003F40B4" w:rsidP="003F40B4">
                  <w:pPr>
                    <w:jc w:val="center"/>
                    <w:rPr>
                      <w:rFonts w:ascii="Arial" w:hAnsi="Arial" w:cs="Arial"/>
                      <w:b/>
                      <w:bCs/>
                      <w:sz w:val="20"/>
                      <w:szCs w:val="20"/>
                    </w:rPr>
                  </w:pPr>
                  <w:r>
                    <w:rPr>
                      <w:rFonts w:ascii="Arial" w:hAnsi="Arial" w:cs="Arial"/>
                      <w:b/>
                      <w:bCs/>
                      <w:sz w:val="20"/>
                      <w:szCs w:val="20"/>
                    </w:rPr>
                    <w:t>Descripción</w:t>
                  </w:r>
                </w:p>
              </w:tc>
              <w:tc>
                <w:tcPr>
                  <w:tcW w:w="2002" w:type="dxa"/>
                </w:tcPr>
                <w:p w14:paraId="20749B15" w14:textId="06083878" w:rsidR="003F40B4" w:rsidRPr="003F40B4" w:rsidRDefault="003F40B4" w:rsidP="003F40B4">
                  <w:pPr>
                    <w:jc w:val="center"/>
                    <w:rPr>
                      <w:rFonts w:ascii="Arial" w:hAnsi="Arial" w:cs="Arial"/>
                      <w:b/>
                      <w:bCs/>
                      <w:sz w:val="20"/>
                      <w:szCs w:val="20"/>
                    </w:rPr>
                  </w:pPr>
                  <w:r>
                    <w:rPr>
                      <w:rFonts w:ascii="Arial" w:hAnsi="Arial" w:cs="Arial"/>
                      <w:b/>
                      <w:bCs/>
                      <w:sz w:val="20"/>
                      <w:szCs w:val="20"/>
                    </w:rPr>
                    <w:t>Si</w:t>
                  </w:r>
                </w:p>
              </w:tc>
              <w:tc>
                <w:tcPr>
                  <w:tcW w:w="2166" w:type="dxa"/>
                </w:tcPr>
                <w:p w14:paraId="7C54452A" w14:textId="1B0077EF" w:rsidR="003F40B4" w:rsidRPr="003F40B4" w:rsidRDefault="003F40B4" w:rsidP="003F40B4">
                  <w:pPr>
                    <w:jc w:val="center"/>
                    <w:rPr>
                      <w:rFonts w:ascii="Arial" w:hAnsi="Arial" w:cs="Arial"/>
                      <w:b/>
                      <w:bCs/>
                      <w:sz w:val="20"/>
                      <w:szCs w:val="20"/>
                    </w:rPr>
                  </w:pPr>
                  <w:r>
                    <w:rPr>
                      <w:rFonts w:ascii="Arial" w:hAnsi="Arial" w:cs="Arial"/>
                      <w:b/>
                      <w:bCs/>
                      <w:sz w:val="20"/>
                      <w:szCs w:val="20"/>
                    </w:rPr>
                    <w:t>no</w:t>
                  </w:r>
                </w:p>
              </w:tc>
            </w:tr>
            <w:tr w:rsidR="003F40B4" w14:paraId="468069B9" w14:textId="03805DCE" w:rsidTr="003F40B4">
              <w:trPr>
                <w:trHeight w:val="278"/>
              </w:trPr>
              <w:tc>
                <w:tcPr>
                  <w:tcW w:w="6401" w:type="dxa"/>
                </w:tcPr>
                <w:p w14:paraId="3040A9E9" w14:textId="39CE5DCD" w:rsidR="003F40B4" w:rsidRDefault="003F40B4" w:rsidP="00C05B53">
                  <w:pPr>
                    <w:jc w:val="both"/>
                    <w:rPr>
                      <w:rFonts w:ascii="Arial" w:hAnsi="Arial" w:cs="Arial"/>
                      <w:sz w:val="20"/>
                      <w:szCs w:val="20"/>
                    </w:rPr>
                  </w:pPr>
                  <w:r>
                    <w:rPr>
                      <w:rFonts w:ascii="Arial" w:hAnsi="Arial" w:cs="Arial"/>
                      <w:sz w:val="20"/>
                      <w:szCs w:val="20"/>
                    </w:rPr>
                    <w:t>Dependencia de subsidios del estado</w:t>
                  </w:r>
                </w:p>
              </w:tc>
              <w:tc>
                <w:tcPr>
                  <w:tcW w:w="2002" w:type="dxa"/>
                </w:tcPr>
                <w:p w14:paraId="3BC3181A" w14:textId="77777777" w:rsidR="003F40B4" w:rsidRDefault="003F40B4" w:rsidP="00C05B53">
                  <w:pPr>
                    <w:jc w:val="both"/>
                    <w:rPr>
                      <w:rFonts w:ascii="Arial" w:hAnsi="Arial" w:cs="Arial"/>
                      <w:sz w:val="20"/>
                      <w:szCs w:val="20"/>
                    </w:rPr>
                  </w:pPr>
                  <w:r>
                    <w:t>X</w:t>
                  </w:r>
                </w:p>
              </w:tc>
              <w:tc>
                <w:tcPr>
                  <w:tcW w:w="2166" w:type="dxa"/>
                </w:tcPr>
                <w:p w14:paraId="6E9B5504" w14:textId="77777777" w:rsidR="003F40B4" w:rsidRDefault="003F40B4" w:rsidP="00C05B53">
                  <w:pPr>
                    <w:jc w:val="both"/>
                    <w:rPr>
                      <w:rFonts w:ascii="Arial" w:hAnsi="Arial" w:cs="Arial"/>
                      <w:sz w:val="20"/>
                      <w:szCs w:val="20"/>
                    </w:rPr>
                  </w:pPr>
                </w:p>
              </w:tc>
            </w:tr>
            <w:tr w:rsidR="003F40B4" w14:paraId="7C16E352" w14:textId="01489775" w:rsidTr="003F40B4">
              <w:trPr>
                <w:trHeight w:val="278"/>
              </w:trPr>
              <w:tc>
                <w:tcPr>
                  <w:tcW w:w="6401" w:type="dxa"/>
                </w:tcPr>
                <w:p w14:paraId="4764B499" w14:textId="26F1633E" w:rsidR="003F40B4" w:rsidRDefault="003F40B4" w:rsidP="00C05B53">
                  <w:pPr>
                    <w:jc w:val="both"/>
                    <w:rPr>
                      <w:rFonts w:ascii="Arial" w:hAnsi="Arial" w:cs="Arial"/>
                      <w:sz w:val="20"/>
                      <w:szCs w:val="20"/>
                    </w:rPr>
                  </w:pPr>
                  <w:r>
                    <w:rPr>
                      <w:rFonts w:ascii="Arial" w:hAnsi="Arial" w:cs="Arial"/>
                      <w:sz w:val="20"/>
                      <w:szCs w:val="20"/>
                    </w:rPr>
                    <w:t>Perdida de iniciativas productivas</w:t>
                  </w:r>
                </w:p>
              </w:tc>
              <w:tc>
                <w:tcPr>
                  <w:tcW w:w="2002" w:type="dxa"/>
                </w:tcPr>
                <w:p w14:paraId="7D713BFA" w14:textId="77777777" w:rsidR="003F40B4" w:rsidRDefault="003F40B4" w:rsidP="00C05B53">
                  <w:pPr>
                    <w:jc w:val="both"/>
                    <w:rPr>
                      <w:rFonts w:ascii="Arial" w:hAnsi="Arial" w:cs="Arial"/>
                      <w:sz w:val="20"/>
                      <w:szCs w:val="20"/>
                    </w:rPr>
                  </w:pPr>
                </w:p>
              </w:tc>
              <w:tc>
                <w:tcPr>
                  <w:tcW w:w="2166" w:type="dxa"/>
                </w:tcPr>
                <w:p w14:paraId="58E716FA" w14:textId="77777777" w:rsidR="003F40B4" w:rsidRDefault="003F40B4" w:rsidP="00C05B53">
                  <w:pPr>
                    <w:jc w:val="both"/>
                    <w:rPr>
                      <w:rFonts w:ascii="Arial" w:hAnsi="Arial" w:cs="Arial"/>
                      <w:sz w:val="20"/>
                      <w:szCs w:val="20"/>
                    </w:rPr>
                  </w:pPr>
                  <w:r>
                    <w:t>X</w:t>
                  </w:r>
                </w:p>
              </w:tc>
            </w:tr>
            <w:tr w:rsidR="0027580B" w14:paraId="095059BE" w14:textId="77777777" w:rsidTr="003F40B4">
              <w:trPr>
                <w:trHeight w:val="278"/>
              </w:trPr>
              <w:tc>
                <w:tcPr>
                  <w:tcW w:w="6401" w:type="dxa"/>
                </w:tcPr>
                <w:p w14:paraId="69FF1C57" w14:textId="0F2C753D" w:rsidR="0027580B" w:rsidRDefault="0027580B" w:rsidP="00C05B53">
                  <w:pPr>
                    <w:jc w:val="both"/>
                    <w:rPr>
                      <w:rFonts w:ascii="Arial" w:hAnsi="Arial" w:cs="Arial"/>
                      <w:sz w:val="20"/>
                      <w:szCs w:val="20"/>
                    </w:rPr>
                  </w:pPr>
                  <w:r>
                    <w:rPr>
                      <w:rFonts w:ascii="Arial" w:hAnsi="Arial" w:cs="Arial"/>
                      <w:sz w:val="20"/>
                      <w:szCs w:val="20"/>
                    </w:rPr>
                    <w:t>Despojo o abandono de tierras</w:t>
                  </w:r>
                </w:p>
              </w:tc>
              <w:tc>
                <w:tcPr>
                  <w:tcW w:w="2002" w:type="dxa"/>
                </w:tcPr>
                <w:p w14:paraId="7AEF344E" w14:textId="77777777" w:rsidR="0027580B" w:rsidRDefault="0027580B" w:rsidP="00C05B53">
                  <w:pPr>
                    <w:jc w:val="both"/>
                    <w:rPr>
                      <w:rFonts w:ascii="Arial" w:hAnsi="Arial" w:cs="Arial"/>
                      <w:sz w:val="20"/>
                      <w:szCs w:val="20"/>
                    </w:rPr>
                  </w:pPr>
                </w:p>
              </w:tc>
              <w:tc>
                <w:tcPr>
                  <w:tcW w:w="2166" w:type="dxa"/>
                </w:tcPr>
                <w:p w14:paraId="45B69A75" w14:textId="77777777" w:rsidR="0027580B" w:rsidRDefault="0027580B" w:rsidP="00C05B53">
                  <w:pPr>
                    <w:jc w:val="both"/>
                    <w:rPr>
                      <w:rFonts w:ascii="Arial" w:hAnsi="Arial" w:cs="Arial"/>
                      <w:sz w:val="20"/>
                      <w:szCs w:val="20"/>
                    </w:rPr>
                  </w:pPr>
                </w:p>
              </w:tc>
            </w:tr>
            <w:tr w:rsidR="003F40B4" w14:paraId="255B42CB" w14:textId="416F8E46" w:rsidTr="003F40B4">
              <w:trPr>
                <w:trHeight w:val="278"/>
              </w:trPr>
              <w:tc>
                <w:tcPr>
                  <w:tcW w:w="6401" w:type="dxa"/>
                </w:tcPr>
                <w:p w14:paraId="4106518D" w14:textId="63AD001C" w:rsidR="003F40B4" w:rsidRDefault="003F40B4" w:rsidP="00C05B53">
                  <w:pPr>
                    <w:jc w:val="both"/>
                    <w:rPr>
                      <w:rFonts w:ascii="Arial" w:hAnsi="Arial" w:cs="Arial"/>
                      <w:sz w:val="20"/>
                      <w:szCs w:val="20"/>
                    </w:rPr>
                  </w:pPr>
                  <w:r>
                    <w:rPr>
                      <w:rFonts w:ascii="Arial" w:hAnsi="Arial" w:cs="Arial"/>
                      <w:sz w:val="20"/>
                      <w:szCs w:val="20"/>
                    </w:rPr>
                    <w:t>Acceso restringido a empleos formales</w:t>
                  </w:r>
                </w:p>
              </w:tc>
              <w:tc>
                <w:tcPr>
                  <w:tcW w:w="2002" w:type="dxa"/>
                </w:tcPr>
                <w:p w14:paraId="2A73539C" w14:textId="77777777" w:rsidR="003F40B4" w:rsidRDefault="003F40B4" w:rsidP="00C05B53">
                  <w:pPr>
                    <w:jc w:val="both"/>
                    <w:rPr>
                      <w:rFonts w:ascii="Arial" w:hAnsi="Arial" w:cs="Arial"/>
                      <w:sz w:val="20"/>
                      <w:szCs w:val="20"/>
                    </w:rPr>
                  </w:pPr>
                </w:p>
              </w:tc>
              <w:tc>
                <w:tcPr>
                  <w:tcW w:w="2166" w:type="dxa"/>
                </w:tcPr>
                <w:p w14:paraId="6FB1E1BA" w14:textId="77777777" w:rsidR="003F40B4" w:rsidRDefault="003F40B4" w:rsidP="00C05B53">
                  <w:pPr>
                    <w:jc w:val="both"/>
                    <w:rPr>
                      <w:rFonts w:ascii="Arial" w:hAnsi="Arial" w:cs="Arial"/>
                      <w:sz w:val="20"/>
                      <w:szCs w:val="20"/>
                    </w:rPr>
                  </w:pPr>
                </w:p>
              </w:tc>
            </w:tr>
            <w:tr w:rsidR="003F40B4" w14:paraId="56B544EA" w14:textId="59104633" w:rsidTr="003F40B4">
              <w:trPr>
                <w:trHeight w:val="556"/>
              </w:trPr>
              <w:tc>
                <w:tcPr>
                  <w:tcW w:w="6401" w:type="dxa"/>
                </w:tcPr>
                <w:p w14:paraId="361CE30F" w14:textId="304EBFF0" w:rsidR="003F40B4" w:rsidRDefault="003F40B4" w:rsidP="00C05B53">
                  <w:pPr>
                    <w:jc w:val="both"/>
                    <w:rPr>
                      <w:rFonts w:ascii="Arial" w:hAnsi="Arial" w:cs="Arial"/>
                      <w:sz w:val="20"/>
                      <w:szCs w:val="20"/>
                    </w:rPr>
                  </w:pPr>
                  <w:r>
                    <w:rPr>
                      <w:rFonts w:ascii="Arial" w:hAnsi="Arial" w:cs="Arial"/>
                      <w:sz w:val="20"/>
                      <w:szCs w:val="20"/>
                    </w:rPr>
                    <w:t>Inserción en procesos de economías ilícitas o empleos informales precarizados</w:t>
                  </w:r>
                </w:p>
              </w:tc>
              <w:tc>
                <w:tcPr>
                  <w:tcW w:w="2002" w:type="dxa"/>
                </w:tcPr>
                <w:p w14:paraId="0D3F7697" w14:textId="77777777" w:rsidR="003F40B4" w:rsidRDefault="003F40B4" w:rsidP="00C05B53">
                  <w:pPr>
                    <w:jc w:val="both"/>
                    <w:rPr>
                      <w:rFonts w:ascii="Arial" w:hAnsi="Arial" w:cs="Arial"/>
                      <w:sz w:val="20"/>
                      <w:szCs w:val="20"/>
                    </w:rPr>
                  </w:pPr>
                </w:p>
              </w:tc>
              <w:tc>
                <w:tcPr>
                  <w:tcW w:w="2166" w:type="dxa"/>
                </w:tcPr>
                <w:p w14:paraId="6061FCA0" w14:textId="77777777" w:rsidR="003F40B4" w:rsidRDefault="003F40B4" w:rsidP="00C05B53">
                  <w:pPr>
                    <w:jc w:val="both"/>
                    <w:rPr>
                      <w:rFonts w:ascii="Arial" w:hAnsi="Arial" w:cs="Arial"/>
                      <w:sz w:val="20"/>
                      <w:szCs w:val="20"/>
                    </w:rPr>
                  </w:pPr>
                </w:p>
              </w:tc>
            </w:tr>
            <w:tr w:rsidR="003F40B4" w14:paraId="08423627" w14:textId="63A2F1C8" w:rsidTr="003F40B4">
              <w:trPr>
                <w:trHeight w:val="556"/>
              </w:trPr>
              <w:tc>
                <w:tcPr>
                  <w:tcW w:w="6401" w:type="dxa"/>
                </w:tcPr>
                <w:p w14:paraId="708C01BB" w14:textId="2449958F" w:rsidR="003F40B4" w:rsidRDefault="003F40B4" w:rsidP="00C05B53">
                  <w:pPr>
                    <w:jc w:val="both"/>
                    <w:rPr>
                      <w:rFonts w:ascii="Arial" w:hAnsi="Arial" w:cs="Arial"/>
                      <w:sz w:val="20"/>
                      <w:szCs w:val="20"/>
                    </w:rPr>
                  </w:pPr>
                  <w:r>
                    <w:rPr>
                      <w:rFonts w:ascii="Arial" w:hAnsi="Arial" w:cs="Arial"/>
                      <w:sz w:val="20"/>
                      <w:szCs w:val="20"/>
                    </w:rPr>
                    <w:t>Dificultad en el acceso a servicios y bienes o enseres de primera necesidad.</w:t>
                  </w:r>
                </w:p>
              </w:tc>
              <w:tc>
                <w:tcPr>
                  <w:tcW w:w="2002" w:type="dxa"/>
                </w:tcPr>
                <w:p w14:paraId="462B5AAB" w14:textId="77777777" w:rsidR="003F40B4" w:rsidRDefault="003F40B4" w:rsidP="00C05B53">
                  <w:pPr>
                    <w:jc w:val="both"/>
                    <w:rPr>
                      <w:rFonts w:ascii="Arial" w:hAnsi="Arial" w:cs="Arial"/>
                      <w:sz w:val="20"/>
                      <w:szCs w:val="20"/>
                    </w:rPr>
                  </w:pPr>
                </w:p>
              </w:tc>
              <w:tc>
                <w:tcPr>
                  <w:tcW w:w="2166" w:type="dxa"/>
                </w:tcPr>
                <w:p w14:paraId="7D2265B6" w14:textId="77777777" w:rsidR="003F40B4" w:rsidRDefault="003F40B4" w:rsidP="00C05B53">
                  <w:pPr>
                    <w:jc w:val="both"/>
                    <w:rPr>
                      <w:rFonts w:ascii="Arial" w:hAnsi="Arial" w:cs="Arial"/>
                      <w:sz w:val="20"/>
                      <w:szCs w:val="20"/>
                    </w:rPr>
                  </w:pPr>
                </w:p>
              </w:tc>
            </w:tr>
            <w:tr w:rsidR="009D3045" w14:paraId="18FC538F" w14:textId="77777777" w:rsidTr="003F40B4">
              <w:trPr>
                <w:trHeight w:val="278"/>
              </w:trPr>
              <w:tc>
                <w:tcPr>
                  <w:tcW w:w="6401" w:type="dxa"/>
                </w:tcPr>
                <w:p w14:paraId="285A056B" w14:textId="3ACAEE69" w:rsidR="009D3045" w:rsidRDefault="003F40B4" w:rsidP="00C05B53">
                  <w:pPr>
                    <w:jc w:val="both"/>
                    <w:rPr>
                      <w:rFonts w:ascii="Arial" w:hAnsi="Arial" w:cs="Arial"/>
                      <w:sz w:val="20"/>
                      <w:szCs w:val="20"/>
                    </w:rPr>
                  </w:pPr>
                  <w:r>
                    <w:rPr>
                      <w:rFonts w:ascii="Arial" w:hAnsi="Arial" w:cs="Arial"/>
                      <w:sz w:val="20"/>
                      <w:szCs w:val="20"/>
                    </w:rPr>
                    <w:t>Otro, ¿</w:t>
                  </w:r>
                  <w:r w:rsidR="0027580B">
                    <w:rPr>
                      <w:rFonts w:ascii="Arial" w:hAnsi="Arial" w:cs="Arial"/>
                      <w:sz w:val="20"/>
                      <w:szCs w:val="20"/>
                    </w:rPr>
                    <w:t>Cuál</w:t>
                  </w:r>
                  <w:r>
                    <w:rPr>
                      <w:rFonts w:ascii="Arial" w:hAnsi="Arial" w:cs="Arial"/>
                      <w:sz w:val="20"/>
                      <w:szCs w:val="20"/>
                    </w:rPr>
                    <w:t>?</w:t>
                  </w:r>
                </w:p>
              </w:tc>
              <w:tc>
                <w:tcPr>
                  <w:tcW w:w="4168" w:type="dxa"/>
                  <w:gridSpan w:val="2"/>
                </w:tcPr>
                <w:p w14:paraId="208E9524" w14:textId="77777777" w:rsidR="009D3045" w:rsidRDefault="009D3045" w:rsidP="00C05B53">
                  <w:pPr>
                    <w:jc w:val="both"/>
                    <w:rPr>
                      <w:rFonts w:ascii="Arial" w:hAnsi="Arial" w:cs="Arial"/>
                      <w:sz w:val="20"/>
                      <w:szCs w:val="20"/>
                    </w:rPr>
                  </w:pPr>
                </w:p>
              </w:tc>
            </w:tr>
            <w:tr w:rsidR="007C2762" w14:paraId="4F0645C7" w14:textId="77777777" w:rsidTr="00ED144E">
              <w:trPr>
                <w:trHeight w:val="278"/>
              </w:trPr>
              <w:tc>
                <w:tcPr>
                  <w:tcW w:w="10569" w:type="dxa"/>
                  <w:gridSpan w:val="3"/>
                </w:tcPr>
                <w:p w14:paraId="2CEB0407" w14:textId="7CB3B104" w:rsidR="007C2762" w:rsidRPr="007C2762" w:rsidRDefault="007C2762" w:rsidP="00C05B53">
                  <w:pPr>
                    <w:jc w:val="both"/>
                    <w:rPr>
                      <w:rFonts w:ascii="Arial" w:hAnsi="Arial" w:cs="Arial"/>
                      <w:b/>
                      <w:bCs/>
                      <w:sz w:val="20"/>
                      <w:szCs w:val="20"/>
                    </w:rPr>
                  </w:pPr>
                  <w:r w:rsidRPr="007C2762">
                    <w:rPr>
                      <w:rFonts w:ascii="Arial" w:hAnsi="Arial" w:cs="Arial"/>
                      <w:b/>
                      <w:bCs/>
                      <w:sz w:val="20"/>
                      <w:szCs w:val="20"/>
                    </w:rPr>
                    <w:t>Sinopsis</w:t>
                  </w:r>
                </w:p>
              </w:tc>
            </w:tr>
            <w:tr w:rsidR="007C2762" w14:paraId="7648C7E2" w14:textId="77777777" w:rsidTr="007C2762">
              <w:trPr>
                <w:trHeight w:val="1123"/>
              </w:trPr>
              <w:tc>
                <w:tcPr>
                  <w:tcW w:w="10569" w:type="dxa"/>
                  <w:gridSpan w:val="3"/>
                </w:tcPr>
                <w:p w14:paraId="56542CD5" w14:textId="77777777" w:rsidR="007C2762" w:rsidRDefault="007C2762" w:rsidP="00C05B53">
                  <w:pPr>
                    <w:jc w:val="both"/>
                    <w:rPr>
                      <w:rFonts w:ascii="Arial" w:hAnsi="Arial" w:cs="Arial"/>
                      <w:sz w:val="20"/>
                      <w:szCs w:val="20"/>
                    </w:rPr>
                  </w:pPr>
                </w:p>
              </w:tc>
            </w:tr>
          </w:tbl>
          <w:p w14:paraId="37AF7759" w14:textId="77777777" w:rsidR="00456596" w:rsidRDefault="00456596" w:rsidP="00C05B53">
            <w:pPr>
              <w:jc w:val="both"/>
              <w:rPr>
                <w:rFonts w:ascii="Arial" w:hAnsi="Arial" w:cs="Arial"/>
                <w:sz w:val="20"/>
                <w:szCs w:val="20"/>
              </w:rPr>
            </w:pPr>
          </w:p>
          <w:p w14:paraId="60510B71" w14:textId="77777777" w:rsidR="003F40B4" w:rsidRDefault="003F40B4" w:rsidP="00C05B53">
            <w:pPr>
              <w:jc w:val="both"/>
              <w:rPr>
                <w:rFonts w:ascii="Arial" w:hAnsi="Arial" w:cs="Arial"/>
                <w:sz w:val="20"/>
                <w:szCs w:val="20"/>
              </w:rPr>
            </w:pPr>
          </w:p>
          <w:tbl>
            <w:tblPr>
              <w:tblStyle w:val="Tablaconcuadrcula"/>
              <w:tblW w:w="10569" w:type="dxa"/>
              <w:tblLook w:val="04A0" w:firstRow="1" w:lastRow="0" w:firstColumn="1" w:lastColumn="0" w:noHBand="0" w:noVBand="1"/>
            </w:tblPr>
            <w:tblGrid>
              <w:gridCol w:w="6401"/>
              <w:gridCol w:w="2002"/>
              <w:gridCol w:w="2166"/>
            </w:tblGrid>
            <w:tr w:rsidR="007C2762" w14:paraId="68D32B46" w14:textId="77777777" w:rsidTr="00C05B53">
              <w:trPr>
                <w:trHeight w:val="278"/>
              </w:trPr>
              <w:tc>
                <w:tcPr>
                  <w:tcW w:w="10569" w:type="dxa"/>
                  <w:gridSpan w:val="3"/>
                </w:tcPr>
                <w:p w14:paraId="00EEEBA8" w14:textId="06B57C4E" w:rsidR="007C2762" w:rsidRPr="003F40B4" w:rsidRDefault="007C2762" w:rsidP="007C2762">
                  <w:pPr>
                    <w:jc w:val="center"/>
                    <w:rPr>
                      <w:rFonts w:ascii="Arial" w:hAnsi="Arial" w:cs="Arial"/>
                      <w:b/>
                      <w:bCs/>
                      <w:sz w:val="20"/>
                      <w:szCs w:val="20"/>
                    </w:rPr>
                  </w:pPr>
                  <w:r w:rsidRPr="003F40B4">
                    <w:rPr>
                      <w:rFonts w:ascii="Arial" w:hAnsi="Arial" w:cs="Arial"/>
                      <w:b/>
                      <w:bCs/>
                      <w:sz w:val="20"/>
                      <w:szCs w:val="20"/>
                    </w:rPr>
                    <w:t xml:space="preserve">Impacto en la esfera </w:t>
                  </w:r>
                  <w:r>
                    <w:rPr>
                      <w:rFonts w:ascii="Arial" w:hAnsi="Arial" w:cs="Arial"/>
                      <w:b/>
                      <w:bCs/>
                      <w:sz w:val="20"/>
                      <w:szCs w:val="20"/>
                    </w:rPr>
                    <w:t>social</w:t>
                  </w:r>
                </w:p>
              </w:tc>
            </w:tr>
            <w:tr w:rsidR="007C2762" w14:paraId="7F0A9978" w14:textId="77777777" w:rsidTr="00C05B53">
              <w:trPr>
                <w:trHeight w:val="278"/>
              </w:trPr>
              <w:tc>
                <w:tcPr>
                  <w:tcW w:w="6401" w:type="dxa"/>
                </w:tcPr>
                <w:p w14:paraId="083012D2" w14:textId="77777777" w:rsidR="007C2762" w:rsidRPr="003F40B4" w:rsidRDefault="007C2762" w:rsidP="007C2762">
                  <w:pPr>
                    <w:jc w:val="center"/>
                    <w:rPr>
                      <w:rFonts w:ascii="Arial" w:hAnsi="Arial" w:cs="Arial"/>
                      <w:b/>
                      <w:bCs/>
                      <w:sz w:val="20"/>
                      <w:szCs w:val="20"/>
                    </w:rPr>
                  </w:pPr>
                  <w:r>
                    <w:rPr>
                      <w:rFonts w:ascii="Arial" w:hAnsi="Arial" w:cs="Arial"/>
                      <w:b/>
                      <w:bCs/>
                      <w:sz w:val="20"/>
                      <w:szCs w:val="20"/>
                    </w:rPr>
                    <w:t>Descripción</w:t>
                  </w:r>
                </w:p>
              </w:tc>
              <w:tc>
                <w:tcPr>
                  <w:tcW w:w="2002" w:type="dxa"/>
                </w:tcPr>
                <w:p w14:paraId="374EC0EE" w14:textId="77777777" w:rsidR="007C2762" w:rsidRPr="003F40B4" w:rsidRDefault="007C2762" w:rsidP="007C2762">
                  <w:pPr>
                    <w:jc w:val="center"/>
                    <w:rPr>
                      <w:rFonts w:ascii="Arial" w:hAnsi="Arial" w:cs="Arial"/>
                      <w:b/>
                      <w:bCs/>
                      <w:sz w:val="20"/>
                      <w:szCs w:val="20"/>
                    </w:rPr>
                  </w:pPr>
                  <w:r>
                    <w:rPr>
                      <w:rFonts w:ascii="Arial" w:hAnsi="Arial" w:cs="Arial"/>
                      <w:b/>
                      <w:bCs/>
                      <w:sz w:val="20"/>
                      <w:szCs w:val="20"/>
                    </w:rPr>
                    <w:t>Si</w:t>
                  </w:r>
                </w:p>
              </w:tc>
              <w:tc>
                <w:tcPr>
                  <w:tcW w:w="2166" w:type="dxa"/>
                </w:tcPr>
                <w:p w14:paraId="634C3E9B" w14:textId="77777777" w:rsidR="007C2762" w:rsidRPr="003F40B4" w:rsidRDefault="007C2762" w:rsidP="007C2762">
                  <w:pPr>
                    <w:jc w:val="center"/>
                    <w:rPr>
                      <w:rFonts w:ascii="Arial" w:hAnsi="Arial" w:cs="Arial"/>
                      <w:b/>
                      <w:bCs/>
                      <w:sz w:val="20"/>
                      <w:szCs w:val="20"/>
                    </w:rPr>
                  </w:pPr>
                  <w:r>
                    <w:rPr>
                      <w:rFonts w:ascii="Arial" w:hAnsi="Arial" w:cs="Arial"/>
                      <w:b/>
                      <w:bCs/>
                      <w:sz w:val="20"/>
                      <w:szCs w:val="20"/>
                    </w:rPr>
                    <w:t>no</w:t>
                  </w:r>
                </w:p>
              </w:tc>
            </w:tr>
            <w:tr w:rsidR="007C2762" w14:paraId="3660494B" w14:textId="77777777" w:rsidTr="00C05B53">
              <w:trPr>
                <w:trHeight w:val="278"/>
              </w:trPr>
              <w:tc>
                <w:tcPr>
                  <w:tcW w:w="6401" w:type="dxa"/>
                </w:tcPr>
                <w:p w14:paraId="54AE96A4" w14:textId="55AC3312" w:rsidR="007C2762" w:rsidRDefault="00D846D4" w:rsidP="007C2762">
                  <w:pPr>
                    <w:jc w:val="both"/>
                    <w:rPr>
                      <w:rFonts w:ascii="Arial" w:hAnsi="Arial" w:cs="Arial"/>
                      <w:sz w:val="20"/>
                      <w:szCs w:val="20"/>
                    </w:rPr>
                  </w:pPr>
                  <w:r>
                    <w:rPr>
                      <w:rFonts w:ascii="Arial" w:hAnsi="Arial" w:cs="Arial"/>
                      <w:sz w:val="20"/>
                      <w:szCs w:val="20"/>
                    </w:rPr>
                    <w:t>Ruptura del tejido social</w:t>
                  </w:r>
                </w:p>
              </w:tc>
              <w:tc>
                <w:tcPr>
                  <w:tcW w:w="2002" w:type="dxa"/>
                </w:tcPr>
                <w:p w14:paraId="48D5E9C5" w14:textId="77777777" w:rsidR="007C2762" w:rsidRDefault="007C2762" w:rsidP="007C2762">
                  <w:pPr>
                    <w:jc w:val="both"/>
                    <w:rPr>
                      <w:rFonts w:ascii="Arial" w:hAnsi="Arial" w:cs="Arial"/>
                      <w:sz w:val="20"/>
                      <w:szCs w:val="20"/>
                    </w:rPr>
                  </w:pPr>
                  <w:r>
                    <w:t>X</w:t>
                  </w:r>
                </w:p>
              </w:tc>
              <w:tc>
                <w:tcPr>
                  <w:tcW w:w="2166" w:type="dxa"/>
                </w:tcPr>
                <w:p w14:paraId="5175FC63" w14:textId="77777777" w:rsidR="007C2762" w:rsidRDefault="007C2762" w:rsidP="007C2762">
                  <w:pPr>
                    <w:jc w:val="both"/>
                    <w:rPr>
                      <w:rFonts w:ascii="Arial" w:hAnsi="Arial" w:cs="Arial"/>
                      <w:sz w:val="20"/>
                      <w:szCs w:val="20"/>
                    </w:rPr>
                  </w:pPr>
                </w:p>
              </w:tc>
            </w:tr>
            <w:tr w:rsidR="007C2762" w14:paraId="16CC724D" w14:textId="77777777" w:rsidTr="00C05B53">
              <w:trPr>
                <w:trHeight w:val="278"/>
              </w:trPr>
              <w:tc>
                <w:tcPr>
                  <w:tcW w:w="6401" w:type="dxa"/>
                </w:tcPr>
                <w:p w14:paraId="26E8883B" w14:textId="5E546F16" w:rsidR="007C2762" w:rsidRDefault="007136D8" w:rsidP="007C2762">
                  <w:pPr>
                    <w:jc w:val="both"/>
                    <w:rPr>
                      <w:rFonts w:ascii="Arial" w:hAnsi="Arial" w:cs="Arial"/>
                      <w:sz w:val="20"/>
                      <w:szCs w:val="20"/>
                    </w:rPr>
                  </w:pPr>
                  <w:r>
                    <w:rPr>
                      <w:rFonts w:ascii="Arial" w:hAnsi="Arial" w:cs="Arial"/>
                      <w:sz w:val="20"/>
                      <w:szCs w:val="20"/>
                    </w:rPr>
                    <w:t>Perdida de redes de apoyo</w:t>
                  </w:r>
                </w:p>
              </w:tc>
              <w:tc>
                <w:tcPr>
                  <w:tcW w:w="2002" w:type="dxa"/>
                </w:tcPr>
                <w:p w14:paraId="41BF0BF0" w14:textId="77777777" w:rsidR="007C2762" w:rsidRDefault="007C2762" w:rsidP="007C2762">
                  <w:pPr>
                    <w:jc w:val="both"/>
                    <w:rPr>
                      <w:rFonts w:ascii="Arial" w:hAnsi="Arial" w:cs="Arial"/>
                      <w:sz w:val="20"/>
                      <w:szCs w:val="20"/>
                    </w:rPr>
                  </w:pPr>
                </w:p>
              </w:tc>
              <w:tc>
                <w:tcPr>
                  <w:tcW w:w="2166" w:type="dxa"/>
                </w:tcPr>
                <w:p w14:paraId="5939BB1F" w14:textId="77777777" w:rsidR="007C2762" w:rsidRDefault="007C2762" w:rsidP="007C2762">
                  <w:pPr>
                    <w:jc w:val="both"/>
                    <w:rPr>
                      <w:rFonts w:ascii="Arial" w:hAnsi="Arial" w:cs="Arial"/>
                      <w:sz w:val="20"/>
                      <w:szCs w:val="20"/>
                    </w:rPr>
                  </w:pPr>
                </w:p>
              </w:tc>
            </w:tr>
            <w:tr w:rsidR="007C2762" w14:paraId="30F5C497" w14:textId="77777777" w:rsidTr="00C05B53">
              <w:trPr>
                <w:trHeight w:val="278"/>
              </w:trPr>
              <w:tc>
                <w:tcPr>
                  <w:tcW w:w="6401" w:type="dxa"/>
                </w:tcPr>
                <w:p w14:paraId="3C49A5E0" w14:textId="608E4D53" w:rsidR="007C2762" w:rsidRDefault="00512838" w:rsidP="007C2762">
                  <w:pPr>
                    <w:jc w:val="both"/>
                    <w:rPr>
                      <w:rFonts w:ascii="Arial" w:hAnsi="Arial" w:cs="Arial"/>
                      <w:sz w:val="20"/>
                      <w:szCs w:val="20"/>
                    </w:rPr>
                  </w:pPr>
                  <w:r>
                    <w:rPr>
                      <w:rFonts w:ascii="Arial" w:hAnsi="Arial" w:cs="Arial"/>
                      <w:sz w:val="20"/>
                      <w:szCs w:val="20"/>
                    </w:rPr>
                    <w:t>Traslado de factores de violencia de un territorio a otro</w:t>
                  </w:r>
                </w:p>
              </w:tc>
              <w:tc>
                <w:tcPr>
                  <w:tcW w:w="2002" w:type="dxa"/>
                </w:tcPr>
                <w:p w14:paraId="706D5B2A" w14:textId="77777777" w:rsidR="007C2762" w:rsidRDefault="007C2762" w:rsidP="007C2762">
                  <w:pPr>
                    <w:jc w:val="both"/>
                    <w:rPr>
                      <w:rFonts w:ascii="Arial" w:hAnsi="Arial" w:cs="Arial"/>
                      <w:sz w:val="20"/>
                      <w:szCs w:val="20"/>
                    </w:rPr>
                  </w:pPr>
                </w:p>
              </w:tc>
              <w:tc>
                <w:tcPr>
                  <w:tcW w:w="2166" w:type="dxa"/>
                </w:tcPr>
                <w:p w14:paraId="2E4F3D77" w14:textId="77777777" w:rsidR="007C2762" w:rsidRDefault="007C2762" w:rsidP="007C2762">
                  <w:pPr>
                    <w:jc w:val="both"/>
                    <w:rPr>
                      <w:rFonts w:ascii="Arial" w:hAnsi="Arial" w:cs="Arial"/>
                      <w:sz w:val="20"/>
                      <w:szCs w:val="20"/>
                    </w:rPr>
                  </w:pPr>
                </w:p>
              </w:tc>
            </w:tr>
            <w:tr w:rsidR="007C2762" w14:paraId="02DE3775" w14:textId="77777777" w:rsidTr="00512838">
              <w:trPr>
                <w:trHeight w:val="71"/>
              </w:trPr>
              <w:tc>
                <w:tcPr>
                  <w:tcW w:w="6401" w:type="dxa"/>
                </w:tcPr>
                <w:p w14:paraId="5F839DD6" w14:textId="25078AC6" w:rsidR="007C2762" w:rsidRDefault="00512838" w:rsidP="007C2762">
                  <w:pPr>
                    <w:jc w:val="both"/>
                    <w:rPr>
                      <w:rFonts w:ascii="Arial" w:hAnsi="Arial" w:cs="Arial"/>
                      <w:sz w:val="20"/>
                      <w:szCs w:val="20"/>
                    </w:rPr>
                  </w:pPr>
                  <w:r>
                    <w:rPr>
                      <w:rFonts w:ascii="Arial" w:hAnsi="Arial" w:cs="Arial"/>
                      <w:sz w:val="20"/>
                      <w:szCs w:val="20"/>
                    </w:rPr>
                    <w:t>Confinamiento o auto confinamiento</w:t>
                  </w:r>
                </w:p>
              </w:tc>
              <w:tc>
                <w:tcPr>
                  <w:tcW w:w="2002" w:type="dxa"/>
                </w:tcPr>
                <w:p w14:paraId="574AF16F" w14:textId="77777777" w:rsidR="007C2762" w:rsidRDefault="007C2762" w:rsidP="007C2762">
                  <w:pPr>
                    <w:jc w:val="both"/>
                    <w:rPr>
                      <w:rFonts w:ascii="Arial" w:hAnsi="Arial" w:cs="Arial"/>
                      <w:sz w:val="20"/>
                      <w:szCs w:val="20"/>
                    </w:rPr>
                  </w:pPr>
                </w:p>
              </w:tc>
              <w:tc>
                <w:tcPr>
                  <w:tcW w:w="2166" w:type="dxa"/>
                </w:tcPr>
                <w:p w14:paraId="711D0F3B" w14:textId="77777777" w:rsidR="007C2762" w:rsidRDefault="007C2762" w:rsidP="007C2762">
                  <w:pPr>
                    <w:jc w:val="both"/>
                    <w:rPr>
                      <w:rFonts w:ascii="Arial" w:hAnsi="Arial" w:cs="Arial"/>
                      <w:sz w:val="20"/>
                      <w:szCs w:val="20"/>
                    </w:rPr>
                  </w:pPr>
                </w:p>
              </w:tc>
            </w:tr>
            <w:tr w:rsidR="007C2762" w14:paraId="3B9E3CCF" w14:textId="77777777" w:rsidTr="00512838">
              <w:trPr>
                <w:trHeight w:val="259"/>
              </w:trPr>
              <w:tc>
                <w:tcPr>
                  <w:tcW w:w="6401" w:type="dxa"/>
                </w:tcPr>
                <w:p w14:paraId="22024212" w14:textId="052C8429" w:rsidR="007C2762" w:rsidRDefault="00512838" w:rsidP="007C2762">
                  <w:pPr>
                    <w:jc w:val="both"/>
                    <w:rPr>
                      <w:rFonts w:ascii="Arial" w:hAnsi="Arial" w:cs="Arial"/>
                      <w:sz w:val="20"/>
                      <w:szCs w:val="20"/>
                    </w:rPr>
                  </w:pPr>
                  <w:r>
                    <w:rPr>
                      <w:rFonts w:ascii="Arial" w:hAnsi="Arial" w:cs="Arial"/>
                      <w:sz w:val="20"/>
                      <w:szCs w:val="20"/>
                    </w:rPr>
                    <w:t>Restricción de movilidad</w:t>
                  </w:r>
                </w:p>
              </w:tc>
              <w:tc>
                <w:tcPr>
                  <w:tcW w:w="2002" w:type="dxa"/>
                </w:tcPr>
                <w:p w14:paraId="4BAD79B8" w14:textId="77777777" w:rsidR="007C2762" w:rsidRDefault="007C2762" w:rsidP="007C2762">
                  <w:pPr>
                    <w:jc w:val="both"/>
                    <w:rPr>
                      <w:rFonts w:ascii="Arial" w:hAnsi="Arial" w:cs="Arial"/>
                      <w:sz w:val="20"/>
                      <w:szCs w:val="20"/>
                    </w:rPr>
                  </w:pPr>
                  <w:r>
                    <w:t>X</w:t>
                  </w:r>
                </w:p>
              </w:tc>
              <w:tc>
                <w:tcPr>
                  <w:tcW w:w="2166" w:type="dxa"/>
                </w:tcPr>
                <w:p w14:paraId="592355C5" w14:textId="77777777" w:rsidR="007C2762" w:rsidRDefault="007C2762" w:rsidP="007C2762">
                  <w:pPr>
                    <w:jc w:val="both"/>
                    <w:rPr>
                      <w:rFonts w:ascii="Arial" w:hAnsi="Arial" w:cs="Arial"/>
                      <w:sz w:val="20"/>
                      <w:szCs w:val="20"/>
                    </w:rPr>
                  </w:pPr>
                </w:p>
              </w:tc>
            </w:tr>
            <w:tr w:rsidR="00512838" w14:paraId="4A273450" w14:textId="77777777" w:rsidTr="00512838">
              <w:trPr>
                <w:trHeight w:val="259"/>
              </w:trPr>
              <w:tc>
                <w:tcPr>
                  <w:tcW w:w="6401" w:type="dxa"/>
                </w:tcPr>
                <w:p w14:paraId="7F8DF591" w14:textId="079AB2E3" w:rsidR="00512838" w:rsidRDefault="004D116A" w:rsidP="007C2762">
                  <w:pPr>
                    <w:jc w:val="both"/>
                    <w:rPr>
                      <w:rFonts w:ascii="Arial" w:hAnsi="Arial" w:cs="Arial"/>
                      <w:sz w:val="20"/>
                      <w:szCs w:val="20"/>
                    </w:rPr>
                  </w:pPr>
                  <w:r>
                    <w:rPr>
                      <w:rFonts w:ascii="Arial" w:hAnsi="Arial" w:cs="Arial"/>
                      <w:sz w:val="20"/>
                      <w:szCs w:val="20"/>
                    </w:rPr>
                    <w:t>Desarraigo territorial y cultural</w:t>
                  </w:r>
                </w:p>
              </w:tc>
              <w:tc>
                <w:tcPr>
                  <w:tcW w:w="2002" w:type="dxa"/>
                </w:tcPr>
                <w:p w14:paraId="0412AAB9" w14:textId="77777777" w:rsidR="00512838" w:rsidRDefault="00512838" w:rsidP="007C2762">
                  <w:pPr>
                    <w:jc w:val="both"/>
                    <w:rPr>
                      <w:rFonts w:ascii="Arial" w:hAnsi="Arial" w:cs="Arial"/>
                      <w:sz w:val="20"/>
                      <w:szCs w:val="20"/>
                    </w:rPr>
                  </w:pPr>
                </w:p>
              </w:tc>
              <w:tc>
                <w:tcPr>
                  <w:tcW w:w="2166" w:type="dxa"/>
                </w:tcPr>
                <w:p w14:paraId="5B2C362D" w14:textId="77777777" w:rsidR="00512838" w:rsidRDefault="00512838" w:rsidP="007C2762">
                  <w:pPr>
                    <w:jc w:val="both"/>
                    <w:rPr>
                      <w:rFonts w:ascii="Arial" w:hAnsi="Arial" w:cs="Arial"/>
                      <w:sz w:val="20"/>
                      <w:szCs w:val="20"/>
                    </w:rPr>
                  </w:pPr>
                </w:p>
              </w:tc>
            </w:tr>
            <w:tr w:rsidR="00512838" w14:paraId="255C36B5" w14:textId="77777777" w:rsidTr="00512838">
              <w:trPr>
                <w:trHeight w:val="259"/>
              </w:trPr>
              <w:tc>
                <w:tcPr>
                  <w:tcW w:w="6401" w:type="dxa"/>
                </w:tcPr>
                <w:p w14:paraId="12C106FA" w14:textId="34A4D0AE" w:rsidR="00512838" w:rsidRDefault="004D116A" w:rsidP="007C2762">
                  <w:pPr>
                    <w:jc w:val="both"/>
                    <w:rPr>
                      <w:rFonts w:ascii="Arial" w:hAnsi="Arial" w:cs="Arial"/>
                      <w:sz w:val="20"/>
                      <w:szCs w:val="20"/>
                    </w:rPr>
                  </w:pPr>
                  <w:r>
                    <w:rPr>
                      <w:rFonts w:ascii="Arial" w:hAnsi="Arial" w:cs="Arial"/>
                      <w:sz w:val="20"/>
                      <w:szCs w:val="20"/>
                    </w:rPr>
                    <w:t>Normalización de la violencia</w:t>
                  </w:r>
                </w:p>
              </w:tc>
              <w:tc>
                <w:tcPr>
                  <w:tcW w:w="2002" w:type="dxa"/>
                </w:tcPr>
                <w:p w14:paraId="12355F0B" w14:textId="77777777" w:rsidR="00512838" w:rsidRDefault="00512838" w:rsidP="007C2762">
                  <w:pPr>
                    <w:jc w:val="both"/>
                    <w:rPr>
                      <w:rFonts w:ascii="Arial" w:hAnsi="Arial" w:cs="Arial"/>
                      <w:sz w:val="20"/>
                      <w:szCs w:val="20"/>
                    </w:rPr>
                  </w:pPr>
                </w:p>
              </w:tc>
              <w:tc>
                <w:tcPr>
                  <w:tcW w:w="2166" w:type="dxa"/>
                </w:tcPr>
                <w:p w14:paraId="248BE1A5" w14:textId="77777777" w:rsidR="00512838" w:rsidRDefault="00512838" w:rsidP="007C2762">
                  <w:pPr>
                    <w:jc w:val="both"/>
                    <w:rPr>
                      <w:rFonts w:ascii="Arial" w:hAnsi="Arial" w:cs="Arial"/>
                      <w:sz w:val="20"/>
                      <w:szCs w:val="20"/>
                    </w:rPr>
                  </w:pPr>
                </w:p>
              </w:tc>
            </w:tr>
            <w:tr w:rsidR="00512838" w14:paraId="5D7A31D9" w14:textId="77777777" w:rsidTr="00512838">
              <w:trPr>
                <w:trHeight w:val="259"/>
              </w:trPr>
              <w:tc>
                <w:tcPr>
                  <w:tcW w:w="6401" w:type="dxa"/>
                </w:tcPr>
                <w:p w14:paraId="5FAF3722" w14:textId="6F9504D7" w:rsidR="00512838" w:rsidRDefault="004D116A" w:rsidP="007C2762">
                  <w:pPr>
                    <w:jc w:val="both"/>
                    <w:rPr>
                      <w:rFonts w:ascii="Arial" w:hAnsi="Arial" w:cs="Arial"/>
                      <w:sz w:val="20"/>
                      <w:szCs w:val="20"/>
                    </w:rPr>
                  </w:pPr>
                  <w:r>
                    <w:rPr>
                      <w:rFonts w:ascii="Arial" w:hAnsi="Arial" w:cs="Arial"/>
                      <w:sz w:val="20"/>
                      <w:szCs w:val="20"/>
                    </w:rPr>
                    <w:t>Afectación al goce al derecho de la libertad y seguridad personal</w:t>
                  </w:r>
                </w:p>
              </w:tc>
              <w:tc>
                <w:tcPr>
                  <w:tcW w:w="2002" w:type="dxa"/>
                </w:tcPr>
                <w:p w14:paraId="5FE2EF96" w14:textId="77777777" w:rsidR="00512838" w:rsidRDefault="00512838" w:rsidP="007C2762">
                  <w:pPr>
                    <w:jc w:val="both"/>
                    <w:rPr>
                      <w:rFonts w:ascii="Arial" w:hAnsi="Arial" w:cs="Arial"/>
                      <w:sz w:val="20"/>
                      <w:szCs w:val="20"/>
                    </w:rPr>
                  </w:pPr>
                </w:p>
              </w:tc>
              <w:tc>
                <w:tcPr>
                  <w:tcW w:w="2166" w:type="dxa"/>
                </w:tcPr>
                <w:p w14:paraId="200E3E56" w14:textId="77777777" w:rsidR="00512838" w:rsidRDefault="00512838" w:rsidP="007C2762">
                  <w:pPr>
                    <w:jc w:val="both"/>
                    <w:rPr>
                      <w:rFonts w:ascii="Arial" w:hAnsi="Arial" w:cs="Arial"/>
                      <w:sz w:val="20"/>
                      <w:szCs w:val="20"/>
                    </w:rPr>
                  </w:pPr>
                </w:p>
              </w:tc>
            </w:tr>
            <w:tr w:rsidR="007C2762" w14:paraId="79FEB3E5" w14:textId="77777777" w:rsidTr="00C05B53">
              <w:trPr>
                <w:trHeight w:val="278"/>
              </w:trPr>
              <w:tc>
                <w:tcPr>
                  <w:tcW w:w="6401" w:type="dxa"/>
                </w:tcPr>
                <w:p w14:paraId="408FADA9" w14:textId="3C175E40" w:rsidR="007C2762" w:rsidRDefault="007C2762" w:rsidP="007C2762">
                  <w:pPr>
                    <w:jc w:val="both"/>
                    <w:rPr>
                      <w:rFonts w:ascii="Arial" w:hAnsi="Arial" w:cs="Arial"/>
                      <w:sz w:val="20"/>
                      <w:szCs w:val="20"/>
                    </w:rPr>
                  </w:pPr>
                  <w:r>
                    <w:rPr>
                      <w:rFonts w:ascii="Arial" w:hAnsi="Arial" w:cs="Arial"/>
                      <w:sz w:val="20"/>
                      <w:szCs w:val="20"/>
                    </w:rPr>
                    <w:t>Otro, ¿</w:t>
                  </w:r>
                  <w:r w:rsidR="0027580B">
                    <w:rPr>
                      <w:rFonts w:ascii="Arial" w:hAnsi="Arial" w:cs="Arial"/>
                      <w:sz w:val="20"/>
                      <w:szCs w:val="20"/>
                    </w:rPr>
                    <w:t>Cuál</w:t>
                  </w:r>
                  <w:r>
                    <w:rPr>
                      <w:rFonts w:ascii="Arial" w:hAnsi="Arial" w:cs="Arial"/>
                      <w:sz w:val="20"/>
                      <w:szCs w:val="20"/>
                    </w:rPr>
                    <w:t>?</w:t>
                  </w:r>
                </w:p>
              </w:tc>
              <w:tc>
                <w:tcPr>
                  <w:tcW w:w="4168" w:type="dxa"/>
                  <w:gridSpan w:val="2"/>
                </w:tcPr>
                <w:p w14:paraId="63060BC7" w14:textId="77777777" w:rsidR="007C2762" w:rsidRDefault="007C2762" w:rsidP="007C2762">
                  <w:pPr>
                    <w:jc w:val="both"/>
                    <w:rPr>
                      <w:rFonts w:ascii="Arial" w:hAnsi="Arial" w:cs="Arial"/>
                      <w:sz w:val="20"/>
                      <w:szCs w:val="20"/>
                    </w:rPr>
                  </w:pPr>
                </w:p>
              </w:tc>
            </w:tr>
            <w:tr w:rsidR="007C2762" w14:paraId="61AD69DA" w14:textId="77777777" w:rsidTr="00C05B53">
              <w:trPr>
                <w:trHeight w:val="278"/>
              </w:trPr>
              <w:tc>
                <w:tcPr>
                  <w:tcW w:w="10569" w:type="dxa"/>
                  <w:gridSpan w:val="3"/>
                </w:tcPr>
                <w:p w14:paraId="3B4859E5" w14:textId="77777777" w:rsidR="007C2762" w:rsidRPr="007C2762" w:rsidRDefault="007C2762" w:rsidP="007C2762">
                  <w:pPr>
                    <w:jc w:val="both"/>
                    <w:rPr>
                      <w:rFonts w:ascii="Arial" w:hAnsi="Arial" w:cs="Arial"/>
                      <w:b/>
                      <w:bCs/>
                      <w:sz w:val="20"/>
                      <w:szCs w:val="20"/>
                    </w:rPr>
                  </w:pPr>
                  <w:r w:rsidRPr="007C2762">
                    <w:rPr>
                      <w:rFonts w:ascii="Arial" w:hAnsi="Arial" w:cs="Arial"/>
                      <w:b/>
                      <w:bCs/>
                      <w:sz w:val="20"/>
                      <w:szCs w:val="20"/>
                    </w:rPr>
                    <w:t>Sinopsis</w:t>
                  </w:r>
                </w:p>
              </w:tc>
            </w:tr>
            <w:tr w:rsidR="007C2762" w14:paraId="4B218B85" w14:textId="77777777" w:rsidTr="00C05B53">
              <w:trPr>
                <w:trHeight w:val="1123"/>
              </w:trPr>
              <w:tc>
                <w:tcPr>
                  <w:tcW w:w="10569" w:type="dxa"/>
                  <w:gridSpan w:val="3"/>
                </w:tcPr>
                <w:p w14:paraId="54C2AADC" w14:textId="77777777" w:rsidR="007C2762" w:rsidRDefault="007C2762" w:rsidP="007C2762">
                  <w:pPr>
                    <w:jc w:val="both"/>
                    <w:rPr>
                      <w:rFonts w:ascii="Arial" w:hAnsi="Arial" w:cs="Arial"/>
                      <w:sz w:val="20"/>
                      <w:szCs w:val="20"/>
                    </w:rPr>
                  </w:pPr>
                </w:p>
              </w:tc>
            </w:tr>
          </w:tbl>
          <w:p w14:paraId="252B15C5" w14:textId="77777777" w:rsidR="007C2762" w:rsidRDefault="007C2762" w:rsidP="00C05B53">
            <w:pPr>
              <w:jc w:val="both"/>
              <w:rPr>
                <w:rFonts w:ascii="Arial" w:hAnsi="Arial" w:cs="Arial"/>
                <w:sz w:val="20"/>
                <w:szCs w:val="20"/>
              </w:rPr>
            </w:pPr>
          </w:p>
          <w:p w14:paraId="4A603741" w14:textId="77777777" w:rsidR="003F40B4" w:rsidRDefault="003F40B4" w:rsidP="00C05B53">
            <w:pPr>
              <w:jc w:val="both"/>
              <w:rPr>
                <w:rFonts w:ascii="Arial" w:hAnsi="Arial" w:cs="Arial"/>
                <w:sz w:val="20"/>
                <w:szCs w:val="20"/>
              </w:rPr>
            </w:pPr>
          </w:p>
          <w:tbl>
            <w:tblPr>
              <w:tblStyle w:val="Tablaconcuadrcula"/>
              <w:tblW w:w="10569" w:type="dxa"/>
              <w:tblLook w:val="04A0" w:firstRow="1" w:lastRow="0" w:firstColumn="1" w:lastColumn="0" w:noHBand="0" w:noVBand="1"/>
            </w:tblPr>
            <w:tblGrid>
              <w:gridCol w:w="6401"/>
              <w:gridCol w:w="2002"/>
              <w:gridCol w:w="2166"/>
            </w:tblGrid>
            <w:tr w:rsidR="004D116A" w14:paraId="48B36AE8" w14:textId="77777777" w:rsidTr="00C05B53">
              <w:trPr>
                <w:trHeight w:val="278"/>
              </w:trPr>
              <w:tc>
                <w:tcPr>
                  <w:tcW w:w="10569" w:type="dxa"/>
                  <w:gridSpan w:val="3"/>
                </w:tcPr>
                <w:p w14:paraId="75E7624F" w14:textId="0341E3E9" w:rsidR="004D116A" w:rsidRPr="003F40B4" w:rsidRDefault="004D116A" w:rsidP="004D116A">
                  <w:pPr>
                    <w:jc w:val="center"/>
                    <w:rPr>
                      <w:rFonts w:ascii="Arial" w:hAnsi="Arial" w:cs="Arial"/>
                      <w:b/>
                      <w:bCs/>
                      <w:sz w:val="20"/>
                      <w:szCs w:val="20"/>
                    </w:rPr>
                  </w:pPr>
                  <w:r w:rsidRPr="003F40B4">
                    <w:rPr>
                      <w:rFonts w:ascii="Arial" w:hAnsi="Arial" w:cs="Arial"/>
                      <w:b/>
                      <w:bCs/>
                      <w:sz w:val="20"/>
                      <w:szCs w:val="20"/>
                    </w:rPr>
                    <w:t xml:space="preserve">Impacto en la esfera </w:t>
                  </w:r>
                  <w:r>
                    <w:rPr>
                      <w:rFonts w:ascii="Arial" w:hAnsi="Arial" w:cs="Arial"/>
                      <w:b/>
                      <w:bCs/>
                      <w:sz w:val="20"/>
                      <w:szCs w:val="20"/>
                    </w:rPr>
                    <w:t>polític</w:t>
                  </w:r>
                  <w:r w:rsidR="00591377">
                    <w:rPr>
                      <w:rFonts w:ascii="Arial" w:hAnsi="Arial" w:cs="Arial"/>
                      <w:b/>
                      <w:bCs/>
                      <w:sz w:val="20"/>
                      <w:szCs w:val="20"/>
                    </w:rPr>
                    <w:t>o-institucional</w:t>
                  </w:r>
                </w:p>
              </w:tc>
            </w:tr>
            <w:tr w:rsidR="004D116A" w14:paraId="56A96EF8" w14:textId="77777777" w:rsidTr="00C05B53">
              <w:trPr>
                <w:trHeight w:val="278"/>
              </w:trPr>
              <w:tc>
                <w:tcPr>
                  <w:tcW w:w="6401" w:type="dxa"/>
                </w:tcPr>
                <w:p w14:paraId="26192A03" w14:textId="77777777" w:rsidR="004D116A" w:rsidRPr="003F40B4" w:rsidRDefault="004D116A" w:rsidP="004D116A">
                  <w:pPr>
                    <w:jc w:val="center"/>
                    <w:rPr>
                      <w:rFonts w:ascii="Arial" w:hAnsi="Arial" w:cs="Arial"/>
                      <w:b/>
                      <w:bCs/>
                      <w:sz w:val="20"/>
                      <w:szCs w:val="20"/>
                    </w:rPr>
                  </w:pPr>
                  <w:r>
                    <w:rPr>
                      <w:rFonts w:ascii="Arial" w:hAnsi="Arial" w:cs="Arial"/>
                      <w:b/>
                      <w:bCs/>
                      <w:sz w:val="20"/>
                      <w:szCs w:val="20"/>
                    </w:rPr>
                    <w:t>Descripción</w:t>
                  </w:r>
                </w:p>
              </w:tc>
              <w:tc>
                <w:tcPr>
                  <w:tcW w:w="2002" w:type="dxa"/>
                </w:tcPr>
                <w:p w14:paraId="2E6D85DD" w14:textId="77777777" w:rsidR="004D116A" w:rsidRPr="003F40B4" w:rsidRDefault="004D116A" w:rsidP="004D116A">
                  <w:pPr>
                    <w:jc w:val="center"/>
                    <w:rPr>
                      <w:rFonts w:ascii="Arial" w:hAnsi="Arial" w:cs="Arial"/>
                      <w:b/>
                      <w:bCs/>
                      <w:sz w:val="20"/>
                      <w:szCs w:val="20"/>
                    </w:rPr>
                  </w:pPr>
                  <w:r>
                    <w:rPr>
                      <w:rFonts w:ascii="Arial" w:hAnsi="Arial" w:cs="Arial"/>
                      <w:b/>
                      <w:bCs/>
                      <w:sz w:val="20"/>
                      <w:szCs w:val="20"/>
                    </w:rPr>
                    <w:t>Si</w:t>
                  </w:r>
                </w:p>
              </w:tc>
              <w:tc>
                <w:tcPr>
                  <w:tcW w:w="2166" w:type="dxa"/>
                </w:tcPr>
                <w:p w14:paraId="3AB541C8" w14:textId="77777777" w:rsidR="004D116A" w:rsidRPr="003F40B4" w:rsidRDefault="004D116A" w:rsidP="004D116A">
                  <w:pPr>
                    <w:jc w:val="center"/>
                    <w:rPr>
                      <w:rFonts w:ascii="Arial" w:hAnsi="Arial" w:cs="Arial"/>
                      <w:b/>
                      <w:bCs/>
                      <w:sz w:val="20"/>
                      <w:szCs w:val="20"/>
                    </w:rPr>
                  </w:pPr>
                  <w:r>
                    <w:rPr>
                      <w:rFonts w:ascii="Arial" w:hAnsi="Arial" w:cs="Arial"/>
                      <w:b/>
                      <w:bCs/>
                      <w:sz w:val="20"/>
                      <w:szCs w:val="20"/>
                    </w:rPr>
                    <w:t>no</w:t>
                  </w:r>
                </w:p>
              </w:tc>
            </w:tr>
            <w:tr w:rsidR="004D116A" w14:paraId="757E8ACC" w14:textId="77777777" w:rsidTr="00C05B53">
              <w:trPr>
                <w:trHeight w:val="278"/>
              </w:trPr>
              <w:tc>
                <w:tcPr>
                  <w:tcW w:w="6401" w:type="dxa"/>
                </w:tcPr>
                <w:p w14:paraId="3D130DB7" w14:textId="788396F0" w:rsidR="004D116A" w:rsidRDefault="00591377" w:rsidP="004D116A">
                  <w:pPr>
                    <w:jc w:val="both"/>
                    <w:rPr>
                      <w:rFonts w:ascii="Arial" w:hAnsi="Arial" w:cs="Arial"/>
                      <w:sz w:val="20"/>
                      <w:szCs w:val="20"/>
                    </w:rPr>
                  </w:pPr>
                  <w:r>
                    <w:rPr>
                      <w:rFonts w:ascii="Arial" w:hAnsi="Arial" w:cs="Arial"/>
                      <w:sz w:val="20"/>
                      <w:szCs w:val="20"/>
                    </w:rPr>
                    <w:t>Restricción en la participación política</w:t>
                  </w:r>
                </w:p>
              </w:tc>
              <w:tc>
                <w:tcPr>
                  <w:tcW w:w="2002" w:type="dxa"/>
                </w:tcPr>
                <w:p w14:paraId="1F01F55B" w14:textId="77777777" w:rsidR="004D116A" w:rsidRDefault="004D116A" w:rsidP="004D116A">
                  <w:pPr>
                    <w:jc w:val="both"/>
                    <w:rPr>
                      <w:rFonts w:ascii="Arial" w:hAnsi="Arial" w:cs="Arial"/>
                      <w:sz w:val="20"/>
                      <w:szCs w:val="20"/>
                    </w:rPr>
                  </w:pPr>
                </w:p>
              </w:tc>
              <w:tc>
                <w:tcPr>
                  <w:tcW w:w="2166" w:type="dxa"/>
                </w:tcPr>
                <w:p w14:paraId="292E6FAA" w14:textId="77777777" w:rsidR="004D116A" w:rsidRDefault="004D116A" w:rsidP="004D116A">
                  <w:pPr>
                    <w:jc w:val="both"/>
                    <w:rPr>
                      <w:rFonts w:ascii="Arial" w:hAnsi="Arial" w:cs="Arial"/>
                      <w:sz w:val="20"/>
                      <w:szCs w:val="20"/>
                    </w:rPr>
                  </w:pPr>
                </w:p>
              </w:tc>
            </w:tr>
            <w:tr w:rsidR="004D116A" w14:paraId="4C902C9A" w14:textId="77777777" w:rsidTr="00C05B53">
              <w:trPr>
                <w:trHeight w:val="278"/>
              </w:trPr>
              <w:tc>
                <w:tcPr>
                  <w:tcW w:w="6401" w:type="dxa"/>
                </w:tcPr>
                <w:p w14:paraId="129F9D3D" w14:textId="021D7D2F" w:rsidR="004D116A" w:rsidRDefault="00591377" w:rsidP="004D116A">
                  <w:pPr>
                    <w:jc w:val="both"/>
                    <w:rPr>
                      <w:rFonts w:ascii="Arial" w:hAnsi="Arial" w:cs="Arial"/>
                      <w:sz w:val="20"/>
                      <w:szCs w:val="20"/>
                    </w:rPr>
                  </w:pPr>
                  <w:r>
                    <w:rPr>
                      <w:rFonts w:ascii="Arial" w:hAnsi="Arial" w:cs="Arial"/>
                      <w:sz w:val="20"/>
                      <w:szCs w:val="20"/>
                    </w:rPr>
                    <w:t>Desarticulación en los liderazgos</w:t>
                  </w:r>
                </w:p>
              </w:tc>
              <w:tc>
                <w:tcPr>
                  <w:tcW w:w="2002" w:type="dxa"/>
                </w:tcPr>
                <w:p w14:paraId="105FDAA5" w14:textId="77777777" w:rsidR="004D116A" w:rsidRDefault="004D116A" w:rsidP="004D116A">
                  <w:pPr>
                    <w:jc w:val="both"/>
                    <w:rPr>
                      <w:rFonts w:ascii="Arial" w:hAnsi="Arial" w:cs="Arial"/>
                      <w:sz w:val="20"/>
                      <w:szCs w:val="20"/>
                    </w:rPr>
                  </w:pPr>
                </w:p>
              </w:tc>
              <w:tc>
                <w:tcPr>
                  <w:tcW w:w="2166" w:type="dxa"/>
                </w:tcPr>
                <w:p w14:paraId="4853A93C" w14:textId="77777777" w:rsidR="004D116A" w:rsidRDefault="004D116A" w:rsidP="004D116A">
                  <w:pPr>
                    <w:jc w:val="both"/>
                    <w:rPr>
                      <w:rFonts w:ascii="Arial" w:hAnsi="Arial" w:cs="Arial"/>
                      <w:sz w:val="20"/>
                      <w:szCs w:val="20"/>
                    </w:rPr>
                  </w:pPr>
                </w:p>
              </w:tc>
            </w:tr>
            <w:tr w:rsidR="004D116A" w14:paraId="4DE75BCE" w14:textId="77777777" w:rsidTr="00C05B53">
              <w:trPr>
                <w:trHeight w:val="278"/>
              </w:trPr>
              <w:tc>
                <w:tcPr>
                  <w:tcW w:w="6401" w:type="dxa"/>
                </w:tcPr>
                <w:p w14:paraId="520BE690" w14:textId="3908CF8D" w:rsidR="004D116A" w:rsidRDefault="008A6D8F" w:rsidP="004D116A">
                  <w:pPr>
                    <w:jc w:val="both"/>
                    <w:rPr>
                      <w:rFonts w:ascii="Arial" w:hAnsi="Arial" w:cs="Arial"/>
                      <w:sz w:val="20"/>
                      <w:szCs w:val="20"/>
                    </w:rPr>
                  </w:pPr>
                  <w:r>
                    <w:rPr>
                      <w:rFonts w:ascii="Arial" w:hAnsi="Arial" w:cs="Arial"/>
                      <w:sz w:val="20"/>
                      <w:szCs w:val="20"/>
                    </w:rPr>
                    <w:t>Exposición por falencias en la implementación de la oferta institucional</w:t>
                  </w:r>
                </w:p>
              </w:tc>
              <w:tc>
                <w:tcPr>
                  <w:tcW w:w="2002" w:type="dxa"/>
                </w:tcPr>
                <w:p w14:paraId="2D98FB41" w14:textId="77777777" w:rsidR="004D116A" w:rsidRDefault="004D116A" w:rsidP="004D116A">
                  <w:pPr>
                    <w:jc w:val="both"/>
                    <w:rPr>
                      <w:rFonts w:ascii="Arial" w:hAnsi="Arial" w:cs="Arial"/>
                      <w:sz w:val="20"/>
                      <w:szCs w:val="20"/>
                    </w:rPr>
                  </w:pPr>
                </w:p>
              </w:tc>
              <w:tc>
                <w:tcPr>
                  <w:tcW w:w="2166" w:type="dxa"/>
                </w:tcPr>
                <w:p w14:paraId="60EBB764" w14:textId="77777777" w:rsidR="004D116A" w:rsidRDefault="004D116A" w:rsidP="004D116A">
                  <w:pPr>
                    <w:jc w:val="both"/>
                    <w:rPr>
                      <w:rFonts w:ascii="Arial" w:hAnsi="Arial" w:cs="Arial"/>
                      <w:sz w:val="20"/>
                      <w:szCs w:val="20"/>
                    </w:rPr>
                  </w:pPr>
                </w:p>
              </w:tc>
            </w:tr>
            <w:tr w:rsidR="004D116A" w14:paraId="3BED5634" w14:textId="77777777" w:rsidTr="0053660C">
              <w:trPr>
                <w:trHeight w:val="241"/>
              </w:trPr>
              <w:tc>
                <w:tcPr>
                  <w:tcW w:w="6401" w:type="dxa"/>
                </w:tcPr>
                <w:p w14:paraId="3FB9DDEE" w14:textId="35D309BB" w:rsidR="004D116A" w:rsidRDefault="008A6D8F" w:rsidP="004D116A">
                  <w:pPr>
                    <w:jc w:val="both"/>
                    <w:rPr>
                      <w:rFonts w:ascii="Arial" w:hAnsi="Arial" w:cs="Arial"/>
                      <w:sz w:val="20"/>
                      <w:szCs w:val="20"/>
                    </w:rPr>
                  </w:pPr>
                  <w:r>
                    <w:rPr>
                      <w:rFonts w:ascii="Arial" w:hAnsi="Arial" w:cs="Arial"/>
                      <w:sz w:val="20"/>
                      <w:szCs w:val="20"/>
                    </w:rPr>
                    <w:t xml:space="preserve">Afectación </w:t>
                  </w:r>
                  <w:r w:rsidR="0053660C">
                    <w:rPr>
                      <w:rFonts w:ascii="Arial" w:hAnsi="Arial" w:cs="Arial"/>
                      <w:sz w:val="20"/>
                      <w:szCs w:val="20"/>
                    </w:rPr>
                    <w:t>en el goce de sus derechos políticos</w:t>
                  </w:r>
                </w:p>
              </w:tc>
              <w:tc>
                <w:tcPr>
                  <w:tcW w:w="2002" w:type="dxa"/>
                </w:tcPr>
                <w:p w14:paraId="5883C31C" w14:textId="77777777" w:rsidR="004D116A" w:rsidRDefault="004D116A" w:rsidP="004D116A">
                  <w:pPr>
                    <w:jc w:val="both"/>
                    <w:rPr>
                      <w:rFonts w:ascii="Arial" w:hAnsi="Arial" w:cs="Arial"/>
                      <w:sz w:val="20"/>
                      <w:szCs w:val="20"/>
                    </w:rPr>
                  </w:pPr>
                </w:p>
              </w:tc>
              <w:tc>
                <w:tcPr>
                  <w:tcW w:w="2166" w:type="dxa"/>
                </w:tcPr>
                <w:p w14:paraId="51E0E63B" w14:textId="77777777" w:rsidR="004D116A" w:rsidRDefault="004D116A" w:rsidP="004D116A">
                  <w:pPr>
                    <w:jc w:val="both"/>
                    <w:rPr>
                      <w:rFonts w:ascii="Arial" w:hAnsi="Arial" w:cs="Arial"/>
                      <w:sz w:val="20"/>
                      <w:szCs w:val="20"/>
                    </w:rPr>
                  </w:pPr>
                </w:p>
              </w:tc>
            </w:tr>
            <w:tr w:rsidR="004D116A" w14:paraId="097B8FEA" w14:textId="77777777" w:rsidTr="0053660C">
              <w:trPr>
                <w:trHeight w:val="273"/>
              </w:trPr>
              <w:tc>
                <w:tcPr>
                  <w:tcW w:w="6401" w:type="dxa"/>
                </w:tcPr>
                <w:p w14:paraId="1B10CA88" w14:textId="26DF1995" w:rsidR="004D116A" w:rsidRDefault="0053660C" w:rsidP="004D116A">
                  <w:pPr>
                    <w:jc w:val="both"/>
                    <w:rPr>
                      <w:rFonts w:ascii="Arial" w:hAnsi="Arial" w:cs="Arial"/>
                      <w:sz w:val="20"/>
                      <w:szCs w:val="20"/>
                    </w:rPr>
                  </w:pPr>
                  <w:r>
                    <w:rPr>
                      <w:rFonts w:ascii="Arial" w:hAnsi="Arial" w:cs="Arial"/>
                      <w:sz w:val="20"/>
                      <w:szCs w:val="20"/>
                    </w:rPr>
                    <w:t>Estigmatización</w:t>
                  </w:r>
                </w:p>
              </w:tc>
              <w:tc>
                <w:tcPr>
                  <w:tcW w:w="2002" w:type="dxa"/>
                </w:tcPr>
                <w:p w14:paraId="6E367B60" w14:textId="77777777" w:rsidR="004D116A" w:rsidRDefault="004D116A" w:rsidP="004D116A">
                  <w:pPr>
                    <w:jc w:val="both"/>
                    <w:rPr>
                      <w:rFonts w:ascii="Arial" w:hAnsi="Arial" w:cs="Arial"/>
                      <w:sz w:val="20"/>
                      <w:szCs w:val="20"/>
                    </w:rPr>
                  </w:pPr>
                  <w:r>
                    <w:t>X</w:t>
                  </w:r>
                </w:p>
              </w:tc>
              <w:tc>
                <w:tcPr>
                  <w:tcW w:w="2166" w:type="dxa"/>
                </w:tcPr>
                <w:p w14:paraId="3B280604" w14:textId="77777777" w:rsidR="004D116A" w:rsidRDefault="004D116A" w:rsidP="004D116A">
                  <w:pPr>
                    <w:jc w:val="both"/>
                    <w:rPr>
                      <w:rFonts w:ascii="Arial" w:hAnsi="Arial" w:cs="Arial"/>
                      <w:sz w:val="20"/>
                      <w:szCs w:val="20"/>
                    </w:rPr>
                  </w:pPr>
                </w:p>
              </w:tc>
            </w:tr>
            <w:tr w:rsidR="0053660C" w14:paraId="32084A4C" w14:textId="77777777" w:rsidTr="0053660C">
              <w:trPr>
                <w:trHeight w:val="276"/>
              </w:trPr>
              <w:tc>
                <w:tcPr>
                  <w:tcW w:w="6401" w:type="dxa"/>
                </w:tcPr>
                <w:p w14:paraId="748A03ED" w14:textId="751BA2FC" w:rsidR="0053660C" w:rsidRDefault="0053660C" w:rsidP="004D116A">
                  <w:pPr>
                    <w:jc w:val="both"/>
                    <w:rPr>
                      <w:rFonts w:ascii="Arial" w:hAnsi="Arial" w:cs="Arial"/>
                      <w:sz w:val="20"/>
                      <w:szCs w:val="20"/>
                    </w:rPr>
                  </w:pPr>
                  <w:r>
                    <w:rPr>
                      <w:rFonts w:ascii="Arial" w:hAnsi="Arial" w:cs="Arial"/>
                      <w:sz w:val="20"/>
                      <w:szCs w:val="20"/>
                    </w:rPr>
                    <w:t>Pérdida de confianza en las instituciones</w:t>
                  </w:r>
                </w:p>
              </w:tc>
              <w:tc>
                <w:tcPr>
                  <w:tcW w:w="2002" w:type="dxa"/>
                </w:tcPr>
                <w:p w14:paraId="6DC584AB" w14:textId="77777777" w:rsidR="0053660C" w:rsidRDefault="0053660C" w:rsidP="004D116A">
                  <w:pPr>
                    <w:jc w:val="both"/>
                    <w:rPr>
                      <w:rFonts w:ascii="Arial" w:hAnsi="Arial" w:cs="Arial"/>
                      <w:sz w:val="20"/>
                      <w:szCs w:val="20"/>
                    </w:rPr>
                  </w:pPr>
                </w:p>
              </w:tc>
              <w:tc>
                <w:tcPr>
                  <w:tcW w:w="2166" w:type="dxa"/>
                </w:tcPr>
                <w:p w14:paraId="4D7F91C6" w14:textId="77777777" w:rsidR="0053660C" w:rsidRDefault="0053660C" w:rsidP="004D116A">
                  <w:pPr>
                    <w:jc w:val="both"/>
                    <w:rPr>
                      <w:rFonts w:ascii="Arial" w:hAnsi="Arial" w:cs="Arial"/>
                      <w:sz w:val="20"/>
                      <w:szCs w:val="20"/>
                    </w:rPr>
                  </w:pPr>
                </w:p>
              </w:tc>
            </w:tr>
            <w:tr w:rsidR="004D116A" w14:paraId="13424B07" w14:textId="77777777" w:rsidTr="00C05B53">
              <w:trPr>
                <w:trHeight w:val="278"/>
              </w:trPr>
              <w:tc>
                <w:tcPr>
                  <w:tcW w:w="6401" w:type="dxa"/>
                </w:tcPr>
                <w:p w14:paraId="644CA9EB" w14:textId="53A7EB7D" w:rsidR="004D116A" w:rsidRDefault="004D116A" w:rsidP="004D116A">
                  <w:pPr>
                    <w:jc w:val="both"/>
                    <w:rPr>
                      <w:rFonts w:ascii="Arial" w:hAnsi="Arial" w:cs="Arial"/>
                      <w:sz w:val="20"/>
                      <w:szCs w:val="20"/>
                    </w:rPr>
                  </w:pPr>
                  <w:r>
                    <w:rPr>
                      <w:rFonts w:ascii="Arial" w:hAnsi="Arial" w:cs="Arial"/>
                      <w:sz w:val="20"/>
                      <w:szCs w:val="20"/>
                    </w:rPr>
                    <w:t>Otro, ¿</w:t>
                  </w:r>
                  <w:r w:rsidR="00AC03C3">
                    <w:rPr>
                      <w:rFonts w:ascii="Arial" w:hAnsi="Arial" w:cs="Arial"/>
                      <w:sz w:val="20"/>
                      <w:szCs w:val="20"/>
                    </w:rPr>
                    <w:t>Cuál</w:t>
                  </w:r>
                  <w:r>
                    <w:rPr>
                      <w:rFonts w:ascii="Arial" w:hAnsi="Arial" w:cs="Arial"/>
                      <w:sz w:val="20"/>
                      <w:szCs w:val="20"/>
                    </w:rPr>
                    <w:t>?</w:t>
                  </w:r>
                </w:p>
              </w:tc>
              <w:tc>
                <w:tcPr>
                  <w:tcW w:w="4168" w:type="dxa"/>
                  <w:gridSpan w:val="2"/>
                </w:tcPr>
                <w:p w14:paraId="6C1F9920" w14:textId="77777777" w:rsidR="004D116A" w:rsidRDefault="004D116A" w:rsidP="004D116A">
                  <w:pPr>
                    <w:jc w:val="both"/>
                    <w:rPr>
                      <w:rFonts w:ascii="Arial" w:hAnsi="Arial" w:cs="Arial"/>
                      <w:sz w:val="20"/>
                      <w:szCs w:val="20"/>
                    </w:rPr>
                  </w:pPr>
                </w:p>
              </w:tc>
            </w:tr>
            <w:tr w:rsidR="004D116A" w14:paraId="7E90B924" w14:textId="77777777" w:rsidTr="00C05B53">
              <w:trPr>
                <w:trHeight w:val="278"/>
              </w:trPr>
              <w:tc>
                <w:tcPr>
                  <w:tcW w:w="10569" w:type="dxa"/>
                  <w:gridSpan w:val="3"/>
                </w:tcPr>
                <w:p w14:paraId="7144FC52" w14:textId="77777777" w:rsidR="004D116A" w:rsidRPr="007C2762" w:rsidRDefault="004D116A" w:rsidP="004D116A">
                  <w:pPr>
                    <w:jc w:val="both"/>
                    <w:rPr>
                      <w:rFonts w:ascii="Arial" w:hAnsi="Arial" w:cs="Arial"/>
                      <w:b/>
                      <w:bCs/>
                      <w:sz w:val="20"/>
                      <w:szCs w:val="20"/>
                    </w:rPr>
                  </w:pPr>
                  <w:r w:rsidRPr="007C2762">
                    <w:rPr>
                      <w:rFonts w:ascii="Arial" w:hAnsi="Arial" w:cs="Arial"/>
                      <w:b/>
                      <w:bCs/>
                      <w:sz w:val="20"/>
                      <w:szCs w:val="20"/>
                    </w:rPr>
                    <w:t>Sinopsis</w:t>
                  </w:r>
                </w:p>
              </w:tc>
            </w:tr>
            <w:tr w:rsidR="004D116A" w14:paraId="6A2B9736" w14:textId="77777777" w:rsidTr="00C05B53">
              <w:trPr>
                <w:trHeight w:val="1123"/>
              </w:trPr>
              <w:tc>
                <w:tcPr>
                  <w:tcW w:w="10569" w:type="dxa"/>
                  <w:gridSpan w:val="3"/>
                </w:tcPr>
                <w:p w14:paraId="1E9EBDA7" w14:textId="77777777" w:rsidR="004D116A" w:rsidRDefault="004D116A" w:rsidP="004D116A">
                  <w:pPr>
                    <w:jc w:val="both"/>
                    <w:rPr>
                      <w:rFonts w:ascii="Arial" w:hAnsi="Arial" w:cs="Arial"/>
                      <w:sz w:val="20"/>
                      <w:szCs w:val="20"/>
                    </w:rPr>
                  </w:pPr>
                </w:p>
                <w:p w14:paraId="7BE1EBCC" w14:textId="77777777" w:rsidR="00AC03C3" w:rsidRDefault="00AC03C3" w:rsidP="004D116A">
                  <w:pPr>
                    <w:jc w:val="both"/>
                    <w:rPr>
                      <w:rFonts w:ascii="Arial" w:hAnsi="Arial" w:cs="Arial"/>
                      <w:sz w:val="20"/>
                      <w:szCs w:val="20"/>
                    </w:rPr>
                  </w:pPr>
                </w:p>
                <w:p w14:paraId="539C3147" w14:textId="77777777" w:rsidR="00AC03C3" w:rsidRDefault="00AC03C3" w:rsidP="004D116A">
                  <w:pPr>
                    <w:jc w:val="both"/>
                    <w:rPr>
                      <w:rFonts w:ascii="Arial" w:hAnsi="Arial" w:cs="Arial"/>
                      <w:sz w:val="20"/>
                      <w:szCs w:val="20"/>
                    </w:rPr>
                  </w:pPr>
                </w:p>
                <w:p w14:paraId="740DDA64" w14:textId="77777777" w:rsidR="00AC03C3" w:rsidRDefault="00AC03C3" w:rsidP="004D116A">
                  <w:pPr>
                    <w:jc w:val="both"/>
                    <w:rPr>
                      <w:rFonts w:ascii="Arial" w:hAnsi="Arial" w:cs="Arial"/>
                      <w:sz w:val="20"/>
                      <w:szCs w:val="20"/>
                    </w:rPr>
                  </w:pPr>
                </w:p>
                <w:p w14:paraId="111B94E4" w14:textId="77777777" w:rsidR="0053660C" w:rsidRDefault="0053660C" w:rsidP="004D116A">
                  <w:pPr>
                    <w:jc w:val="both"/>
                    <w:rPr>
                      <w:rFonts w:ascii="Arial" w:hAnsi="Arial" w:cs="Arial"/>
                      <w:sz w:val="20"/>
                      <w:szCs w:val="20"/>
                    </w:rPr>
                  </w:pPr>
                </w:p>
              </w:tc>
            </w:tr>
          </w:tbl>
          <w:p w14:paraId="440E5BDF" w14:textId="77777777" w:rsidR="004D116A" w:rsidRDefault="004D116A" w:rsidP="00C05B53">
            <w:pPr>
              <w:jc w:val="both"/>
              <w:rPr>
                <w:rFonts w:ascii="Arial" w:hAnsi="Arial" w:cs="Arial"/>
                <w:sz w:val="20"/>
                <w:szCs w:val="20"/>
              </w:rPr>
            </w:pPr>
          </w:p>
          <w:p w14:paraId="59A41437" w14:textId="77777777" w:rsidR="00AC03C3" w:rsidRDefault="00AC03C3" w:rsidP="00C05B53">
            <w:pPr>
              <w:jc w:val="both"/>
              <w:rPr>
                <w:rFonts w:ascii="Arial" w:hAnsi="Arial" w:cs="Arial"/>
                <w:sz w:val="20"/>
                <w:szCs w:val="20"/>
              </w:rPr>
            </w:pPr>
          </w:p>
          <w:tbl>
            <w:tblPr>
              <w:tblStyle w:val="Tablaconcuadrcula"/>
              <w:tblW w:w="10569" w:type="dxa"/>
              <w:tblLook w:val="04A0" w:firstRow="1" w:lastRow="0" w:firstColumn="1" w:lastColumn="0" w:noHBand="0" w:noVBand="1"/>
            </w:tblPr>
            <w:tblGrid>
              <w:gridCol w:w="6401"/>
              <w:gridCol w:w="2002"/>
              <w:gridCol w:w="2166"/>
            </w:tblGrid>
            <w:tr w:rsidR="00AC03C3" w14:paraId="029CFE69" w14:textId="77777777" w:rsidTr="00C05B53">
              <w:trPr>
                <w:trHeight w:val="278"/>
              </w:trPr>
              <w:tc>
                <w:tcPr>
                  <w:tcW w:w="10569" w:type="dxa"/>
                  <w:gridSpan w:val="3"/>
                </w:tcPr>
                <w:p w14:paraId="55F0669A" w14:textId="77777777" w:rsidR="00AC03C3" w:rsidRPr="003F40B4" w:rsidRDefault="00AC03C3" w:rsidP="00AC03C3">
                  <w:pPr>
                    <w:jc w:val="center"/>
                    <w:rPr>
                      <w:rFonts w:ascii="Arial" w:hAnsi="Arial" w:cs="Arial"/>
                      <w:b/>
                      <w:bCs/>
                      <w:sz w:val="20"/>
                      <w:szCs w:val="20"/>
                    </w:rPr>
                  </w:pPr>
                  <w:r w:rsidRPr="003F40B4">
                    <w:rPr>
                      <w:rFonts w:ascii="Arial" w:hAnsi="Arial" w:cs="Arial"/>
                      <w:b/>
                      <w:bCs/>
                      <w:sz w:val="20"/>
                      <w:szCs w:val="20"/>
                    </w:rPr>
                    <w:t>Impacto en la esfera</w:t>
                  </w:r>
                  <w:r>
                    <w:rPr>
                      <w:rFonts w:ascii="Arial" w:hAnsi="Arial" w:cs="Arial"/>
                      <w:b/>
                      <w:bCs/>
                      <w:sz w:val="20"/>
                      <w:szCs w:val="20"/>
                    </w:rPr>
                    <w:t xml:space="preserve"> de</w:t>
                  </w:r>
                  <w:r w:rsidRPr="003F40B4">
                    <w:rPr>
                      <w:rFonts w:ascii="Arial" w:hAnsi="Arial" w:cs="Arial"/>
                      <w:b/>
                      <w:bCs/>
                      <w:sz w:val="20"/>
                      <w:szCs w:val="20"/>
                    </w:rPr>
                    <w:t xml:space="preserve"> </w:t>
                  </w:r>
                  <w:r>
                    <w:rPr>
                      <w:rFonts w:ascii="Arial" w:hAnsi="Arial" w:cs="Arial"/>
                      <w:b/>
                      <w:bCs/>
                      <w:sz w:val="20"/>
                      <w:szCs w:val="20"/>
                    </w:rPr>
                    <w:t>la salud y el bienestar</w:t>
                  </w:r>
                </w:p>
              </w:tc>
            </w:tr>
            <w:tr w:rsidR="00AC03C3" w14:paraId="0CDBA703" w14:textId="77777777" w:rsidTr="00C05B53">
              <w:trPr>
                <w:trHeight w:val="278"/>
              </w:trPr>
              <w:tc>
                <w:tcPr>
                  <w:tcW w:w="6401" w:type="dxa"/>
                </w:tcPr>
                <w:p w14:paraId="5BD8BB2A" w14:textId="77777777" w:rsidR="00AC03C3" w:rsidRPr="003F40B4" w:rsidRDefault="00AC03C3" w:rsidP="00AC03C3">
                  <w:pPr>
                    <w:jc w:val="center"/>
                    <w:rPr>
                      <w:rFonts w:ascii="Arial" w:hAnsi="Arial" w:cs="Arial"/>
                      <w:b/>
                      <w:bCs/>
                      <w:sz w:val="20"/>
                      <w:szCs w:val="20"/>
                    </w:rPr>
                  </w:pPr>
                  <w:r>
                    <w:rPr>
                      <w:rFonts w:ascii="Arial" w:hAnsi="Arial" w:cs="Arial"/>
                      <w:b/>
                      <w:bCs/>
                      <w:sz w:val="20"/>
                      <w:szCs w:val="20"/>
                    </w:rPr>
                    <w:lastRenderedPageBreak/>
                    <w:t>Descripción</w:t>
                  </w:r>
                </w:p>
              </w:tc>
              <w:tc>
                <w:tcPr>
                  <w:tcW w:w="2002" w:type="dxa"/>
                </w:tcPr>
                <w:p w14:paraId="24911CDE" w14:textId="77777777" w:rsidR="00AC03C3" w:rsidRPr="003F40B4" w:rsidRDefault="00AC03C3" w:rsidP="00AC03C3">
                  <w:pPr>
                    <w:jc w:val="center"/>
                    <w:rPr>
                      <w:rFonts w:ascii="Arial" w:hAnsi="Arial" w:cs="Arial"/>
                      <w:b/>
                      <w:bCs/>
                      <w:sz w:val="20"/>
                      <w:szCs w:val="20"/>
                    </w:rPr>
                  </w:pPr>
                  <w:r>
                    <w:rPr>
                      <w:rFonts w:ascii="Arial" w:hAnsi="Arial" w:cs="Arial"/>
                      <w:b/>
                      <w:bCs/>
                      <w:sz w:val="20"/>
                      <w:szCs w:val="20"/>
                    </w:rPr>
                    <w:t>Si</w:t>
                  </w:r>
                </w:p>
              </w:tc>
              <w:tc>
                <w:tcPr>
                  <w:tcW w:w="2166" w:type="dxa"/>
                </w:tcPr>
                <w:p w14:paraId="6E0D3CA0" w14:textId="77777777" w:rsidR="00AC03C3" w:rsidRPr="003F40B4" w:rsidRDefault="00AC03C3" w:rsidP="00AC03C3">
                  <w:pPr>
                    <w:jc w:val="center"/>
                    <w:rPr>
                      <w:rFonts w:ascii="Arial" w:hAnsi="Arial" w:cs="Arial"/>
                      <w:b/>
                      <w:bCs/>
                      <w:sz w:val="20"/>
                      <w:szCs w:val="20"/>
                    </w:rPr>
                  </w:pPr>
                  <w:r>
                    <w:rPr>
                      <w:rFonts w:ascii="Arial" w:hAnsi="Arial" w:cs="Arial"/>
                      <w:b/>
                      <w:bCs/>
                      <w:sz w:val="20"/>
                      <w:szCs w:val="20"/>
                    </w:rPr>
                    <w:t>no</w:t>
                  </w:r>
                </w:p>
              </w:tc>
            </w:tr>
            <w:tr w:rsidR="00AC03C3" w14:paraId="11B9AD3E" w14:textId="77777777" w:rsidTr="00C05B53">
              <w:trPr>
                <w:trHeight w:val="278"/>
              </w:trPr>
              <w:tc>
                <w:tcPr>
                  <w:tcW w:w="6401" w:type="dxa"/>
                </w:tcPr>
                <w:p w14:paraId="61A2CC52" w14:textId="77777777" w:rsidR="00AC03C3" w:rsidRDefault="00AC03C3" w:rsidP="00AC03C3">
                  <w:pPr>
                    <w:jc w:val="both"/>
                    <w:rPr>
                      <w:rFonts w:ascii="Arial" w:hAnsi="Arial" w:cs="Arial"/>
                      <w:sz w:val="20"/>
                      <w:szCs w:val="20"/>
                    </w:rPr>
                  </w:pPr>
                  <w:r>
                    <w:rPr>
                      <w:rFonts w:ascii="Arial" w:hAnsi="Arial" w:cs="Arial"/>
                      <w:sz w:val="20"/>
                      <w:szCs w:val="20"/>
                    </w:rPr>
                    <w:t>Afectación a la proyección personal o colectiva</w:t>
                  </w:r>
                </w:p>
              </w:tc>
              <w:tc>
                <w:tcPr>
                  <w:tcW w:w="2002" w:type="dxa"/>
                </w:tcPr>
                <w:p w14:paraId="3D854267" w14:textId="77777777" w:rsidR="00AC03C3" w:rsidRDefault="00AC03C3" w:rsidP="00AC03C3">
                  <w:pPr>
                    <w:jc w:val="both"/>
                    <w:rPr>
                      <w:rFonts w:ascii="Arial" w:hAnsi="Arial" w:cs="Arial"/>
                      <w:sz w:val="20"/>
                      <w:szCs w:val="20"/>
                    </w:rPr>
                  </w:pPr>
                </w:p>
              </w:tc>
              <w:tc>
                <w:tcPr>
                  <w:tcW w:w="2166" w:type="dxa"/>
                </w:tcPr>
                <w:p w14:paraId="3C513060" w14:textId="77777777" w:rsidR="00AC03C3" w:rsidRDefault="00AC03C3" w:rsidP="00AC03C3">
                  <w:pPr>
                    <w:jc w:val="both"/>
                    <w:rPr>
                      <w:rFonts w:ascii="Arial" w:hAnsi="Arial" w:cs="Arial"/>
                      <w:sz w:val="20"/>
                      <w:szCs w:val="20"/>
                    </w:rPr>
                  </w:pPr>
                </w:p>
              </w:tc>
            </w:tr>
            <w:tr w:rsidR="00AC03C3" w14:paraId="162DD4B0" w14:textId="77777777" w:rsidTr="00C05B53">
              <w:trPr>
                <w:trHeight w:val="278"/>
              </w:trPr>
              <w:tc>
                <w:tcPr>
                  <w:tcW w:w="6401" w:type="dxa"/>
                </w:tcPr>
                <w:p w14:paraId="1B37D940" w14:textId="77777777" w:rsidR="00AC03C3" w:rsidRDefault="00AC03C3" w:rsidP="00AC03C3">
                  <w:pPr>
                    <w:jc w:val="both"/>
                    <w:rPr>
                      <w:rFonts w:ascii="Arial" w:hAnsi="Arial" w:cs="Arial"/>
                      <w:sz w:val="20"/>
                      <w:szCs w:val="20"/>
                    </w:rPr>
                  </w:pPr>
                  <w:r>
                    <w:rPr>
                      <w:rFonts w:ascii="Arial" w:hAnsi="Arial" w:cs="Arial"/>
                      <w:sz w:val="20"/>
                      <w:szCs w:val="20"/>
                    </w:rPr>
                    <w:t>Imposibilidad de atender los cuidados domésticos o de personas dependientes</w:t>
                  </w:r>
                </w:p>
              </w:tc>
              <w:tc>
                <w:tcPr>
                  <w:tcW w:w="2002" w:type="dxa"/>
                </w:tcPr>
                <w:p w14:paraId="489628CB" w14:textId="77777777" w:rsidR="00AC03C3" w:rsidRDefault="00AC03C3" w:rsidP="00AC03C3">
                  <w:pPr>
                    <w:jc w:val="both"/>
                    <w:rPr>
                      <w:rFonts w:ascii="Arial" w:hAnsi="Arial" w:cs="Arial"/>
                      <w:sz w:val="20"/>
                      <w:szCs w:val="20"/>
                    </w:rPr>
                  </w:pPr>
                </w:p>
              </w:tc>
              <w:tc>
                <w:tcPr>
                  <w:tcW w:w="2166" w:type="dxa"/>
                </w:tcPr>
                <w:p w14:paraId="43A7C498" w14:textId="77777777" w:rsidR="00AC03C3" w:rsidRDefault="00AC03C3" w:rsidP="00AC03C3">
                  <w:pPr>
                    <w:jc w:val="both"/>
                    <w:rPr>
                      <w:rFonts w:ascii="Arial" w:hAnsi="Arial" w:cs="Arial"/>
                      <w:sz w:val="20"/>
                      <w:szCs w:val="20"/>
                    </w:rPr>
                  </w:pPr>
                </w:p>
              </w:tc>
            </w:tr>
            <w:tr w:rsidR="00AC03C3" w14:paraId="1CB4141A" w14:textId="77777777" w:rsidTr="00C05B53">
              <w:trPr>
                <w:trHeight w:val="278"/>
              </w:trPr>
              <w:tc>
                <w:tcPr>
                  <w:tcW w:w="6401" w:type="dxa"/>
                </w:tcPr>
                <w:p w14:paraId="774512C4" w14:textId="77777777" w:rsidR="00AC03C3" w:rsidRDefault="00AC03C3" w:rsidP="00AC03C3">
                  <w:pPr>
                    <w:jc w:val="both"/>
                    <w:rPr>
                      <w:rFonts w:ascii="Arial" w:hAnsi="Arial" w:cs="Arial"/>
                      <w:sz w:val="20"/>
                      <w:szCs w:val="20"/>
                    </w:rPr>
                  </w:pPr>
                  <w:r>
                    <w:rPr>
                      <w:rFonts w:ascii="Arial" w:hAnsi="Arial" w:cs="Arial"/>
                      <w:sz w:val="20"/>
                      <w:szCs w:val="20"/>
                    </w:rPr>
                    <w:t>Desescolarización</w:t>
                  </w:r>
                </w:p>
              </w:tc>
              <w:tc>
                <w:tcPr>
                  <w:tcW w:w="2002" w:type="dxa"/>
                </w:tcPr>
                <w:p w14:paraId="2FEDD733" w14:textId="77777777" w:rsidR="00AC03C3" w:rsidRDefault="00AC03C3" w:rsidP="00AC03C3">
                  <w:pPr>
                    <w:jc w:val="both"/>
                    <w:rPr>
                      <w:rFonts w:ascii="Arial" w:hAnsi="Arial" w:cs="Arial"/>
                      <w:sz w:val="20"/>
                      <w:szCs w:val="20"/>
                    </w:rPr>
                  </w:pPr>
                </w:p>
              </w:tc>
              <w:tc>
                <w:tcPr>
                  <w:tcW w:w="2166" w:type="dxa"/>
                </w:tcPr>
                <w:p w14:paraId="52658BE1" w14:textId="77777777" w:rsidR="00AC03C3" w:rsidRDefault="00AC03C3" w:rsidP="00AC03C3">
                  <w:pPr>
                    <w:jc w:val="both"/>
                    <w:rPr>
                      <w:rFonts w:ascii="Arial" w:hAnsi="Arial" w:cs="Arial"/>
                      <w:sz w:val="20"/>
                      <w:szCs w:val="20"/>
                    </w:rPr>
                  </w:pPr>
                  <w:r>
                    <w:t>X</w:t>
                  </w:r>
                </w:p>
              </w:tc>
            </w:tr>
            <w:tr w:rsidR="00AC03C3" w14:paraId="7608EDDE" w14:textId="77777777" w:rsidTr="00C05B53">
              <w:trPr>
                <w:trHeight w:val="143"/>
              </w:trPr>
              <w:tc>
                <w:tcPr>
                  <w:tcW w:w="6401" w:type="dxa"/>
                </w:tcPr>
                <w:p w14:paraId="4373E95C" w14:textId="77777777" w:rsidR="00AC03C3" w:rsidRDefault="00AC03C3" w:rsidP="00AC03C3">
                  <w:pPr>
                    <w:jc w:val="both"/>
                    <w:rPr>
                      <w:rFonts w:ascii="Arial" w:hAnsi="Arial" w:cs="Arial"/>
                      <w:sz w:val="20"/>
                      <w:szCs w:val="20"/>
                    </w:rPr>
                  </w:pPr>
                  <w:r>
                    <w:rPr>
                      <w:rFonts w:ascii="Arial" w:hAnsi="Arial" w:cs="Arial"/>
                      <w:sz w:val="20"/>
                      <w:szCs w:val="20"/>
                    </w:rPr>
                    <w:t>Procesos de abandono a menores y/o adultos mayores</w:t>
                  </w:r>
                </w:p>
              </w:tc>
              <w:tc>
                <w:tcPr>
                  <w:tcW w:w="2002" w:type="dxa"/>
                </w:tcPr>
                <w:p w14:paraId="50CC45F0" w14:textId="77777777" w:rsidR="00AC03C3" w:rsidRDefault="00AC03C3" w:rsidP="00AC03C3">
                  <w:pPr>
                    <w:jc w:val="both"/>
                    <w:rPr>
                      <w:rFonts w:ascii="Arial" w:hAnsi="Arial" w:cs="Arial"/>
                      <w:sz w:val="20"/>
                      <w:szCs w:val="20"/>
                    </w:rPr>
                  </w:pPr>
                </w:p>
              </w:tc>
              <w:tc>
                <w:tcPr>
                  <w:tcW w:w="2166" w:type="dxa"/>
                </w:tcPr>
                <w:p w14:paraId="47A3E805" w14:textId="77777777" w:rsidR="00AC03C3" w:rsidRDefault="00AC03C3" w:rsidP="00AC03C3">
                  <w:pPr>
                    <w:jc w:val="both"/>
                    <w:rPr>
                      <w:rFonts w:ascii="Arial" w:hAnsi="Arial" w:cs="Arial"/>
                      <w:sz w:val="20"/>
                      <w:szCs w:val="20"/>
                    </w:rPr>
                  </w:pPr>
                </w:p>
              </w:tc>
            </w:tr>
            <w:tr w:rsidR="00AC03C3" w14:paraId="000EABE5" w14:textId="77777777" w:rsidTr="00C05B53">
              <w:trPr>
                <w:trHeight w:val="330"/>
              </w:trPr>
              <w:tc>
                <w:tcPr>
                  <w:tcW w:w="6401" w:type="dxa"/>
                </w:tcPr>
                <w:p w14:paraId="4F9A469F" w14:textId="77777777" w:rsidR="00AC03C3" w:rsidRDefault="00AC03C3" w:rsidP="00AC03C3">
                  <w:pPr>
                    <w:jc w:val="both"/>
                    <w:rPr>
                      <w:rFonts w:ascii="Arial" w:hAnsi="Arial" w:cs="Arial"/>
                      <w:sz w:val="20"/>
                      <w:szCs w:val="20"/>
                    </w:rPr>
                  </w:pPr>
                  <w:r>
                    <w:rPr>
                      <w:rFonts w:ascii="Arial" w:hAnsi="Arial" w:cs="Arial"/>
                      <w:sz w:val="20"/>
                      <w:szCs w:val="20"/>
                    </w:rPr>
                    <w:t>Afectación psicosocial</w:t>
                  </w:r>
                </w:p>
              </w:tc>
              <w:tc>
                <w:tcPr>
                  <w:tcW w:w="2002" w:type="dxa"/>
                </w:tcPr>
                <w:p w14:paraId="6C942E08" w14:textId="77777777" w:rsidR="00AC03C3" w:rsidRDefault="00AC03C3" w:rsidP="00AC03C3">
                  <w:pPr>
                    <w:jc w:val="both"/>
                    <w:rPr>
                      <w:rFonts w:ascii="Arial" w:hAnsi="Arial" w:cs="Arial"/>
                      <w:sz w:val="20"/>
                      <w:szCs w:val="20"/>
                    </w:rPr>
                  </w:pPr>
                  <w:r>
                    <w:t>X</w:t>
                  </w:r>
                </w:p>
              </w:tc>
              <w:tc>
                <w:tcPr>
                  <w:tcW w:w="2166" w:type="dxa"/>
                </w:tcPr>
                <w:p w14:paraId="0BB6D4CE" w14:textId="77777777" w:rsidR="00AC03C3" w:rsidRDefault="00AC03C3" w:rsidP="00AC03C3">
                  <w:pPr>
                    <w:jc w:val="both"/>
                    <w:rPr>
                      <w:rFonts w:ascii="Arial" w:hAnsi="Arial" w:cs="Arial"/>
                      <w:sz w:val="20"/>
                      <w:szCs w:val="20"/>
                    </w:rPr>
                  </w:pPr>
                </w:p>
              </w:tc>
            </w:tr>
            <w:tr w:rsidR="00AC03C3" w14:paraId="73B4A8E4" w14:textId="77777777" w:rsidTr="00C05B53">
              <w:trPr>
                <w:trHeight w:val="330"/>
              </w:trPr>
              <w:tc>
                <w:tcPr>
                  <w:tcW w:w="6401" w:type="dxa"/>
                </w:tcPr>
                <w:p w14:paraId="4DE5277D" w14:textId="77777777" w:rsidR="00AC03C3" w:rsidRDefault="00AC03C3" w:rsidP="00AC03C3">
                  <w:pPr>
                    <w:jc w:val="both"/>
                    <w:rPr>
                      <w:rFonts w:ascii="Arial" w:hAnsi="Arial" w:cs="Arial"/>
                      <w:sz w:val="20"/>
                      <w:szCs w:val="20"/>
                    </w:rPr>
                  </w:pPr>
                  <w:r>
                    <w:rPr>
                      <w:rFonts w:ascii="Arial" w:hAnsi="Arial" w:cs="Arial"/>
                      <w:sz w:val="20"/>
                      <w:szCs w:val="20"/>
                    </w:rPr>
                    <w:t xml:space="preserve">Discapacidad </w:t>
                  </w:r>
                </w:p>
              </w:tc>
              <w:tc>
                <w:tcPr>
                  <w:tcW w:w="2002" w:type="dxa"/>
                </w:tcPr>
                <w:p w14:paraId="6B28C232" w14:textId="77777777" w:rsidR="00AC03C3" w:rsidRDefault="00AC03C3" w:rsidP="00AC03C3">
                  <w:pPr>
                    <w:jc w:val="both"/>
                    <w:rPr>
                      <w:rFonts w:ascii="Arial" w:hAnsi="Arial" w:cs="Arial"/>
                      <w:sz w:val="20"/>
                      <w:szCs w:val="20"/>
                    </w:rPr>
                  </w:pPr>
                </w:p>
              </w:tc>
              <w:tc>
                <w:tcPr>
                  <w:tcW w:w="2166" w:type="dxa"/>
                </w:tcPr>
                <w:p w14:paraId="15AEF333" w14:textId="77777777" w:rsidR="00AC03C3" w:rsidRDefault="00AC03C3" w:rsidP="00AC03C3">
                  <w:pPr>
                    <w:jc w:val="both"/>
                    <w:rPr>
                      <w:rFonts w:ascii="Arial" w:hAnsi="Arial" w:cs="Arial"/>
                      <w:sz w:val="20"/>
                      <w:szCs w:val="20"/>
                    </w:rPr>
                  </w:pPr>
                </w:p>
              </w:tc>
            </w:tr>
            <w:tr w:rsidR="00AC03C3" w14:paraId="02E245E1" w14:textId="77777777" w:rsidTr="00C05B53">
              <w:trPr>
                <w:trHeight w:val="330"/>
              </w:trPr>
              <w:tc>
                <w:tcPr>
                  <w:tcW w:w="6401" w:type="dxa"/>
                </w:tcPr>
                <w:p w14:paraId="74C029F6" w14:textId="77777777" w:rsidR="00AC03C3" w:rsidRDefault="00AC03C3" w:rsidP="00AC03C3">
                  <w:pPr>
                    <w:jc w:val="both"/>
                    <w:rPr>
                      <w:rFonts w:ascii="Arial" w:hAnsi="Arial" w:cs="Arial"/>
                      <w:sz w:val="20"/>
                      <w:szCs w:val="20"/>
                    </w:rPr>
                  </w:pPr>
                  <w:r>
                    <w:rPr>
                      <w:rFonts w:ascii="Arial" w:hAnsi="Arial" w:cs="Arial"/>
                      <w:sz w:val="20"/>
                      <w:szCs w:val="20"/>
                    </w:rPr>
                    <w:t>Daño irreparable a la vida e integridad personal</w:t>
                  </w:r>
                </w:p>
              </w:tc>
              <w:tc>
                <w:tcPr>
                  <w:tcW w:w="2002" w:type="dxa"/>
                </w:tcPr>
                <w:p w14:paraId="0B16BB61" w14:textId="77777777" w:rsidR="00AC03C3" w:rsidRDefault="00AC03C3" w:rsidP="00AC03C3">
                  <w:pPr>
                    <w:jc w:val="both"/>
                    <w:rPr>
                      <w:rFonts w:ascii="Arial" w:hAnsi="Arial" w:cs="Arial"/>
                      <w:sz w:val="20"/>
                      <w:szCs w:val="20"/>
                    </w:rPr>
                  </w:pPr>
                </w:p>
              </w:tc>
              <w:tc>
                <w:tcPr>
                  <w:tcW w:w="2166" w:type="dxa"/>
                </w:tcPr>
                <w:p w14:paraId="021F3935" w14:textId="77777777" w:rsidR="00AC03C3" w:rsidRDefault="00AC03C3" w:rsidP="00AC03C3">
                  <w:pPr>
                    <w:jc w:val="both"/>
                    <w:rPr>
                      <w:rFonts w:ascii="Arial" w:hAnsi="Arial" w:cs="Arial"/>
                      <w:sz w:val="20"/>
                      <w:szCs w:val="20"/>
                    </w:rPr>
                  </w:pPr>
                </w:p>
              </w:tc>
            </w:tr>
            <w:tr w:rsidR="00AC03C3" w14:paraId="0D4758D0" w14:textId="77777777" w:rsidTr="00C05B53">
              <w:trPr>
                <w:trHeight w:val="278"/>
              </w:trPr>
              <w:tc>
                <w:tcPr>
                  <w:tcW w:w="6401" w:type="dxa"/>
                </w:tcPr>
                <w:p w14:paraId="3D9F6EE1" w14:textId="77777777" w:rsidR="00AC03C3" w:rsidRDefault="00AC03C3" w:rsidP="00AC03C3">
                  <w:pPr>
                    <w:jc w:val="both"/>
                    <w:rPr>
                      <w:rFonts w:ascii="Arial" w:hAnsi="Arial" w:cs="Arial"/>
                      <w:sz w:val="20"/>
                      <w:szCs w:val="20"/>
                    </w:rPr>
                  </w:pPr>
                  <w:r>
                    <w:rPr>
                      <w:rFonts w:ascii="Arial" w:hAnsi="Arial" w:cs="Arial"/>
                      <w:sz w:val="20"/>
                      <w:szCs w:val="20"/>
                    </w:rPr>
                    <w:t>Otro, ¿Cuál?</w:t>
                  </w:r>
                </w:p>
              </w:tc>
              <w:tc>
                <w:tcPr>
                  <w:tcW w:w="4168" w:type="dxa"/>
                  <w:gridSpan w:val="2"/>
                </w:tcPr>
                <w:p w14:paraId="286D89AC" w14:textId="77777777" w:rsidR="00AC03C3" w:rsidRDefault="00AC03C3" w:rsidP="00AC03C3">
                  <w:pPr>
                    <w:jc w:val="both"/>
                    <w:rPr>
                      <w:rFonts w:ascii="Arial" w:hAnsi="Arial" w:cs="Arial"/>
                      <w:sz w:val="20"/>
                      <w:szCs w:val="20"/>
                    </w:rPr>
                  </w:pPr>
                </w:p>
              </w:tc>
            </w:tr>
            <w:tr w:rsidR="00AC03C3" w14:paraId="40AF4E4D" w14:textId="77777777" w:rsidTr="00C05B53">
              <w:trPr>
                <w:trHeight w:val="278"/>
              </w:trPr>
              <w:tc>
                <w:tcPr>
                  <w:tcW w:w="10569" w:type="dxa"/>
                  <w:gridSpan w:val="3"/>
                </w:tcPr>
                <w:p w14:paraId="0526E86D" w14:textId="77777777" w:rsidR="00AC03C3" w:rsidRPr="007C2762" w:rsidRDefault="00AC03C3" w:rsidP="00AC03C3">
                  <w:pPr>
                    <w:jc w:val="both"/>
                    <w:rPr>
                      <w:rFonts w:ascii="Arial" w:hAnsi="Arial" w:cs="Arial"/>
                      <w:b/>
                      <w:bCs/>
                      <w:sz w:val="20"/>
                      <w:szCs w:val="20"/>
                    </w:rPr>
                  </w:pPr>
                  <w:r w:rsidRPr="007C2762">
                    <w:rPr>
                      <w:rFonts w:ascii="Arial" w:hAnsi="Arial" w:cs="Arial"/>
                      <w:b/>
                      <w:bCs/>
                      <w:sz w:val="20"/>
                      <w:szCs w:val="20"/>
                    </w:rPr>
                    <w:t>Sinopsis</w:t>
                  </w:r>
                </w:p>
              </w:tc>
            </w:tr>
            <w:tr w:rsidR="00AC03C3" w14:paraId="7A55EDD6" w14:textId="77777777" w:rsidTr="00C05B53">
              <w:trPr>
                <w:trHeight w:val="1123"/>
              </w:trPr>
              <w:tc>
                <w:tcPr>
                  <w:tcW w:w="10569" w:type="dxa"/>
                  <w:gridSpan w:val="3"/>
                </w:tcPr>
                <w:p w14:paraId="205BBC5D" w14:textId="77777777" w:rsidR="00AC03C3" w:rsidRDefault="00AC03C3" w:rsidP="00AC03C3">
                  <w:pPr>
                    <w:jc w:val="both"/>
                    <w:rPr>
                      <w:rFonts w:ascii="Arial" w:hAnsi="Arial" w:cs="Arial"/>
                      <w:sz w:val="20"/>
                      <w:szCs w:val="20"/>
                    </w:rPr>
                  </w:pPr>
                </w:p>
              </w:tc>
            </w:tr>
          </w:tbl>
          <w:p w14:paraId="0444940D" w14:textId="77777777" w:rsidR="00AC03C3" w:rsidRDefault="00AC03C3" w:rsidP="00C05B53">
            <w:pPr>
              <w:jc w:val="both"/>
              <w:rPr>
                <w:rFonts w:ascii="Arial" w:hAnsi="Arial" w:cs="Arial"/>
                <w:sz w:val="20"/>
                <w:szCs w:val="20"/>
              </w:rPr>
            </w:pPr>
          </w:p>
          <w:p w14:paraId="1C41D9F0" w14:textId="77777777" w:rsidR="004D116A" w:rsidRPr="006578D9" w:rsidRDefault="004D116A" w:rsidP="00C05B53">
            <w:pPr>
              <w:jc w:val="both"/>
              <w:rPr>
                <w:rFonts w:ascii="Arial" w:hAnsi="Arial" w:cs="Arial"/>
                <w:sz w:val="20"/>
                <w:szCs w:val="20"/>
              </w:rPr>
            </w:pPr>
          </w:p>
        </w:tc>
      </w:tr>
    </w:tbl>
    <w:p w14:paraId="7CB0C6C7" w14:textId="7AF059AC" w:rsidR="00D17E17" w:rsidRDefault="00D17E17" w:rsidP="00466FAC">
      <w:pPr>
        <w:ind w:left="-709" w:hanging="284"/>
      </w:pPr>
    </w:p>
    <w:tbl>
      <w:tblPr>
        <w:tblStyle w:val="Tablaconcuadrcula"/>
        <w:tblW w:w="10774" w:type="dxa"/>
        <w:tblInd w:w="-998" w:type="dxa"/>
        <w:tblLook w:val="04A0" w:firstRow="1" w:lastRow="0" w:firstColumn="1" w:lastColumn="0" w:noHBand="0" w:noVBand="1"/>
      </w:tblPr>
      <w:tblGrid>
        <w:gridCol w:w="10774"/>
      </w:tblGrid>
      <w:tr w:rsidR="007C3A67" w14:paraId="071BB282" w14:textId="77777777" w:rsidTr="3C78ED76">
        <w:trPr>
          <w:trHeight w:val="340"/>
        </w:trPr>
        <w:tc>
          <w:tcPr>
            <w:tcW w:w="10774" w:type="dxa"/>
            <w:shd w:val="clear" w:color="auto" w:fill="ADADAD" w:themeFill="background2" w:themeFillShade="BF"/>
            <w:vAlign w:val="center"/>
          </w:tcPr>
          <w:p w14:paraId="21C7BFF4" w14:textId="03415E1E" w:rsidR="007C3A67" w:rsidRPr="007C3A67" w:rsidRDefault="007C3A67" w:rsidP="007C3A67">
            <w:pPr>
              <w:jc w:val="center"/>
              <w:rPr>
                <w:rFonts w:ascii="Arial" w:hAnsi="Arial" w:cs="Arial"/>
                <w:b/>
                <w:bCs/>
                <w:color w:val="FFFFFF" w:themeColor="background1"/>
                <w:sz w:val="20"/>
                <w:szCs w:val="20"/>
              </w:rPr>
            </w:pPr>
            <w:r w:rsidRPr="007C3A67">
              <w:rPr>
                <w:rFonts w:ascii="Arial" w:hAnsi="Arial" w:cs="Arial"/>
                <w:b/>
                <w:bCs/>
                <w:color w:val="FFFFFF" w:themeColor="background1"/>
                <w:sz w:val="20"/>
                <w:szCs w:val="20"/>
              </w:rPr>
              <w:t>CONTEXTO DE ORDEN PÚBLICO</w:t>
            </w:r>
          </w:p>
        </w:tc>
      </w:tr>
      <w:tr w:rsidR="007C3A67" w14:paraId="141CC8D0" w14:textId="77777777" w:rsidTr="00C16C85">
        <w:trPr>
          <w:trHeight w:val="2944"/>
        </w:trPr>
        <w:tc>
          <w:tcPr>
            <w:tcW w:w="10774" w:type="dxa"/>
          </w:tcPr>
          <w:p w14:paraId="4432AAF0" w14:textId="77777777" w:rsidR="007C3A67" w:rsidRDefault="007C3A67" w:rsidP="00466FAC">
            <w:pPr>
              <w:rPr>
                <w:rFonts w:ascii="Arial" w:hAnsi="Arial" w:cs="Arial"/>
                <w:sz w:val="20"/>
                <w:szCs w:val="20"/>
              </w:rPr>
            </w:pPr>
            <w:r>
              <w:t>En el sur del Tolima hay presencia de disidencias que disputan corredores de movilidad.</w:t>
            </w:r>
          </w:p>
          <w:p w14:paraId="4C9BE7EA" w14:textId="7DC445CA" w:rsidR="001D0292" w:rsidRPr="006578D9" w:rsidRDefault="001D0292" w:rsidP="00466FAC">
            <w:pPr>
              <w:rPr>
                <w:rFonts w:ascii="Arial" w:hAnsi="Arial" w:cs="Arial"/>
                <w:sz w:val="20"/>
                <w:szCs w:val="20"/>
              </w:rPr>
            </w:pPr>
          </w:p>
        </w:tc>
      </w:tr>
    </w:tbl>
    <w:p w14:paraId="40556D42" w14:textId="77777777" w:rsidR="007C3A67" w:rsidRDefault="007C3A67" w:rsidP="00466FAC">
      <w:pPr>
        <w:ind w:left="-709" w:hanging="284"/>
      </w:pPr>
    </w:p>
    <w:tbl>
      <w:tblPr>
        <w:tblStyle w:val="Tablaconcuadrcula"/>
        <w:tblW w:w="10774" w:type="dxa"/>
        <w:tblInd w:w="-998" w:type="dxa"/>
        <w:tblLook w:val="04A0" w:firstRow="1" w:lastRow="0" w:firstColumn="1" w:lastColumn="0" w:noHBand="0" w:noVBand="1"/>
      </w:tblPr>
      <w:tblGrid>
        <w:gridCol w:w="10774"/>
      </w:tblGrid>
      <w:tr w:rsidR="003E0E38" w14:paraId="14A9B22B" w14:textId="77777777" w:rsidTr="506C1060">
        <w:trPr>
          <w:trHeight w:val="340"/>
        </w:trPr>
        <w:tc>
          <w:tcPr>
            <w:tcW w:w="10774" w:type="dxa"/>
            <w:shd w:val="clear" w:color="auto" w:fill="ADADAD" w:themeFill="background2" w:themeFillShade="BF"/>
            <w:vAlign w:val="center"/>
          </w:tcPr>
          <w:p w14:paraId="6782815D" w14:textId="05A65272" w:rsidR="003E0E38" w:rsidRPr="00910686" w:rsidRDefault="00AE395D" w:rsidP="00AE395D">
            <w:pPr>
              <w:jc w:val="center"/>
              <w:rPr>
                <w:rFonts w:ascii="Arial" w:hAnsi="Arial" w:cs="Arial"/>
                <w:b/>
                <w:bCs/>
                <w:color w:val="FFFFFF" w:themeColor="background1"/>
                <w:sz w:val="20"/>
                <w:szCs w:val="20"/>
              </w:rPr>
            </w:pPr>
            <w:r w:rsidRPr="00AC03C3">
              <w:rPr>
                <w:rFonts w:ascii="Arial" w:hAnsi="Arial" w:cs="Arial"/>
                <w:b/>
                <w:color w:val="FFFFFF" w:themeColor="background1"/>
                <w:sz w:val="20"/>
                <w:szCs w:val="20"/>
              </w:rPr>
              <w:t>ALERTAS TEMPRANAS</w:t>
            </w:r>
          </w:p>
        </w:tc>
      </w:tr>
      <w:tr w:rsidR="003E0E38" w14:paraId="16C833AA" w14:textId="77777777" w:rsidTr="00786C79">
        <w:trPr>
          <w:trHeight w:val="4044"/>
        </w:trPr>
        <w:tc>
          <w:tcPr>
            <w:tcW w:w="10774" w:type="dxa"/>
          </w:tcPr>
          <w:p w14:paraId="1B5F5827" w14:textId="77777777" w:rsidR="003E0E38" w:rsidRDefault="003E0E38" w:rsidP="00466FAC">
            <w:pPr>
              <w:rPr>
                <w:rFonts w:ascii="Arial" w:hAnsi="Arial" w:cs="Arial"/>
                <w:sz w:val="20"/>
                <w:szCs w:val="20"/>
              </w:rPr>
            </w:pPr>
            <w:r>
              <w:t>AT 012-2025 de la Defensoría del Pueblo para Planadas.</w:t>
            </w:r>
          </w:p>
          <w:p w14:paraId="3FCA6F67" w14:textId="77777777" w:rsidR="00910686" w:rsidRDefault="00910686" w:rsidP="00466FAC">
            <w:pPr>
              <w:rPr>
                <w:rFonts w:ascii="Arial" w:hAnsi="Arial" w:cs="Arial"/>
                <w:sz w:val="20"/>
                <w:szCs w:val="20"/>
              </w:rPr>
            </w:pPr>
          </w:p>
          <w:p w14:paraId="4D24C5E1" w14:textId="77777777" w:rsidR="00910686" w:rsidRPr="00910686" w:rsidRDefault="00910686" w:rsidP="00466FAC">
            <w:pPr>
              <w:rPr>
                <w:rFonts w:ascii="Arial" w:hAnsi="Arial" w:cs="Arial"/>
                <w:sz w:val="20"/>
                <w:szCs w:val="20"/>
              </w:rPr>
            </w:pPr>
          </w:p>
        </w:tc>
      </w:tr>
    </w:tbl>
    <w:p w14:paraId="73A257C5" w14:textId="77777777" w:rsidR="00AE395D" w:rsidRDefault="00AE395D" w:rsidP="00466FAC">
      <w:pPr>
        <w:ind w:left="-709" w:hanging="284"/>
      </w:pPr>
    </w:p>
    <w:tbl>
      <w:tblPr>
        <w:tblStyle w:val="Tablaconcuadrcula"/>
        <w:tblW w:w="10774" w:type="dxa"/>
        <w:tblInd w:w="-998" w:type="dxa"/>
        <w:tblLook w:val="04A0" w:firstRow="1" w:lastRow="0" w:firstColumn="1" w:lastColumn="0" w:noHBand="0" w:noVBand="1"/>
      </w:tblPr>
      <w:tblGrid>
        <w:gridCol w:w="10774"/>
      </w:tblGrid>
      <w:tr w:rsidR="00C51EF2" w14:paraId="339FF163" w14:textId="77777777" w:rsidTr="090F23F1">
        <w:trPr>
          <w:trHeight w:val="340"/>
        </w:trPr>
        <w:tc>
          <w:tcPr>
            <w:tcW w:w="10774" w:type="dxa"/>
            <w:shd w:val="clear" w:color="auto" w:fill="ADADAD" w:themeFill="background2" w:themeFillShade="BF"/>
            <w:vAlign w:val="center"/>
          </w:tcPr>
          <w:p w14:paraId="64F8B0B5" w14:textId="6DB64C9F" w:rsidR="00C51EF2" w:rsidRDefault="00C51EF2" w:rsidP="00C51EF2">
            <w:pPr>
              <w:jc w:val="center"/>
              <w:rPr>
                <w:rFonts w:ascii="Arial" w:hAnsi="Arial" w:cs="Arial"/>
                <w:b/>
                <w:sz w:val="20"/>
                <w:szCs w:val="20"/>
              </w:rPr>
            </w:pPr>
            <w:r w:rsidRPr="00AC03C3">
              <w:rPr>
                <w:rFonts w:ascii="Arial" w:hAnsi="Arial" w:cs="Arial"/>
                <w:b/>
                <w:color w:val="FFFFFF" w:themeColor="background1"/>
                <w:sz w:val="20"/>
                <w:szCs w:val="20"/>
              </w:rPr>
              <w:t>MEDIDAS DE EMERGENCIA</w:t>
            </w:r>
          </w:p>
        </w:tc>
      </w:tr>
      <w:tr w:rsidR="00C51EF2" w14:paraId="7ADB31D8" w14:textId="77777777" w:rsidTr="00C51EF2">
        <w:trPr>
          <w:trHeight w:val="820"/>
        </w:trPr>
        <w:tc>
          <w:tcPr>
            <w:tcW w:w="10774" w:type="dxa"/>
          </w:tcPr>
          <w:p w14:paraId="03B282F5" w14:textId="77777777" w:rsidR="00C51EF2" w:rsidRPr="00910686" w:rsidRDefault="00C51EF2" w:rsidP="00466FAC">
            <w:pPr>
              <w:rPr>
                <w:rFonts w:ascii="Arial" w:hAnsi="Arial" w:cs="Arial"/>
                <w:sz w:val="20"/>
                <w:szCs w:val="20"/>
              </w:rPr>
            </w:pPr>
            <w:r>
              <w:t>Trámite de emergencia activado el 15/01/2026: medio de comunicación.</w:t>
            </w:r>
          </w:p>
          <w:p w14:paraId="0204C7F2" w14:textId="77777777" w:rsidR="00910686" w:rsidRDefault="00910686" w:rsidP="00466FAC">
            <w:pPr>
              <w:rPr>
                <w:rFonts w:ascii="Arial" w:hAnsi="Arial" w:cs="Arial"/>
                <w:sz w:val="20"/>
                <w:szCs w:val="20"/>
              </w:rPr>
            </w:pPr>
          </w:p>
          <w:p w14:paraId="2AB315D2" w14:textId="77777777" w:rsidR="00910686" w:rsidRDefault="00910686" w:rsidP="00466FAC">
            <w:pPr>
              <w:rPr>
                <w:rFonts w:ascii="Arial" w:hAnsi="Arial" w:cs="Arial"/>
                <w:sz w:val="20"/>
                <w:szCs w:val="20"/>
              </w:rPr>
            </w:pPr>
          </w:p>
          <w:p w14:paraId="7599947C" w14:textId="77777777" w:rsidR="00910686" w:rsidRDefault="00910686" w:rsidP="00466FAC">
            <w:pPr>
              <w:rPr>
                <w:rFonts w:ascii="Arial" w:hAnsi="Arial" w:cs="Arial"/>
                <w:sz w:val="20"/>
                <w:szCs w:val="20"/>
              </w:rPr>
            </w:pPr>
          </w:p>
          <w:p w14:paraId="7B4E9C6D" w14:textId="77777777" w:rsidR="00910686" w:rsidRPr="00910686" w:rsidRDefault="00910686" w:rsidP="00466FAC">
            <w:pPr>
              <w:rPr>
                <w:rFonts w:ascii="Arial" w:hAnsi="Arial" w:cs="Arial"/>
                <w:sz w:val="20"/>
                <w:szCs w:val="20"/>
              </w:rPr>
            </w:pPr>
          </w:p>
          <w:p w14:paraId="7EECC61D" w14:textId="77777777" w:rsidR="00910686" w:rsidRPr="00910686" w:rsidRDefault="00910686" w:rsidP="00466FAC">
            <w:pPr>
              <w:rPr>
                <w:rFonts w:ascii="Arial" w:hAnsi="Arial" w:cs="Arial"/>
                <w:sz w:val="20"/>
                <w:szCs w:val="20"/>
              </w:rPr>
            </w:pPr>
          </w:p>
          <w:p w14:paraId="54635D36" w14:textId="77777777" w:rsidR="00910686" w:rsidRPr="00910686" w:rsidRDefault="00910686" w:rsidP="00466FAC">
            <w:pPr>
              <w:rPr>
                <w:rFonts w:ascii="Arial" w:hAnsi="Arial" w:cs="Arial"/>
                <w:sz w:val="20"/>
                <w:szCs w:val="20"/>
              </w:rPr>
            </w:pPr>
          </w:p>
          <w:p w14:paraId="19FC3071" w14:textId="77777777" w:rsidR="00910686" w:rsidRPr="00910686" w:rsidRDefault="00910686" w:rsidP="00466FAC">
            <w:pPr>
              <w:rPr>
                <w:rFonts w:ascii="Arial" w:hAnsi="Arial" w:cs="Arial"/>
                <w:sz w:val="20"/>
                <w:szCs w:val="20"/>
              </w:rPr>
            </w:pPr>
          </w:p>
        </w:tc>
      </w:tr>
    </w:tbl>
    <w:p w14:paraId="680D1166" w14:textId="77777777" w:rsidR="00E06518" w:rsidRDefault="00E06518" w:rsidP="00C16C85"/>
    <w:tbl>
      <w:tblPr>
        <w:tblStyle w:val="Tablaconcuadrcula"/>
        <w:tblW w:w="10774" w:type="dxa"/>
        <w:tblInd w:w="-998" w:type="dxa"/>
        <w:tblLook w:val="04A0" w:firstRow="1" w:lastRow="0" w:firstColumn="1" w:lastColumn="0" w:noHBand="0" w:noVBand="1"/>
      </w:tblPr>
      <w:tblGrid>
        <w:gridCol w:w="10774"/>
      </w:tblGrid>
      <w:tr w:rsidR="007B1D1A" w14:paraId="74DCB8FE" w14:textId="77777777" w:rsidTr="090F23F1">
        <w:trPr>
          <w:trHeight w:val="340"/>
        </w:trPr>
        <w:tc>
          <w:tcPr>
            <w:tcW w:w="10774" w:type="dxa"/>
            <w:shd w:val="clear" w:color="auto" w:fill="ADADAD" w:themeFill="background2" w:themeFillShade="BF"/>
            <w:vAlign w:val="center"/>
          </w:tcPr>
          <w:p w14:paraId="49559FB5" w14:textId="2662F12C" w:rsidR="007B1D1A" w:rsidRPr="00AC03C3" w:rsidRDefault="007B1D1A" w:rsidP="007B1D1A">
            <w:pPr>
              <w:jc w:val="center"/>
              <w:rPr>
                <w:rFonts w:ascii="Arial" w:hAnsi="Arial" w:cs="Arial"/>
                <w:b/>
                <w:color w:val="FFFFFF" w:themeColor="background1"/>
                <w:sz w:val="20"/>
                <w:szCs w:val="20"/>
              </w:rPr>
            </w:pPr>
            <w:r w:rsidRPr="00AC03C3">
              <w:rPr>
                <w:rFonts w:ascii="Arial" w:hAnsi="Arial" w:cs="Arial"/>
                <w:b/>
                <w:color w:val="FFFFFF" w:themeColor="background1"/>
                <w:sz w:val="20"/>
                <w:szCs w:val="20"/>
              </w:rPr>
              <w:t xml:space="preserve">MEDIDAS DE </w:t>
            </w:r>
            <w:r w:rsidR="00C64F23" w:rsidRPr="00AC03C3">
              <w:rPr>
                <w:rFonts w:ascii="Arial" w:hAnsi="Arial" w:cs="Arial"/>
                <w:b/>
                <w:color w:val="FFFFFF" w:themeColor="background1"/>
                <w:sz w:val="20"/>
                <w:szCs w:val="20"/>
              </w:rPr>
              <w:t>PROTECCIÓN VIGENTES</w:t>
            </w:r>
          </w:p>
        </w:tc>
      </w:tr>
      <w:tr w:rsidR="007B1D1A" w14:paraId="0E94FD9E" w14:textId="77777777" w:rsidTr="00C64F23">
        <w:trPr>
          <w:trHeight w:val="1267"/>
        </w:trPr>
        <w:tc>
          <w:tcPr>
            <w:tcW w:w="10774" w:type="dxa"/>
          </w:tcPr>
          <w:p w14:paraId="61F137CC" w14:textId="77777777" w:rsidR="007B1D1A" w:rsidRPr="00AC03C3" w:rsidRDefault="007B1D1A" w:rsidP="00466FAC">
            <w:pPr>
              <w:rPr>
                <w:rFonts w:ascii="Arial" w:hAnsi="Arial" w:cs="Arial"/>
                <w:color w:val="FFFFFF" w:themeColor="background1"/>
                <w:sz w:val="20"/>
                <w:szCs w:val="20"/>
              </w:rPr>
            </w:pPr>
            <w:r>
              <w:t>Esquema tipo 1 según Resolución 0456 de 2024.</w:t>
            </w:r>
          </w:p>
          <w:p w14:paraId="73D7C76B" w14:textId="77777777" w:rsidR="00910686" w:rsidRPr="00AC03C3" w:rsidRDefault="00910686" w:rsidP="00466FAC">
            <w:pPr>
              <w:rPr>
                <w:rFonts w:ascii="Arial" w:hAnsi="Arial" w:cs="Arial"/>
                <w:color w:val="FFFFFF" w:themeColor="background1"/>
                <w:sz w:val="20"/>
                <w:szCs w:val="20"/>
              </w:rPr>
            </w:pPr>
          </w:p>
          <w:p w14:paraId="52B1EB19" w14:textId="77777777" w:rsidR="00910686" w:rsidRPr="00AC03C3" w:rsidRDefault="00910686" w:rsidP="00466FAC">
            <w:pPr>
              <w:rPr>
                <w:rFonts w:ascii="Arial" w:hAnsi="Arial" w:cs="Arial"/>
                <w:color w:val="FFFFFF" w:themeColor="background1"/>
                <w:sz w:val="20"/>
                <w:szCs w:val="20"/>
              </w:rPr>
            </w:pPr>
          </w:p>
        </w:tc>
      </w:tr>
    </w:tbl>
    <w:p w14:paraId="630B8BE4" w14:textId="77777777" w:rsidR="00C51EF2" w:rsidRDefault="00C51EF2" w:rsidP="00466FAC">
      <w:pPr>
        <w:ind w:left="-709" w:hanging="284"/>
      </w:pPr>
    </w:p>
    <w:tbl>
      <w:tblPr>
        <w:tblStyle w:val="Tablaconcuadrcula"/>
        <w:tblW w:w="10774" w:type="dxa"/>
        <w:tblInd w:w="-998" w:type="dxa"/>
        <w:tblLook w:val="04A0" w:firstRow="1" w:lastRow="0" w:firstColumn="1" w:lastColumn="0" w:noHBand="0" w:noVBand="1"/>
      </w:tblPr>
      <w:tblGrid>
        <w:gridCol w:w="10774"/>
      </w:tblGrid>
      <w:tr w:rsidR="00BB703E" w14:paraId="28677784" w14:textId="77777777" w:rsidTr="5C471CA0">
        <w:trPr>
          <w:trHeight w:val="340"/>
        </w:trPr>
        <w:tc>
          <w:tcPr>
            <w:tcW w:w="10774" w:type="dxa"/>
            <w:shd w:val="clear" w:color="auto" w:fill="ADADAD" w:themeFill="background2" w:themeFillShade="BF"/>
            <w:vAlign w:val="center"/>
          </w:tcPr>
          <w:p w14:paraId="14C36E34" w14:textId="4518C72E" w:rsidR="00BB703E" w:rsidRPr="00704230" w:rsidRDefault="003E42A6" w:rsidP="00704230">
            <w:pPr>
              <w:jc w:val="center"/>
              <w:rPr>
                <w:rFonts w:ascii="Arial" w:hAnsi="Arial" w:cs="Arial"/>
                <w:b/>
                <w:bCs/>
                <w:sz w:val="20"/>
                <w:szCs w:val="20"/>
              </w:rPr>
            </w:pPr>
            <w:r w:rsidRPr="00AC03C3">
              <w:rPr>
                <w:rFonts w:ascii="Arial" w:hAnsi="Arial" w:cs="Arial"/>
                <w:b/>
                <w:color w:val="FFFFFF" w:themeColor="background1"/>
                <w:sz w:val="20"/>
                <w:szCs w:val="20"/>
              </w:rPr>
              <w:t>NIVEL</w:t>
            </w:r>
            <w:r w:rsidR="00AF13A3" w:rsidRPr="00AC03C3">
              <w:rPr>
                <w:rFonts w:ascii="Arial" w:hAnsi="Arial" w:cs="Arial"/>
                <w:b/>
                <w:color w:val="FFFFFF" w:themeColor="background1"/>
                <w:sz w:val="20"/>
                <w:szCs w:val="20"/>
              </w:rPr>
              <w:t xml:space="preserve"> </w:t>
            </w:r>
            <w:r w:rsidRPr="00AC03C3">
              <w:rPr>
                <w:rFonts w:ascii="Arial" w:hAnsi="Arial" w:cs="Arial"/>
                <w:b/>
                <w:color w:val="FFFFFF" w:themeColor="background1"/>
                <w:sz w:val="20"/>
                <w:szCs w:val="20"/>
              </w:rPr>
              <w:t xml:space="preserve">DEL RIESGO </w:t>
            </w:r>
          </w:p>
        </w:tc>
      </w:tr>
      <w:tr w:rsidR="00BB703E" w14:paraId="2FA7B016" w14:textId="77777777" w:rsidTr="00704230">
        <w:trPr>
          <w:trHeight w:val="558"/>
        </w:trPr>
        <w:tc>
          <w:tcPr>
            <w:tcW w:w="10774" w:type="dxa"/>
          </w:tcPr>
          <w:p w14:paraId="7E93613D" w14:textId="77777777" w:rsidR="00CD1599" w:rsidRPr="00910686" w:rsidRDefault="00CD1599" w:rsidP="00466FAC">
            <w:pPr>
              <w:rPr>
                <w:rFonts w:ascii="Arial" w:hAnsi="Arial" w:cs="Arial"/>
                <w:sz w:val="20"/>
                <w:szCs w:val="20"/>
              </w:rPr>
            </w:pPr>
            <w:r>
              <w:t>EXTRAORDINARIO</w:t>
            </w:r>
          </w:p>
          <w:p w14:paraId="4A61E380" w14:textId="77777777" w:rsidR="00910686" w:rsidRPr="00910686" w:rsidRDefault="00CB1CB4" w:rsidP="00466FAC">
            <w:pPr>
              <w:rPr>
                <w:rFonts w:ascii="Arial" w:hAnsi="Arial" w:cs="Arial"/>
                <w:sz w:val="20"/>
                <w:szCs w:val="20"/>
              </w:rPr>
            </w:pPr>
            <w:commentRangeStart w:id="0"/>
            <w:commentRangeEnd w:id="0"/>
            <w:r w:rsidRPr="00910686">
              <w:rPr>
                <w:rStyle w:val="Refdecomentario"/>
                <w:rFonts w:ascii="Arial" w:hAnsi="Arial" w:cs="Arial"/>
                <w:sz w:val="20"/>
                <w:szCs w:val="20"/>
              </w:rPr>
              <w:commentReference w:id="0"/>
            </w:r>
          </w:p>
          <w:p w14:paraId="40677261" w14:textId="77777777" w:rsidR="00910686" w:rsidRDefault="00910686" w:rsidP="00466FAC">
            <w:pPr>
              <w:rPr>
                <w:rFonts w:ascii="Arial" w:hAnsi="Arial" w:cs="Arial"/>
                <w:sz w:val="20"/>
                <w:szCs w:val="20"/>
              </w:rPr>
            </w:pPr>
          </w:p>
          <w:p w14:paraId="2B318A74" w14:textId="77777777" w:rsidR="00910686" w:rsidRDefault="00910686" w:rsidP="00466FAC">
            <w:pPr>
              <w:rPr>
                <w:rFonts w:ascii="Arial" w:hAnsi="Arial" w:cs="Arial"/>
                <w:sz w:val="20"/>
                <w:szCs w:val="20"/>
              </w:rPr>
            </w:pPr>
          </w:p>
          <w:p w14:paraId="0E783A16" w14:textId="77777777" w:rsidR="00910686" w:rsidRPr="00910686" w:rsidRDefault="00910686" w:rsidP="00466FAC">
            <w:pPr>
              <w:rPr>
                <w:rFonts w:ascii="Arial" w:hAnsi="Arial" w:cs="Arial"/>
                <w:sz w:val="20"/>
                <w:szCs w:val="20"/>
              </w:rPr>
            </w:pPr>
          </w:p>
          <w:p w14:paraId="2460C664" w14:textId="46216F95" w:rsidR="00910686" w:rsidRDefault="00910686" w:rsidP="00466FAC"/>
        </w:tc>
      </w:tr>
      <w:tr w:rsidR="0025622E" w14:paraId="1A6715C7" w14:textId="77777777" w:rsidTr="5C471CA0">
        <w:trPr>
          <w:trHeight w:val="340"/>
        </w:trPr>
        <w:tc>
          <w:tcPr>
            <w:tcW w:w="10774" w:type="dxa"/>
            <w:shd w:val="clear" w:color="auto" w:fill="ADADAD" w:themeFill="background2" w:themeFillShade="BF"/>
            <w:vAlign w:val="center"/>
          </w:tcPr>
          <w:p w14:paraId="7EB5AAD1" w14:textId="5716EE0B" w:rsidR="0025622E" w:rsidRDefault="002B3323" w:rsidP="0025622E">
            <w:pPr>
              <w:jc w:val="center"/>
              <w:rPr>
                <w:rFonts w:ascii="Arial" w:hAnsi="Arial" w:cs="Arial"/>
                <w:b/>
                <w:sz w:val="20"/>
                <w:szCs w:val="20"/>
              </w:rPr>
            </w:pPr>
            <w:r>
              <w:tab/>
            </w:r>
            <w:r>
              <w:tab/>
            </w:r>
            <w:r w:rsidR="0025622E" w:rsidRPr="00910686">
              <w:rPr>
                <w:rFonts w:ascii="Arial" w:hAnsi="Arial" w:cs="Arial"/>
                <w:b/>
                <w:bCs/>
                <w:color w:val="FFFFFF" w:themeColor="background1"/>
                <w:sz w:val="20"/>
                <w:szCs w:val="20"/>
              </w:rPr>
              <w:t>CONCLUSIÓN DE LA EVALUACIÓN DEL RIESGO</w:t>
            </w:r>
          </w:p>
        </w:tc>
      </w:tr>
      <w:tr w:rsidR="0025622E" w14:paraId="4E4EB140" w14:textId="77777777" w:rsidTr="00431767">
        <w:trPr>
          <w:trHeight w:val="1924"/>
        </w:trPr>
        <w:tc>
          <w:tcPr>
            <w:tcW w:w="10774" w:type="dxa"/>
          </w:tcPr>
          <w:p w14:paraId="7FBB44E3" w14:textId="77777777" w:rsidR="0025622E" w:rsidRPr="00910686" w:rsidRDefault="0025622E" w:rsidP="00466FAC">
            <w:pPr>
              <w:rPr>
                <w:rFonts w:ascii="Arial" w:hAnsi="Arial" w:cs="Arial"/>
                <w:sz w:val="20"/>
                <w:szCs w:val="20"/>
              </w:rPr>
            </w:pPr>
            <w:r>
              <w:t>Se concluye riesgo extraordinario por amenaza directa y contexto territorial.</w:t>
            </w:r>
          </w:p>
        </w:tc>
      </w:tr>
    </w:tbl>
    <w:p w14:paraId="008C5073" w14:textId="77777777" w:rsidR="0025622E" w:rsidRDefault="0025622E" w:rsidP="00466FAC">
      <w:pPr>
        <w:ind w:left="-709" w:hanging="284"/>
      </w:pPr>
    </w:p>
    <w:tbl>
      <w:tblPr>
        <w:tblStyle w:val="Tablaconcuadrcula"/>
        <w:tblW w:w="10774" w:type="dxa"/>
        <w:tblInd w:w="-998" w:type="dxa"/>
        <w:tblLook w:val="04A0" w:firstRow="1" w:lastRow="0" w:firstColumn="1" w:lastColumn="0" w:noHBand="0" w:noVBand="1"/>
      </w:tblPr>
      <w:tblGrid>
        <w:gridCol w:w="10774"/>
      </w:tblGrid>
      <w:tr w:rsidR="006B08EA" w14:paraId="25CEAFCA" w14:textId="77777777" w:rsidTr="5C471CA0">
        <w:trPr>
          <w:trHeight w:val="340"/>
        </w:trPr>
        <w:tc>
          <w:tcPr>
            <w:tcW w:w="10774" w:type="dxa"/>
            <w:shd w:val="clear" w:color="auto" w:fill="ADADAD" w:themeFill="background2" w:themeFillShade="BF"/>
            <w:vAlign w:val="center"/>
          </w:tcPr>
          <w:p w14:paraId="6C5F79C0" w14:textId="2DC0732C" w:rsidR="006B08EA" w:rsidRPr="00AC03C3" w:rsidRDefault="00EA29AC" w:rsidP="0058472C">
            <w:pPr>
              <w:jc w:val="center"/>
              <w:rPr>
                <w:rFonts w:ascii="Arial" w:hAnsi="Arial" w:cs="Arial"/>
                <w:b/>
                <w:color w:val="FFFFFF" w:themeColor="background1"/>
                <w:sz w:val="20"/>
                <w:szCs w:val="20"/>
              </w:rPr>
            </w:pPr>
            <w:r w:rsidRPr="00AC03C3">
              <w:rPr>
                <w:rFonts w:ascii="Arial" w:hAnsi="Arial" w:cs="Arial"/>
                <w:b/>
                <w:color w:val="FFFFFF" w:themeColor="background1"/>
                <w:sz w:val="20"/>
                <w:szCs w:val="20"/>
              </w:rPr>
              <w:t>MODIFICACIONES SOLICITADAS EN PREMESA POR LOS Y LAS DELEGADAS DE LA MTSP</w:t>
            </w:r>
          </w:p>
        </w:tc>
      </w:tr>
      <w:tr w:rsidR="006B08EA" w14:paraId="3641987C" w14:textId="77777777" w:rsidTr="0058472C">
        <w:trPr>
          <w:trHeight w:val="2386"/>
        </w:trPr>
        <w:tc>
          <w:tcPr>
            <w:tcW w:w="10774" w:type="dxa"/>
          </w:tcPr>
          <w:p w14:paraId="053AA7BC" w14:textId="77777777" w:rsidR="006B08EA" w:rsidRPr="00910686" w:rsidRDefault="006B08EA" w:rsidP="0058472C">
            <w:pPr>
              <w:rPr>
                <w:rFonts w:ascii="Arial" w:hAnsi="Arial" w:cs="Arial"/>
                <w:sz w:val="20"/>
                <w:szCs w:val="20"/>
              </w:rPr>
            </w:pPr>
            <w:r>
              <w:t>Ninguna.</w:t>
            </w:r>
          </w:p>
        </w:tc>
      </w:tr>
    </w:tbl>
    <w:p w14:paraId="2CBA8768" w14:textId="58EC539B" w:rsidR="006B08EA" w:rsidRDefault="006B08EA" w:rsidP="00466FAC">
      <w:pPr>
        <w:ind w:left="-709" w:hanging="284"/>
      </w:pPr>
    </w:p>
    <w:tbl>
      <w:tblPr>
        <w:tblStyle w:val="Tablaconcuadrcula"/>
        <w:tblW w:w="10774" w:type="dxa"/>
        <w:tblInd w:w="-998" w:type="dxa"/>
        <w:tblLook w:val="04A0" w:firstRow="1" w:lastRow="0" w:firstColumn="1" w:lastColumn="0" w:noHBand="0" w:noVBand="1"/>
      </w:tblPr>
      <w:tblGrid>
        <w:gridCol w:w="1277"/>
        <w:gridCol w:w="3685"/>
        <w:gridCol w:w="1985"/>
        <w:gridCol w:w="3827"/>
      </w:tblGrid>
      <w:tr w:rsidR="00AF30E4" w14:paraId="5F393F0F" w14:textId="77777777" w:rsidTr="314FFB6F">
        <w:trPr>
          <w:trHeight w:val="340"/>
        </w:trPr>
        <w:tc>
          <w:tcPr>
            <w:tcW w:w="10774" w:type="dxa"/>
            <w:gridSpan w:val="4"/>
            <w:shd w:val="clear" w:color="auto" w:fill="ADADAD" w:themeFill="background2" w:themeFillShade="BF"/>
            <w:vAlign w:val="center"/>
          </w:tcPr>
          <w:p w14:paraId="13848D9B" w14:textId="45E91C2E" w:rsidR="00AF30E4" w:rsidRDefault="00505CD0" w:rsidP="00AF30E4">
            <w:pPr>
              <w:jc w:val="center"/>
            </w:pPr>
            <w:r w:rsidRPr="00AC03C3">
              <w:rPr>
                <w:rFonts w:ascii="Arial" w:hAnsi="Arial" w:cs="Arial"/>
                <w:b/>
                <w:color w:val="FFFFFF" w:themeColor="background1"/>
                <w:sz w:val="20"/>
                <w:szCs w:val="20"/>
              </w:rPr>
              <w:t>DATOS DEL SERVIDOR PÚBLICO O CONTRATISTA QUE REALIZA LA EVALUACIÓN DE RIESGO</w:t>
            </w:r>
            <w:r w:rsidRPr="00910686">
              <w:rPr>
                <w:rFonts w:ascii="Arial" w:hAnsi="Arial" w:cs="Arial"/>
                <w:b/>
                <w:bCs/>
                <w:color w:val="FFFFFF" w:themeColor="background1"/>
                <w:sz w:val="20"/>
                <w:szCs w:val="20"/>
              </w:rPr>
              <w:t xml:space="preserve">   </w:t>
            </w:r>
          </w:p>
        </w:tc>
      </w:tr>
      <w:tr w:rsidR="00AF30E4" w14:paraId="04CB26C7" w14:textId="77777777" w:rsidTr="000D64E6">
        <w:trPr>
          <w:trHeight w:val="567"/>
        </w:trPr>
        <w:tc>
          <w:tcPr>
            <w:tcW w:w="1277" w:type="dxa"/>
            <w:vAlign w:val="center"/>
          </w:tcPr>
          <w:p w14:paraId="323514CA" w14:textId="13D68B59" w:rsidR="00AF30E4" w:rsidRPr="00344D9B" w:rsidRDefault="004C0F37" w:rsidP="00466FAC">
            <w:pPr>
              <w:rPr>
                <w:rFonts w:ascii="Arial" w:hAnsi="Arial" w:cs="Arial"/>
                <w:sz w:val="20"/>
                <w:szCs w:val="20"/>
              </w:rPr>
            </w:pPr>
            <w:r w:rsidRPr="00344D9B">
              <w:rPr>
                <w:rFonts w:ascii="Arial" w:hAnsi="Arial" w:cs="Arial"/>
                <w:sz w:val="20"/>
                <w:szCs w:val="20"/>
              </w:rPr>
              <w:t>Nombres y Apellidos</w:t>
            </w:r>
          </w:p>
        </w:tc>
        <w:tc>
          <w:tcPr>
            <w:tcW w:w="3685" w:type="dxa"/>
            <w:vAlign w:val="center"/>
          </w:tcPr>
          <w:p w14:paraId="396B6A44" w14:textId="77777777" w:rsidR="00AF30E4" w:rsidRPr="00344D9B" w:rsidRDefault="00AF30E4" w:rsidP="00466FAC">
            <w:pPr>
              <w:rPr>
                <w:rFonts w:ascii="Arial" w:hAnsi="Arial" w:cs="Arial"/>
                <w:sz w:val="20"/>
                <w:szCs w:val="20"/>
              </w:rPr>
            </w:pPr>
            <w:r>
              <w:t>ANALISTA DE PRUEBA</w:t>
            </w:r>
          </w:p>
        </w:tc>
        <w:tc>
          <w:tcPr>
            <w:tcW w:w="1985" w:type="dxa"/>
            <w:vAlign w:val="center"/>
          </w:tcPr>
          <w:p w14:paraId="68D88738" w14:textId="3F3CA9A4" w:rsidR="00AF30E4" w:rsidRPr="00344D9B" w:rsidRDefault="004C0F37" w:rsidP="00466FAC">
            <w:pPr>
              <w:rPr>
                <w:rFonts w:ascii="Arial" w:hAnsi="Arial" w:cs="Arial"/>
                <w:sz w:val="20"/>
                <w:szCs w:val="20"/>
              </w:rPr>
            </w:pPr>
            <w:r w:rsidRPr="00344D9B">
              <w:rPr>
                <w:rFonts w:ascii="Arial" w:hAnsi="Arial" w:cs="Arial"/>
                <w:sz w:val="20"/>
                <w:szCs w:val="20"/>
              </w:rPr>
              <w:t>Documento de Identidad N°</w:t>
            </w:r>
          </w:p>
        </w:tc>
        <w:tc>
          <w:tcPr>
            <w:tcW w:w="3827" w:type="dxa"/>
            <w:vAlign w:val="center"/>
          </w:tcPr>
          <w:p w14:paraId="55C86B59" w14:textId="77777777" w:rsidR="00AF30E4" w:rsidRPr="00344D9B" w:rsidRDefault="00AF30E4" w:rsidP="00466FAC">
            <w:pPr>
              <w:rPr>
                <w:rFonts w:ascii="Arial" w:hAnsi="Arial" w:cs="Arial"/>
                <w:sz w:val="20"/>
                <w:szCs w:val="20"/>
              </w:rPr>
            </w:pPr>
            <w:r>
              <w:t>99.999.999</w:t>
            </w:r>
          </w:p>
        </w:tc>
      </w:tr>
      <w:tr w:rsidR="00AF30E4" w14:paraId="7FF1707A" w14:textId="77777777" w:rsidTr="000D64E6">
        <w:trPr>
          <w:trHeight w:val="567"/>
        </w:trPr>
        <w:tc>
          <w:tcPr>
            <w:tcW w:w="1277" w:type="dxa"/>
            <w:vAlign w:val="center"/>
          </w:tcPr>
          <w:p w14:paraId="009B53EC" w14:textId="3C6D7159" w:rsidR="00AF30E4" w:rsidRPr="00344D9B" w:rsidRDefault="00344D9B" w:rsidP="00466FAC">
            <w:pPr>
              <w:rPr>
                <w:rFonts w:ascii="Arial" w:hAnsi="Arial" w:cs="Arial"/>
                <w:sz w:val="20"/>
                <w:szCs w:val="20"/>
              </w:rPr>
            </w:pPr>
            <w:r w:rsidRPr="00344D9B">
              <w:rPr>
                <w:rFonts w:ascii="Arial" w:hAnsi="Arial" w:cs="Arial"/>
                <w:sz w:val="20"/>
                <w:szCs w:val="20"/>
              </w:rPr>
              <w:t>Cargo o Rol</w:t>
            </w:r>
          </w:p>
        </w:tc>
        <w:tc>
          <w:tcPr>
            <w:tcW w:w="3685" w:type="dxa"/>
            <w:vAlign w:val="center"/>
          </w:tcPr>
          <w:p w14:paraId="61EF3DFA" w14:textId="77777777" w:rsidR="00AF30E4" w:rsidRPr="00344D9B" w:rsidRDefault="00AF30E4" w:rsidP="00466FAC">
            <w:pPr>
              <w:rPr>
                <w:rFonts w:ascii="Arial" w:hAnsi="Arial" w:cs="Arial"/>
                <w:sz w:val="20"/>
                <w:szCs w:val="20"/>
              </w:rPr>
            </w:pPr>
            <w:r>
              <w:t>Analista de riesgo</w:t>
            </w:r>
          </w:p>
        </w:tc>
        <w:tc>
          <w:tcPr>
            <w:tcW w:w="1985" w:type="dxa"/>
            <w:vAlign w:val="center"/>
          </w:tcPr>
          <w:p w14:paraId="32299755" w14:textId="541F7FAB" w:rsidR="00AF30E4" w:rsidRPr="00344D9B" w:rsidRDefault="00344D9B" w:rsidP="00466FAC">
            <w:pPr>
              <w:rPr>
                <w:rFonts w:ascii="Arial" w:hAnsi="Arial" w:cs="Arial"/>
                <w:sz w:val="20"/>
                <w:szCs w:val="20"/>
              </w:rPr>
            </w:pPr>
            <w:r w:rsidRPr="00344D9B">
              <w:rPr>
                <w:rFonts w:ascii="Arial" w:hAnsi="Arial" w:cs="Arial"/>
                <w:sz w:val="20"/>
                <w:szCs w:val="20"/>
              </w:rPr>
              <w:t>Correo Electrónico Institucional</w:t>
            </w:r>
          </w:p>
        </w:tc>
        <w:tc>
          <w:tcPr>
            <w:tcW w:w="3827" w:type="dxa"/>
            <w:vAlign w:val="center"/>
          </w:tcPr>
          <w:p w14:paraId="009F7252" w14:textId="6FA0E1C3" w:rsidR="00AF30E4" w:rsidRPr="00344D9B" w:rsidRDefault="00AF30E4" w:rsidP="00466FAC">
            <w:pPr>
              <w:rPr>
                <w:rFonts w:ascii="Arial" w:hAnsi="Arial" w:cs="Arial"/>
                <w:sz w:val="20"/>
                <w:szCs w:val="20"/>
              </w:rPr>
            </w:pPr>
            <w:r>
              <w:t>analista.prueba@ejemplo.gov.co</w:t>
            </w:r>
          </w:p>
        </w:tc>
      </w:tr>
      <w:tr w:rsidR="00DA38F7" w14:paraId="68F859A1" w14:textId="70ABB581" w:rsidTr="00595AB6">
        <w:trPr>
          <w:trHeight w:val="567"/>
        </w:trPr>
        <w:tc>
          <w:tcPr>
            <w:tcW w:w="1277" w:type="dxa"/>
            <w:vAlign w:val="center"/>
          </w:tcPr>
          <w:p w14:paraId="390D25DD" w14:textId="7AFE4A5C" w:rsidR="00DA38F7" w:rsidRDefault="00DA38F7" w:rsidP="00466FAC">
            <w:pPr>
              <w:rPr>
                <w:rFonts w:ascii="Arial" w:hAnsi="Arial" w:cs="Arial"/>
                <w:sz w:val="20"/>
                <w:szCs w:val="20"/>
              </w:rPr>
            </w:pPr>
            <w:r>
              <w:rPr>
                <w:rFonts w:ascii="Arial" w:hAnsi="Arial" w:cs="Arial"/>
                <w:sz w:val="20"/>
                <w:szCs w:val="20"/>
              </w:rPr>
              <w:t xml:space="preserve">Firma del Analista: </w:t>
            </w:r>
          </w:p>
        </w:tc>
        <w:tc>
          <w:tcPr>
            <w:tcW w:w="9497" w:type="dxa"/>
            <w:gridSpan w:val="3"/>
            <w:vAlign w:val="center"/>
          </w:tcPr>
          <w:p w14:paraId="065F1B2A" w14:textId="77777777" w:rsidR="00DA38F7" w:rsidRPr="00344D9B" w:rsidRDefault="00DA38F7" w:rsidP="009A3387">
            <w:pPr>
              <w:rPr>
                <w:rFonts w:ascii="Arial" w:hAnsi="Arial" w:cs="Arial"/>
                <w:sz w:val="20"/>
                <w:szCs w:val="20"/>
              </w:rPr>
            </w:pPr>
          </w:p>
        </w:tc>
      </w:tr>
    </w:tbl>
    <w:p w14:paraId="22E62ACE" w14:textId="77777777" w:rsidR="00A6646D" w:rsidRDefault="00A6646D" w:rsidP="001C4F55"/>
    <w:tbl>
      <w:tblPr>
        <w:tblStyle w:val="Tablaconcuadrcula"/>
        <w:tblW w:w="10774" w:type="dxa"/>
        <w:tblInd w:w="-998" w:type="dxa"/>
        <w:tblLook w:val="04A0" w:firstRow="1" w:lastRow="0" w:firstColumn="1" w:lastColumn="0" w:noHBand="0" w:noVBand="1"/>
      </w:tblPr>
      <w:tblGrid>
        <w:gridCol w:w="1827"/>
        <w:gridCol w:w="4547"/>
        <w:gridCol w:w="1195"/>
        <w:gridCol w:w="837"/>
        <w:gridCol w:w="976"/>
        <w:gridCol w:w="1392"/>
      </w:tblGrid>
      <w:tr w:rsidR="00C20D6E" w14:paraId="58613E39" w14:textId="61F8B779" w:rsidTr="00910686">
        <w:trPr>
          <w:trHeight w:val="340"/>
        </w:trPr>
        <w:tc>
          <w:tcPr>
            <w:tcW w:w="10774" w:type="dxa"/>
            <w:gridSpan w:val="6"/>
            <w:shd w:val="clear" w:color="auto" w:fill="747474"/>
            <w:vAlign w:val="center"/>
          </w:tcPr>
          <w:p w14:paraId="1DA397FE" w14:textId="2A5A3091" w:rsidR="00C20D6E" w:rsidRPr="0096164F" w:rsidRDefault="00C20D6E" w:rsidP="00C15B09">
            <w:pPr>
              <w:jc w:val="center"/>
              <w:rPr>
                <w:rFonts w:ascii="Arial" w:hAnsi="Arial" w:cs="Arial"/>
                <w:b/>
                <w:bCs/>
                <w:sz w:val="20"/>
                <w:szCs w:val="20"/>
                <w:shd w:val="clear" w:color="auto" w:fill="153D63" w:themeFill="text2" w:themeFillTint="E6"/>
              </w:rPr>
            </w:pPr>
            <w:r w:rsidRPr="00910686">
              <w:rPr>
                <w:rFonts w:ascii="Arial" w:hAnsi="Arial" w:cs="Arial"/>
                <w:b/>
                <w:bCs/>
                <w:color w:val="FFFFFF" w:themeColor="background1"/>
                <w:sz w:val="20"/>
                <w:szCs w:val="20"/>
              </w:rPr>
              <w:t>XI</w:t>
            </w:r>
            <w:r w:rsidR="00861A14" w:rsidRPr="00910686">
              <w:rPr>
                <w:rFonts w:ascii="Arial" w:hAnsi="Arial" w:cs="Arial"/>
                <w:b/>
                <w:bCs/>
                <w:color w:val="FFFFFF" w:themeColor="background1"/>
                <w:sz w:val="20"/>
                <w:szCs w:val="20"/>
              </w:rPr>
              <w:t>V</w:t>
            </w:r>
            <w:r w:rsidR="00E06518" w:rsidRPr="00910686">
              <w:rPr>
                <w:rFonts w:ascii="Arial" w:hAnsi="Arial" w:cs="Arial"/>
                <w:b/>
                <w:bCs/>
                <w:color w:val="FFFFFF" w:themeColor="background1"/>
                <w:sz w:val="20"/>
                <w:szCs w:val="20"/>
              </w:rPr>
              <w:t>.</w:t>
            </w:r>
            <w:r w:rsidRPr="00910686">
              <w:rPr>
                <w:rFonts w:ascii="Arial" w:hAnsi="Arial" w:cs="Arial"/>
                <w:b/>
                <w:bCs/>
                <w:color w:val="FFFFFF" w:themeColor="background1"/>
                <w:sz w:val="20"/>
                <w:szCs w:val="20"/>
              </w:rPr>
              <w:t xml:space="preserve"> INFORMACIÓN DEL SERVIDOR PÚBLICO O CONTRATISTA QUE </w:t>
            </w:r>
            <w:r w:rsidR="00A6646D" w:rsidRPr="00910686">
              <w:rPr>
                <w:rFonts w:ascii="Arial" w:hAnsi="Arial" w:cs="Arial"/>
                <w:b/>
                <w:bCs/>
                <w:color w:val="FFFFFF" w:themeColor="background1"/>
                <w:sz w:val="20"/>
                <w:szCs w:val="20"/>
              </w:rPr>
              <w:t>REVISA EL CASO</w:t>
            </w:r>
          </w:p>
        </w:tc>
      </w:tr>
      <w:tr w:rsidR="00E6640A" w14:paraId="45D56983" w14:textId="4E60B769" w:rsidTr="00E6640A">
        <w:trPr>
          <w:trHeight w:val="284"/>
        </w:trPr>
        <w:tc>
          <w:tcPr>
            <w:tcW w:w="1844" w:type="dxa"/>
            <w:vMerge w:val="restart"/>
            <w:vAlign w:val="center"/>
          </w:tcPr>
          <w:p w14:paraId="259D04D9" w14:textId="685F4FFD" w:rsidR="00E6640A" w:rsidRPr="00E6640A" w:rsidRDefault="00E6640A" w:rsidP="00C20D6E">
            <w:pPr>
              <w:jc w:val="center"/>
              <w:rPr>
                <w:rFonts w:ascii="Arial" w:hAnsi="Arial" w:cs="Arial"/>
                <w:sz w:val="20"/>
                <w:szCs w:val="20"/>
              </w:rPr>
            </w:pPr>
            <w:r w:rsidRPr="00E6640A">
              <w:rPr>
                <w:rFonts w:ascii="Arial" w:hAnsi="Arial" w:cs="Arial"/>
                <w:sz w:val="20"/>
                <w:szCs w:val="20"/>
              </w:rPr>
              <w:t>Responsable</w:t>
            </w:r>
          </w:p>
        </w:tc>
        <w:tc>
          <w:tcPr>
            <w:tcW w:w="4678" w:type="dxa"/>
            <w:vMerge w:val="restart"/>
            <w:vAlign w:val="center"/>
          </w:tcPr>
          <w:p w14:paraId="13CFC124" w14:textId="3615026A" w:rsidR="00E6640A" w:rsidRPr="00E6640A" w:rsidRDefault="00E6640A" w:rsidP="00C20D6E">
            <w:pPr>
              <w:jc w:val="center"/>
              <w:rPr>
                <w:rFonts w:ascii="Arial" w:hAnsi="Arial" w:cs="Arial"/>
                <w:sz w:val="20"/>
                <w:szCs w:val="20"/>
              </w:rPr>
            </w:pPr>
            <w:r w:rsidRPr="00E6640A">
              <w:rPr>
                <w:rFonts w:ascii="Arial" w:hAnsi="Arial" w:cs="Arial"/>
                <w:sz w:val="20"/>
                <w:szCs w:val="20"/>
              </w:rPr>
              <w:t>Nombres Completos</w:t>
            </w:r>
          </w:p>
        </w:tc>
        <w:tc>
          <w:tcPr>
            <w:tcW w:w="992" w:type="dxa"/>
            <w:vMerge w:val="restart"/>
            <w:vAlign w:val="center"/>
          </w:tcPr>
          <w:p w14:paraId="267EF191" w14:textId="074360C6" w:rsidR="00E6640A" w:rsidRPr="00E6640A" w:rsidRDefault="00E6640A" w:rsidP="00D60881">
            <w:pPr>
              <w:jc w:val="center"/>
              <w:rPr>
                <w:rFonts w:ascii="Arial" w:hAnsi="Arial" w:cs="Arial"/>
                <w:sz w:val="20"/>
                <w:szCs w:val="20"/>
              </w:rPr>
            </w:pPr>
            <w:r w:rsidRPr="00E6640A">
              <w:rPr>
                <w:rFonts w:ascii="Arial" w:hAnsi="Arial" w:cs="Arial"/>
                <w:sz w:val="20"/>
                <w:szCs w:val="20"/>
              </w:rPr>
              <w:t>N° de Revisiones</w:t>
            </w:r>
          </w:p>
        </w:tc>
        <w:tc>
          <w:tcPr>
            <w:tcW w:w="3260" w:type="dxa"/>
            <w:gridSpan w:val="3"/>
            <w:vAlign w:val="center"/>
          </w:tcPr>
          <w:p w14:paraId="10812782" w14:textId="5C0E2A70" w:rsidR="00E6640A" w:rsidRPr="00E6640A" w:rsidRDefault="00E6640A" w:rsidP="00C20D6E">
            <w:pPr>
              <w:jc w:val="center"/>
              <w:rPr>
                <w:rFonts w:ascii="Arial" w:hAnsi="Arial" w:cs="Arial"/>
                <w:sz w:val="20"/>
                <w:szCs w:val="20"/>
              </w:rPr>
            </w:pPr>
            <w:r w:rsidRPr="00E6640A">
              <w:rPr>
                <w:rFonts w:ascii="Arial" w:hAnsi="Arial" w:cs="Arial"/>
                <w:sz w:val="20"/>
                <w:szCs w:val="20"/>
              </w:rPr>
              <w:t>Fecha</w:t>
            </w:r>
          </w:p>
        </w:tc>
      </w:tr>
      <w:tr w:rsidR="00E6640A" w14:paraId="0A526CC9" w14:textId="77777777" w:rsidTr="00E6640A">
        <w:trPr>
          <w:trHeight w:val="284"/>
        </w:trPr>
        <w:tc>
          <w:tcPr>
            <w:tcW w:w="1844" w:type="dxa"/>
            <w:vMerge/>
            <w:vAlign w:val="center"/>
          </w:tcPr>
          <w:p w14:paraId="3DCDED20" w14:textId="77777777" w:rsidR="00E6640A" w:rsidRPr="00E6640A" w:rsidRDefault="00E6640A" w:rsidP="00470198">
            <w:pPr>
              <w:rPr>
                <w:rFonts w:ascii="Arial" w:hAnsi="Arial" w:cs="Arial"/>
                <w:sz w:val="20"/>
                <w:szCs w:val="20"/>
              </w:rPr>
            </w:pPr>
          </w:p>
        </w:tc>
        <w:tc>
          <w:tcPr>
            <w:tcW w:w="4678" w:type="dxa"/>
            <w:vMerge/>
            <w:vAlign w:val="center"/>
          </w:tcPr>
          <w:p w14:paraId="200EC5E2" w14:textId="77777777" w:rsidR="00E6640A" w:rsidRPr="00E6640A" w:rsidRDefault="00E6640A" w:rsidP="00466FAC">
            <w:pPr>
              <w:rPr>
                <w:rFonts w:ascii="Arial" w:hAnsi="Arial" w:cs="Arial"/>
                <w:sz w:val="20"/>
                <w:szCs w:val="20"/>
              </w:rPr>
            </w:pPr>
          </w:p>
        </w:tc>
        <w:tc>
          <w:tcPr>
            <w:tcW w:w="992" w:type="dxa"/>
            <w:vMerge/>
            <w:vAlign w:val="center"/>
          </w:tcPr>
          <w:p w14:paraId="29AC8F9C" w14:textId="77777777" w:rsidR="00E6640A" w:rsidRPr="00E6640A" w:rsidRDefault="00E6640A" w:rsidP="00466FAC">
            <w:pPr>
              <w:rPr>
                <w:rFonts w:ascii="Arial" w:hAnsi="Arial" w:cs="Arial"/>
                <w:sz w:val="20"/>
                <w:szCs w:val="20"/>
              </w:rPr>
            </w:pPr>
          </w:p>
        </w:tc>
        <w:tc>
          <w:tcPr>
            <w:tcW w:w="850" w:type="dxa"/>
            <w:vAlign w:val="center"/>
          </w:tcPr>
          <w:p w14:paraId="71CA4019" w14:textId="570D0603" w:rsidR="00E6640A" w:rsidRPr="00E6640A" w:rsidRDefault="00E6640A" w:rsidP="0097177C">
            <w:pPr>
              <w:jc w:val="center"/>
              <w:rPr>
                <w:rFonts w:ascii="Arial" w:hAnsi="Arial" w:cs="Arial"/>
                <w:color w:val="A6A6A6" w:themeColor="background1" w:themeShade="A6"/>
                <w:sz w:val="20"/>
                <w:szCs w:val="20"/>
              </w:rPr>
            </w:pPr>
            <w:r w:rsidRPr="00E6640A">
              <w:rPr>
                <w:rFonts w:ascii="Arial" w:hAnsi="Arial" w:cs="Arial"/>
                <w:color w:val="A6A6A6" w:themeColor="background1" w:themeShade="A6"/>
                <w:sz w:val="20"/>
                <w:szCs w:val="20"/>
              </w:rPr>
              <w:t>DD</w:t>
            </w:r>
          </w:p>
        </w:tc>
        <w:tc>
          <w:tcPr>
            <w:tcW w:w="993" w:type="dxa"/>
            <w:vAlign w:val="center"/>
          </w:tcPr>
          <w:p w14:paraId="7709E67B" w14:textId="4AC3F329" w:rsidR="00E6640A" w:rsidRPr="00E6640A" w:rsidRDefault="00E6640A" w:rsidP="0097177C">
            <w:pPr>
              <w:jc w:val="center"/>
              <w:rPr>
                <w:rFonts w:ascii="Arial" w:hAnsi="Arial" w:cs="Arial"/>
                <w:color w:val="A6A6A6" w:themeColor="background1" w:themeShade="A6"/>
                <w:sz w:val="20"/>
                <w:szCs w:val="20"/>
              </w:rPr>
            </w:pPr>
            <w:r w:rsidRPr="00E6640A">
              <w:rPr>
                <w:rFonts w:ascii="Arial" w:hAnsi="Arial" w:cs="Arial"/>
                <w:color w:val="A6A6A6" w:themeColor="background1" w:themeShade="A6"/>
                <w:sz w:val="20"/>
                <w:szCs w:val="20"/>
              </w:rPr>
              <w:t>MM</w:t>
            </w:r>
          </w:p>
        </w:tc>
        <w:tc>
          <w:tcPr>
            <w:tcW w:w="1417" w:type="dxa"/>
            <w:vAlign w:val="center"/>
          </w:tcPr>
          <w:p w14:paraId="51DBEFFF" w14:textId="22E8576C" w:rsidR="00E6640A" w:rsidRPr="00E6640A" w:rsidRDefault="00E6640A" w:rsidP="0097177C">
            <w:pPr>
              <w:jc w:val="center"/>
              <w:rPr>
                <w:rFonts w:ascii="Arial" w:hAnsi="Arial" w:cs="Arial"/>
                <w:color w:val="A6A6A6" w:themeColor="background1" w:themeShade="A6"/>
                <w:sz w:val="20"/>
                <w:szCs w:val="20"/>
              </w:rPr>
            </w:pPr>
            <w:r w:rsidRPr="00E6640A">
              <w:rPr>
                <w:rFonts w:ascii="Arial" w:hAnsi="Arial" w:cs="Arial"/>
                <w:color w:val="A6A6A6" w:themeColor="background1" w:themeShade="A6"/>
                <w:sz w:val="20"/>
                <w:szCs w:val="20"/>
              </w:rPr>
              <w:t>AAA</w:t>
            </w:r>
            <w:r w:rsidR="00910686">
              <w:rPr>
                <w:rFonts w:ascii="Arial" w:hAnsi="Arial" w:cs="Arial"/>
                <w:color w:val="A6A6A6" w:themeColor="background1" w:themeShade="A6"/>
                <w:sz w:val="20"/>
                <w:szCs w:val="20"/>
              </w:rPr>
              <w:t>A</w:t>
            </w:r>
          </w:p>
        </w:tc>
      </w:tr>
      <w:tr w:rsidR="00E6640A" w14:paraId="0A616CFC" w14:textId="3024FCF2" w:rsidTr="00E6640A">
        <w:trPr>
          <w:trHeight w:val="567"/>
        </w:trPr>
        <w:tc>
          <w:tcPr>
            <w:tcW w:w="1844" w:type="dxa"/>
            <w:vMerge w:val="restart"/>
            <w:vAlign w:val="center"/>
          </w:tcPr>
          <w:p w14:paraId="7AAEABF8" w14:textId="77777777" w:rsidR="00E6640A" w:rsidRPr="00E6640A" w:rsidRDefault="00E6640A" w:rsidP="00470198">
            <w:pPr>
              <w:rPr>
                <w:rFonts w:ascii="Arial" w:hAnsi="Arial" w:cs="Arial"/>
                <w:sz w:val="20"/>
                <w:szCs w:val="20"/>
              </w:rPr>
            </w:pPr>
            <w:r w:rsidRPr="00E6640A">
              <w:rPr>
                <w:rFonts w:ascii="Arial" w:hAnsi="Arial" w:cs="Arial"/>
                <w:sz w:val="20"/>
                <w:szCs w:val="20"/>
              </w:rPr>
              <w:t xml:space="preserve">Aval de Calidad - </w:t>
            </w:r>
          </w:p>
          <w:p w14:paraId="273DA4C7" w14:textId="1A08537D" w:rsidR="00E6640A" w:rsidRPr="00E6640A" w:rsidRDefault="00E6640A" w:rsidP="00470198">
            <w:pPr>
              <w:rPr>
                <w:rFonts w:ascii="Arial" w:hAnsi="Arial" w:cs="Arial"/>
                <w:sz w:val="20"/>
                <w:szCs w:val="20"/>
              </w:rPr>
            </w:pPr>
            <w:r w:rsidRPr="00E6640A">
              <w:rPr>
                <w:rFonts w:ascii="Arial" w:hAnsi="Arial" w:cs="Arial"/>
                <w:sz w:val="20"/>
                <w:szCs w:val="20"/>
              </w:rPr>
              <w:t>Equipo Técnico de Análisis y Articulación Regional (ETAAR).</w:t>
            </w:r>
          </w:p>
        </w:tc>
        <w:tc>
          <w:tcPr>
            <w:tcW w:w="4678" w:type="dxa"/>
            <w:vAlign w:val="center"/>
          </w:tcPr>
          <w:p w14:paraId="02E72623" w14:textId="77777777" w:rsidR="00E6640A" w:rsidRPr="00E6640A" w:rsidRDefault="00E6640A" w:rsidP="00466FAC">
            <w:pPr>
              <w:rPr>
                <w:rFonts w:ascii="Arial" w:hAnsi="Arial" w:cs="Arial"/>
                <w:sz w:val="20"/>
                <w:szCs w:val="20"/>
              </w:rPr>
            </w:pPr>
          </w:p>
        </w:tc>
        <w:tc>
          <w:tcPr>
            <w:tcW w:w="992" w:type="dxa"/>
            <w:vAlign w:val="center"/>
          </w:tcPr>
          <w:p w14:paraId="3C729363" w14:textId="3EE431FE" w:rsidR="00E6640A" w:rsidRPr="00E6640A" w:rsidRDefault="00E6640A" w:rsidP="00D60881">
            <w:pPr>
              <w:jc w:val="center"/>
              <w:rPr>
                <w:rFonts w:ascii="Arial" w:hAnsi="Arial" w:cs="Arial"/>
                <w:sz w:val="20"/>
                <w:szCs w:val="20"/>
              </w:rPr>
            </w:pPr>
            <w:r w:rsidRPr="00E6640A">
              <w:rPr>
                <w:rFonts w:ascii="Arial" w:hAnsi="Arial" w:cs="Arial"/>
                <w:sz w:val="20"/>
                <w:szCs w:val="20"/>
              </w:rPr>
              <w:t>1</w:t>
            </w:r>
          </w:p>
        </w:tc>
        <w:tc>
          <w:tcPr>
            <w:tcW w:w="850" w:type="dxa"/>
            <w:vAlign w:val="center"/>
          </w:tcPr>
          <w:p w14:paraId="78AEB6E5" w14:textId="724AD8F8" w:rsidR="00E6640A" w:rsidRPr="00E6640A" w:rsidRDefault="00E6640A" w:rsidP="0097177C">
            <w:pPr>
              <w:jc w:val="center"/>
              <w:rPr>
                <w:rFonts w:ascii="Arial" w:hAnsi="Arial" w:cs="Arial"/>
                <w:color w:val="BFBFBF" w:themeColor="background1" w:themeShade="BF"/>
                <w:sz w:val="20"/>
                <w:szCs w:val="20"/>
              </w:rPr>
            </w:pPr>
          </w:p>
        </w:tc>
        <w:tc>
          <w:tcPr>
            <w:tcW w:w="993" w:type="dxa"/>
            <w:vAlign w:val="center"/>
          </w:tcPr>
          <w:p w14:paraId="32665649" w14:textId="5789C233" w:rsidR="00E6640A" w:rsidRPr="00E6640A" w:rsidRDefault="00E6640A" w:rsidP="0097177C">
            <w:pPr>
              <w:jc w:val="center"/>
              <w:rPr>
                <w:rFonts w:ascii="Arial" w:hAnsi="Arial" w:cs="Arial"/>
                <w:color w:val="BFBFBF" w:themeColor="background1" w:themeShade="BF"/>
                <w:sz w:val="20"/>
                <w:szCs w:val="20"/>
              </w:rPr>
            </w:pPr>
          </w:p>
        </w:tc>
        <w:tc>
          <w:tcPr>
            <w:tcW w:w="1417" w:type="dxa"/>
            <w:vAlign w:val="center"/>
          </w:tcPr>
          <w:p w14:paraId="61AB7982" w14:textId="5E1E9D6A" w:rsidR="00E6640A" w:rsidRPr="00E6640A" w:rsidRDefault="00E6640A" w:rsidP="0097177C">
            <w:pPr>
              <w:jc w:val="center"/>
              <w:rPr>
                <w:rFonts w:ascii="Arial" w:hAnsi="Arial" w:cs="Arial"/>
                <w:color w:val="BFBFBF" w:themeColor="background1" w:themeShade="BF"/>
                <w:sz w:val="20"/>
                <w:szCs w:val="20"/>
              </w:rPr>
            </w:pPr>
          </w:p>
        </w:tc>
      </w:tr>
      <w:tr w:rsidR="00E6640A" w14:paraId="5E85CD25" w14:textId="10281D4B" w:rsidTr="00E6640A">
        <w:trPr>
          <w:trHeight w:val="567"/>
        </w:trPr>
        <w:tc>
          <w:tcPr>
            <w:tcW w:w="1844" w:type="dxa"/>
            <w:vMerge/>
            <w:vAlign w:val="center"/>
          </w:tcPr>
          <w:p w14:paraId="569EC395" w14:textId="77777777" w:rsidR="00E6640A" w:rsidRPr="00E6640A" w:rsidRDefault="00E6640A" w:rsidP="0097177C">
            <w:pPr>
              <w:rPr>
                <w:rFonts w:ascii="Arial" w:hAnsi="Arial" w:cs="Arial"/>
                <w:sz w:val="20"/>
                <w:szCs w:val="20"/>
              </w:rPr>
            </w:pPr>
          </w:p>
        </w:tc>
        <w:tc>
          <w:tcPr>
            <w:tcW w:w="4678" w:type="dxa"/>
            <w:vAlign w:val="center"/>
          </w:tcPr>
          <w:p w14:paraId="23C20246" w14:textId="77777777" w:rsidR="00E6640A" w:rsidRPr="00E6640A" w:rsidRDefault="00E6640A" w:rsidP="0097177C">
            <w:pPr>
              <w:rPr>
                <w:rFonts w:ascii="Arial" w:hAnsi="Arial" w:cs="Arial"/>
                <w:sz w:val="20"/>
                <w:szCs w:val="20"/>
              </w:rPr>
            </w:pPr>
          </w:p>
        </w:tc>
        <w:tc>
          <w:tcPr>
            <w:tcW w:w="992" w:type="dxa"/>
            <w:vAlign w:val="center"/>
          </w:tcPr>
          <w:p w14:paraId="246FFE0A" w14:textId="535EC19A" w:rsidR="00E6640A" w:rsidRPr="00E6640A" w:rsidRDefault="00E6640A" w:rsidP="00D60881">
            <w:pPr>
              <w:jc w:val="center"/>
              <w:rPr>
                <w:rFonts w:ascii="Arial" w:hAnsi="Arial" w:cs="Arial"/>
                <w:sz w:val="20"/>
                <w:szCs w:val="20"/>
              </w:rPr>
            </w:pPr>
            <w:r w:rsidRPr="00E6640A">
              <w:rPr>
                <w:rFonts w:ascii="Arial" w:hAnsi="Arial" w:cs="Arial"/>
                <w:sz w:val="20"/>
                <w:szCs w:val="20"/>
              </w:rPr>
              <w:t>2</w:t>
            </w:r>
          </w:p>
        </w:tc>
        <w:tc>
          <w:tcPr>
            <w:tcW w:w="850" w:type="dxa"/>
            <w:vAlign w:val="center"/>
          </w:tcPr>
          <w:p w14:paraId="64DDF46B" w14:textId="3F4DBD9D" w:rsidR="00E6640A" w:rsidRPr="00E6640A" w:rsidRDefault="00E6640A" w:rsidP="0097177C">
            <w:pPr>
              <w:jc w:val="center"/>
              <w:rPr>
                <w:rFonts w:ascii="Arial" w:hAnsi="Arial" w:cs="Arial"/>
                <w:color w:val="BFBFBF" w:themeColor="background1" w:themeShade="BF"/>
                <w:sz w:val="20"/>
                <w:szCs w:val="20"/>
              </w:rPr>
            </w:pPr>
          </w:p>
        </w:tc>
        <w:tc>
          <w:tcPr>
            <w:tcW w:w="993" w:type="dxa"/>
            <w:vAlign w:val="center"/>
          </w:tcPr>
          <w:p w14:paraId="4EAE18CE" w14:textId="77E175D2" w:rsidR="00E6640A" w:rsidRPr="00E6640A" w:rsidRDefault="00E6640A" w:rsidP="0097177C">
            <w:pPr>
              <w:jc w:val="center"/>
              <w:rPr>
                <w:rFonts w:ascii="Arial" w:hAnsi="Arial" w:cs="Arial"/>
                <w:color w:val="BFBFBF" w:themeColor="background1" w:themeShade="BF"/>
                <w:sz w:val="20"/>
                <w:szCs w:val="20"/>
              </w:rPr>
            </w:pPr>
          </w:p>
        </w:tc>
        <w:tc>
          <w:tcPr>
            <w:tcW w:w="1417" w:type="dxa"/>
            <w:vAlign w:val="center"/>
          </w:tcPr>
          <w:p w14:paraId="31F6A788" w14:textId="2A8CD559" w:rsidR="00E6640A" w:rsidRPr="00E6640A" w:rsidRDefault="00E6640A" w:rsidP="0097177C">
            <w:pPr>
              <w:jc w:val="center"/>
              <w:rPr>
                <w:rFonts w:ascii="Arial" w:hAnsi="Arial" w:cs="Arial"/>
                <w:color w:val="BFBFBF" w:themeColor="background1" w:themeShade="BF"/>
                <w:sz w:val="20"/>
                <w:szCs w:val="20"/>
              </w:rPr>
            </w:pPr>
          </w:p>
        </w:tc>
      </w:tr>
      <w:tr w:rsidR="00E6640A" w14:paraId="7468D3AB" w14:textId="054021AD" w:rsidTr="00E6640A">
        <w:trPr>
          <w:trHeight w:val="567"/>
        </w:trPr>
        <w:tc>
          <w:tcPr>
            <w:tcW w:w="1844" w:type="dxa"/>
            <w:vMerge/>
            <w:vAlign w:val="center"/>
          </w:tcPr>
          <w:p w14:paraId="4E1BDBE2" w14:textId="77777777" w:rsidR="00E6640A" w:rsidRPr="00E6640A" w:rsidRDefault="00E6640A" w:rsidP="0097177C">
            <w:pPr>
              <w:rPr>
                <w:rFonts w:ascii="Arial" w:hAnsi="Arial" w:cs="Arial"/>
                <w:sz w:val="20"/>
                <w:szCs w:val="20"/>
              </w:rPr>
            </w:pPr>
          </w:p>
        </w:tc>
        <w:tc>
          <w:tcPr>
            <w:tcW w:w="4678" w:type="dxa"/>
            <w:vAlign w:val="center"/>
          </w:tcPr>
          <w:p w14:paraId="1DCF45F8" w14:textId="77777777" w:rsidR="00E6640A" w:rsidRPr="00E6640A" w:rsidRDefault="00E6640A" w:rsidP="0097177C">
            <w:pPr>
              <w:rPr>
                <w:rFonts w:ascii="Arial" w:hAnsi="Arial" w:cs="Arial"/>
                <w:sz w:val="20"/>
                <w:szCs w:val="20"/>
              </w:rPr>
            </w:pPr>
          </w:p>
        </w:tc>
        <w:tc>
          <w:tcPr>
            <w:tcW w:w="992" w:type="dxa"/>
            <w:vAlign w:val="center"/>
          </w:tcPr>
          <w:p w14:paraId="2C9EFF6D" w14:textId="75361319" w:rsidR="00E6640A" w:rsidRPr="00E6640A" w:rsidRDefault="00E6640A" w:rsidP="00D60881">
            <w:pPr>
              <w:jc w:val="center"/>
              <w:rPr>
                <w:rFonts w:ascii="Arial" w:hAnsi="Arial" w:cs="Arial"/>
                <w:sz w:val="20"/>
                <w:szCs w:val="20"/>
              </w:rPr>
            </w:pPr>
            <w:r w:rsidRPr="00E6640A">
              <w:rPr>
                <w:rFonts w:ascii="Arial" w:hAnsi="Arial" w:cs="Arial"/>
                <w:sz w:val="20"/>
                <w:szCs w:val="20"/>
              </w:rPr>
              <w:t>3</w:t>
            </w:r>
          </w:p>
        </w:tc>
        <w:tc>
          <w:tcPr>
            <w:tcW w:w="850" w:type="dxa"/>
            <w:vAlign w:val="center"/>
          </w:tcPr>
          <w:p w14:paraId="33BBFEE8" w14:textId="0CBF940A" w:rsidR="00E6640A" w:rsidRPr="00E6640A" w:rsidRDefault="00E6640A" w:rsidP="0097177C">
            <w:pPr>
              <w:jc w:val="center"/>
              <w:rPr>
                <w:rFonts w:ascii="Arial" w:hAnsi="Arial" w:cs="Arial"/>
                <w:color w:val="BFBFBF" w:themeColor="background1" w:themeShade="BF"/>
                <w:sz w:val="20"/>
                <w:szCs w:val="20"/>
              </w:rPr>
            </w:pPr>
          </w:p>
        </w:tc>
        <w:tc>
          <w:tcPr>
            <w:tcW w:w="993" w:type="dxa"/>
            <w:vAlign w:val="center"/>
          </w:tcPr>
          <w:p w14:paraId="6DA002CB" w14:textId="6A77F751" w:rsidR="00E6640A" w:rsidRPr="00E6640A" w:rsidRDefault="00E6640A" w:rsidP="0097177C">
            <w:pPr>
              <w:jc w:val="center"/>
              <w:rPr>
                <w:rFonts w:ascii="Arial" w:hAnsi="Arial" w:cs="Arial"/>
                <w:color w:val="BFBFBF" w:themeColor="background1" w:themeShade="BF"/>
                <w:sz w:val="20"/>
                <w:szCs w:val="20"/>
              </w:rPr>
            </w:pPr>
          </w:p>
        </w:tc>
        <w:tc>
          <w:tcPr>
            <w:tcW w:w="1417" w:type="dxa"/>
            <w:vAlign w:val="center"/>
          </w:tcPr>
          <w:p w14:paraId="4E2ECC84" w14:textId="6F8C0A67" w:rsidR="00E6640A" w:rsidRPr="00E6640A" w:rsidRDefault="00E6640A" w:rsidP="0097177C">
            <w:pPr>
              <w:jc w:val="center"/>
              <w:rPr>
                <w:rFonts w:ascii="Arial" w:hAnsi="Arial" w:cs="Arial"/>
                <w:color w:val="BFBFBF" w:themeColor="background1" w:themeShade="BF"/>
                <w:sz w:val="20"/>
                <w:szCs w:val="20"/>
              </w:rPr>
            </w:pPr>
          </w:p>
        </w:tc>
      </w:tr>
    </w:tbl>
    <w:p w14:paraId="45E706C9" w14:textId="77777777" w:rsidR="0096164F" w:rsidRDefault="0096164F" w:rsidP="00466FAC">
      <w:pPr>
        <w:ind w:left="-709" w:hanging="284"/>
      </w:pPr>
    </w:p>
    <w:p w14:paraId="1AA54097" w14:textId="77777777" w:rsidR="00910686" w:rsidRDefault="00910686" w:rsidP="00466FAC">
      <w:pPr>
        <w:ind w:left="-709" w:hanging="284"/>
      </w:pPr>
    </w:p>
    <w:p w14:paraId="62C7E2A4" w14:textId="77777777" w:rsidR="00910686" w:rsidRDefault="00910686" w:rsidP="00466FAC">
      <w:pPr>
        <w:ind w:left="-709" w:hanging="284"/>
      </w:pPr>
    </w:p>
    <w:tbl>
      <w:tblPr>
        <w:tblStyle w:val="Tablaconcuadrcula"/>
        <w:tblW w:w="10774" w:type="dxa"/>
        <w:tblInd w:w="-998" w:type="dxa"/>
        <w:tblLook w:val="04A0" w:firstRow="1" w:lastRow="0" w:firstColumn="1" w:lastColumn="0" w:noHBand="0" w:noVBand="1"/>
      </w:tblPr>
      <w:tblGrid>
        <w:gridCol w:w="4213"/>
        <w:gridCol w:w="505"/>
        <w:gridCol w:w="1520"/>
        <w:gridCol w:w="1276"/>
        <w:gridCol w:w="3246"/>
        <w:gridCol w:w="14"/>
      </w:tblGrid>
      <w:tr w:rsidR="00A6646D" w14:paraId="6723E968" w14:textId="77777777" w:rsidTr="00910686">
        <w:trPr>
          <w:gridAfter w:val="1"/>
          <w:wAfter w:w="14" w:type="dxa"/>
          <w:trHeight w:val="399"/>
        </w:trPr>
        <w:tc>
          <w:tcPr>
            <w:tcW w:w="10760" w:type="dxa"/>
            <w:gridSpan w:val="5"/>
            <w:shd w:val="clear" w:color="auto" w:fill="747474"/>
            <w:vAlign w:val="center"/>
          </w:tcPr>
          <w:p w14:paraId="1586958C" w14:textId="6ABA8D58" w:rsidR="00A6646D" w:rsidRPr="0096164F" w:rsidRDefault="00A6646D" w:rsidP="00DF453E">
            <w:pPr>
              <w:jc w:val="center"/>
              <w:rPr>
                <w:rFonts w:ascii="Arial" w:hAnsi="Arial" w:cs="Arial"/>
                <w:b/>
                <w:bCs/>
                <w:sz w:val="20"/>
                <w:szCs w:val="20"/>
                <w:shd w:val="clear" w:color="auto" w:fill="153D63" w:themeFill="text2" w:themeFillTint="E6"/>
              </w:rPr>
            </w:pPr>
            <w:r w:rsidRPr="00910686">
              <w:rPr>
                <w:rFonts w:ascii="Arial" w:hAnsi="Arial" w:cs="Arial"/>
                <w:b/>
                <w:bCs/>
                <w:color w:val="FFFFFF" w:themeColor="background1"/>
                <w:sz w:val="20"/>
                <w:szCs w:val="20"/>
              </w:rPr>
              <w:lastRenderedPageBreak/>
              <w:t>XV. INFORMACIÓN DEL SERVIDOR PÚBLICO O CONTRATISTA QUE OTORGA EL AVAL DE CALIDAD</w:t>
            </w:r>
            <w:r w:rsidRPr="00910686">
              <w:rPr>
                <w:rFonts w:ascii="Arial" w:hAnsi="Arial" w:cs="Arial"/>
                <w:b/>
                <w:bCs/>
                <w:color w:val="FFFFFF" w:themeColor="background1"/>
                <w:sz w:val="20"/>
                <w:szCs w:val="20"/>
                <w:shd w:val="clear" w:color="auto" w:fill="153D63" w:themeFill="text2" w:themeFillTint="E6"/>
              </w:rPr>
              <w:t xml:space="preserve"> </w:t>
            </w:r>
          </w:p>
        </w:tc>
      </w:tr>
      <w:tr w:rsidR="00E6640A" w14:paraId="66AB5D65" w14:textId="77777777" w:rsidTr="00E6640A">
        <w:trPr>
          <w:trHeight w:val="334"/>
        </w:trPr>
        <w:tc>
          <w:tcPr>
            <w:tcW w:w="4213" w:type="dxa"/>
            <w:vMerge w:val="restart"/>
            <w:vAlign w:val="center"/>
          </w:tcPr>
          <w:p w14:paraId="07E6C75A" w14:textId="21B0ED5F" w:rsidR="00E6640A" w:rsidRPr="00B23791" w:rsidRDefault="00E6640A" w:rsidP="00DF453E">
            <w:pPr>
              <w:jc w:val="center"/>
              <w:rPr>
                <w:rFonts w:ascii="Arial" w:hAnsi="Arial" w:cs="Arial"/>
                <w:sz w:val="20"/>
                <w:szCs w:val="20"/>
              </w:rPr>
            </w:pPr>
            <w:r w:rsidRPr="00B23791">
              <w:rPr>
                <w:rFonts w:ascii="Arial" w:hAnsi="Arial" w:cs="Arial"/>
                <w:sz w:val="20"/>
                <w:szCs w:val="20"/>
              </w:rPr>
              <w:t xml:space="preserve">Nombres Completos del Responsable de Calidad </w:t>
            </w:r>
          </w:p>
        </w:tc>
        <w:tc>
          <w:tcPr>
            <w:tcW w:w="3301" w:type="dxa"/>
            <w:gridSpan w:val="3"/>
            <w:vAlign w:val="center"/>
          </w:tcPr>
          <w:p w14:paraId="6560F251" w14:textId="77777777" w:rsidR="00E6640A" w:rsidRPr="00B23791" w:rsidRDefault="00E6640A" w:rsidP="00DF453E">
            <w:pPr>
              <w:jc w:val="center"/>
              <w:rPr>
                <w:rFonts w:ascii="Arial" w:hAnsi="Arial" w:cs="Arial"/>
                <w:sz w:val="20"/>
                <w:szCs w:val="20"/>
              </w:rPr>
            </w:pPr>
            <w:r w:rsidRPr="00B23791">
              <w:rPr>
                <w:rFonts w:ascii="Arial" w:hAnsi="Arial" w:cs="Arial"/>
                <w:sz w:val="20"/>
                <w:szCs w:val="20"/>
              </w:rPr>
              <w:t>Fecha</w:t>
            </w:r>
          </w:p>
        </w:tc>
        <w:tc>
          <w:tcPr>
            <w:tcW w:w="3260" w:type="dxa"/>
            <w:gridSpan w:val="2"/>
            <w:vMerge w:val="restart"/>
            <w:vAlign w:val="center"/>
          </w:tcPr>
          <w:p w14:paraId="533D0310" w14:textId="77777777" w:rsidR="00E6640A" w:rsidRPr="00B23791" w:rsidRDefault="00E6640A" w:rsidP="00DF453E">
            <w:pPr>
              <w:jc w:val="center"/>
              <w:rPr>
                <w:rFonts w:ascii="Arial" w:hAnsi="Arial" w:cs="Arial"/>
                <w:sz w:val="20"/>
                <w:szCs w:val="20"/>
              </w:rPr>
            </w:pPr>
            <w:r w:rsidRPr="00B23791">
              <w:rPr>
                <w:rFonts w:ascii="Arial" w:hAnsi="Arial" w:cs="Arial"/>
                <w:sz w:val="20"/>
                <w:szCs w:val="20"/>
              </w:rPr>
              <w:t>Firma</w:t>
            </w:r>
          </w:p>
        </w:tc>
      </w:tr>
      <w:tr w:rsidR="00E6640A" w14:paraId="7AA3D520" w14:textId="77777777" w:rsidTr="00E6640A">
        <w:trPr>
          <w:trHeight w:val="334"/>
        </w:trPr>
        <w:tc>
          <w:tcPr>
            <w:tcW w:w="4213" w:type="dxa"/>
            <w:vMerge/>
            <w:vAlign w:val="center"/>
          </w:tcPr>
          <w:p w14:paraId="1FAF1B28" w14:textId="77777777" w:rsidR="00E6640A" w:rsidRPr="00DA38F7" w:rsidRDefault="00E6640A" w:rsidP="00DF453E">
            <w:pPr>
              <w:rPr>
                <w:rFonts w:ascii="Arial" w:hAnsi="Arial" w:cs="Arial"/>
                <w:sz w:val="20"/>
                <w:szCs w:val="20"/>
                <w:highlight w:val="yellow"/>
              </w:rPr>
            </w:pPr>
          </w:p>
        </w:tc>
        <w:tc>
          <w:tcPr>
            <w:tcW w:w="505" w:type="dxa"/>
            <w:vAlign w:val="center"/>
          </w:tcPr>
          <w:p w14:paraId="06FEF540" w14:textId="77777777" w:rsidR="00E6640A" w:rsidRPr="00B23791" w:rsidRDefault="00E6640A" w:rsidP="00DF453E">
            <w:pPr>
              <w:jc w:val="center"/>
              <w:rPr>
                <w:rFonts w:ascii="Arial" w:hAnsi="Arial" w:cs="Arial"/>
                <w:color w:val="A6A6A6" w:themeColor="background1" w:themeShade="A6"/>
                <w:sz w:val="20"/>
                <w:szCs w:val="20"/>
              </w:rPr>
            </w:pPr>
            <w:r w:rsidRPr="00B23791">
              <w:rPr>
                <w:rFonts w:ascii="Arial" w:hAnsi="Arial" w:cs="Arial"/>
                <w:color w:val="A6A6A6" w:themeColor="background1" w:themeShade="A6"/>
                <w:sz w:val="20"/>
                <w:szCs w:val="20"/>
              </w:rPr>
              <w:t>DD</w:t>
            </w:r>
          </w:p>
        </w:tc>
        <w:tc>
          <w:tcPr>
            <w:tcW w:w="1520" w:type="dxa"/>
            <w:vAlign w:val="center"/>
          </w:tcPr>
          <w:p w14:paraId="7E135730" w14:textId="77777777" w:rsidR="00E6640A" w:rsidRPr="00B23791" w:rsidRDefault="00E6640A" w:rsidP="00DF453E">
            <w:pPr>
              <w:jc w:val="center"/>
              <w:rPr>
                <w:rFonts w:ascii="Arial" w:hAnsi="Arial" w:cs="Arial"/>
                <w:color w:val="A6A6A6" w:themeColor="background1" w:themeShade="A6"/>
                <w:sz w:val="20"/>
                <w:szCs w:val="20"/>
              </w:rPr>
            </w:pPr>
            <w:r w:rsidRPr="00B23791">
              <w:rPr>
                <w:rFonts w:ascii="Arial" w:hAnsi="Arial" w:cs="Arial"/>
                <w:color w:val="A6A6A6" w:themeColor="background1" w:themeShade="A6"/>
                <w:sz w:val="20"/>
                <w:szCs w:val="20"/>
              </w:rPr>
              <w:t>MM</w:t>
            </w:r>
          </w:p>
        </w:tc>
        <w:tc>
          <w:tcPr>
            <w:tcW w:w="1276" w:type="dxa"/>
            <w:vAlign w:val="center"/>
          </w:tcPr>
          <w:p w14:paraId="4704BC75" w14:textId="5C0E7EDC" w:rsidR="00E6640A" w:rsidRPr="00B23791" w:rsidRDefault="00E6640A" w:rsidP="00DF453E">
            <w:pPr>
              <w:jc w:val="center"/>
              <w:rPr>
                <w:rFonts w:ascii="Arial" w:hAnsi="Arial" w:cs="Arial"/>
                <w:color w:val="A6A6A6" w:themeColor="background1" w:themeShade="A6"/>
                <w:sz w:val="20"/>
                <w:szCs w:val="20"/>
              </w:rPr>
            </w:pPr>
            <w:r w:rsidRPr="00B23791">
              <w:rPr>
                <w:rFonts w:ascii="Arial" w:hAnsi="Arial" w:cs="Arial"/>
                <w:color w:val="A6A6A6" w:themeColor="background1" w:themeShade="A6"/>
                <w:sz w:val="20"/>
                <w:szCs w:val="20"/>
              </w:rPr>
              <w:t>AAA</w:t>
            </w:r>
            <w:r w:rsidR="00910686">
              <w:rPr>
                <w:rFonts w:ascii="Arial" w:hAnsi="Arial" w:cs="Arial"/>
                <w:color w:val="A6A6A6" w:themeColor="background1" w:themeShade="A6"/>
                <w:sz w:val="20"/>
                <w:szCs w:val="20"/>
              </w:rPr>
              <w:t>A</w:t>
            </w:r>
          </w:p>
        </w:tc>
        <w:tc>
          <w:tcPr>
            <w:tcW w:w="3260" w:type="dxa"/>
            <w:gridSpan w:val="2"/>
            <w:vMerge/>
            <w:vAlign w:val="center"/>
          </w:tcPr>
          <w:p w14:paraId="1BBE9D43" w14:textId="77777777" w:rsidR="00E6640A" w:rsidRPr="00DA38F7" w:rsidRDefault="00E6640A" w:rsidP="00DF453E">
            <w:pPr>
              <w:rPr>
                <w:rFonts w:ascii="Arial" w:hAnsi="Arial" w:cs="Arial"/>
                <w:sz w:val="20"/>
                <w:szCs w:val="20"/>
                <w:highlight w:val="yellow"/>
              </w:rPr>
            </w:pPr>
          </w:p>
        </w:tc>
      </w:tr>
      <w:tr w:rsidR="00E6640A" w14:paraId="06025C7B" w14:textId="77777777" w:rsidTr="00E6640A">
        <w:trPr>
          <w:trHeight w:val="880"/>
        </w:trPr>
        <w:tc>
          <w:tcPr>
            <w:tcW w:w="4213" w:type="dxa"/>
            <w:vAlign w:val="center"/>
          </w:tcPr>
          <w:p w14:paraId="4EE91C5B" w14:textId="77777777" w:rsidR="00E6640A" w:rsidRPr="00DA38F7" w:rsidRDefault="00E6640A" w:rsidP="00DF453E">
            <w:pPr>
              <w:rPr>
                <w:rFonts w:ascii="Arial" w:hAnsi="Arial" w:cs="Arial"/>
                <w:sz w:val="20"/>
                <w:szCs w:val="20"/>
                <w:highlight w:val="yellow"/>
              </w:rPr>
            </w:pPr>
          </w:p>
        </w:tc>
        <w:tc>
          <w:tcPr>
            <w:tcW w:w="505" w:type="dxa"/>
            <w:vAlign w:val="center"/>
          </w:tcPr>
          <w:p w14:paraId="55E925B7" w14:textId="77777777" w:rsidR="00E6640A" w:rsidRPr="00DA38F7" w:rsidRDefault="00E6640A" w:rsidP="00DF453E">
            <w:pPr>
              <w:jc w:val="center"/>
              <w:rPr>
                <w:rFonts w:ascii="Arial" w:hAnsi="Arial" w:cs="Arial"/>
                <w:color w:val="BFBFBF" w:themeColor="background1" w:themeShade="BF"/>
                <w:sz w:val="20"/>
                <w:szCs w:val="20"/>
                <w:highlight w:val="yellow"/>
              </w:rPr>
            </w:pPr>
          </w:p>
        </w:tc>
        <w:tc>
          <w:tcPr>
            <w:tcW w:w="1520" w:type="dxa"/>
            <w:vAlign w:val="center"/>
          </w:tcPr>
          <w:p w14:paraId="6C58C7BA" w14:textId="77777777" w:rsidR="00E6640A" w:rsidRPr="00DA38F7" w:rsidRDefault="00E6640A" w:rsidP="00DF453E">
            <w:pPr>
              <w:jc w:val="center"/>
              <w:rPr>
                <w:rFonts w:ascii="Arial" w:hAnsi="Arial" w:cs="Arial"/>
                <w:color w:val="BFBFBF" w:themeColor="background1" w:themeShade="BF"/>
                <w:sz w:val="20"/>
                <w:szCs w:val="20"/>
                <w:highlight w:val="yellow"/>
              </w:rPr>
            </w:pPr>
          </w:p>
        </w:tc>
        <w:tc>
          <w:tcPr>
            <w:tcW w:w="1276" w:type="dxa"/>
            <w:vAlign w:val="center"/>
          </w:tcPr>
          <w:p w14:paraId="24F31A24" w14:textId="77777777" w:rsidR="00E6640A" w:rsidRPr="00DA38F7" w:rsidRDefault="00E6640A" w:rsidP="00DF453E">
            <w:pPr>
              <w:jc w:val="center"/>
              <w:rPr>
                <w:rFonts w:ascii="Arial" w:hAnsi="Arial" w:cs="Arial"/>
                <w:color w:val="BFBFBF" w:themeColor="background1" w:themeShade="BF"/>
                <w:sz w:val="20"/>
                <w:szCs w:val="20"/>
                <w:highlight w:val="yellow"/>
              </w:rPr>
            </w:pPr>
          </w:p>
        </w:tc>
        <w:tc>
          <w:tcPr>
            <w:tcW w:w="3260" w:type="dxa"/>
            <w:gridSpan w:val="2"/>
            <w:vAlign w:val="center"/>
          </w:tcPr>
          <w:p w14:paraId="1D3E9C64" w14:textId="77777777" w:rsidR="00E6640A" w:rsidRPr="00DA38F7" w:rsidRDefault="00E6640A" w:rsidP="00DF453E">
            <w:pPr>
              <w:rPr>
                <w:rFonts w:ascii="Arial" w:hAnsi="Arial" w:cs="Arial"/>
                <w:sz w:val="20"/>
                <w:szCs w:val="20"/>
                <w:highlight w:val="yellow"/>
              </w:rPr>
            </w:pPr>
          </w:p>
        </w:tc>
      </w:tr>
    </w:tbl>
    <w:p w14:paraId="546CA616" w14:textId="77777777" w:rsidR="0025622E" w:rsidRDefault="0025622E" w:rsidP="008D3471"/>
    <w:tbl>
      <w:tblPr>
        <w:tblStyle w:val="Tablaconcuadrcula"/>
        <w:tblW w:w="10774" w:type="dxa"/>
        <w:tblInd w:w="-998" w:type="dxa"/>
        <w:tblLook w:val="04A0" w:firstRow="1" w:lastRow="0" w:firstColumn="1" w:lastColumn="0" w:noHBand="0" w:noVBand="1"/>
      </w:tblPr>
      <w:tblGrid>
        <w:gridCol w:w="10774"/>
      </w:tblGrid>
      <w:tr w:rsidR="00D5606E" w14:paraId="197A0817" w14:textId="77777777" w:rsidTr="00910686">
        <w:trPr>
          <w:trHeight w:val="340"/>
        </w:trPr>
        <w:tc>
          <w:tcPr>
            <w:tcW w:w="10774" w:type="dxa"/>
            <w:shd w:val="clear" w:color="auto" w:fill="747474"/>
            <w:vAlign w:val="center"/>
          </w:tcPr>
          <w:p w14:paraId="23233A23" w14:textId="11CD6354" w:rsidR="00D5606E" w:rsidRPr="00910686" w:rsidRDefault="00D5606E" w:rsidP="00D5606E">
            <w:pPr>
              <w:jc w:val="center"/>
              <w:rPr>
                <w:rFonts w:ascii="Arial" w:hAnsi="Arial" w:cs="Arial"/>
                <w:b/>
                <w:bCs/>
                <w:color w:val="FFFFFF" w:themeColor="background1"/>
                <w:sz w:val="20"/>
                <w:szCs w:val="20"/>
              </w:rPr>
            </w:pPr>
            <w:r w:rsidRPr="00910686">
              <w:rPr>
                <w:rFonts w:ascii="Arial" w:hAnsi="Arial" w:cs="Arial"/>
                <w:b/>
                <w:bCs/>
                <w:color w:val="FFFFFF" w:themeColor="background1"/>
                <w:sz w:val="20"/>
                <w:szCs w:val="20"/>
              </w:rPr>
              <w:t>X</w:t>
            </w:r>
            <w:r w:rsidR="00E06518" w:rsidRPr="00910686">
              <w:rPr>
                <w:rFonts w:ascii="Arial" w:hAnsi="Arial" w:cs="Arial"/>
                <w:b/>
                <w:bCs/>
                <w:color w:val="FFFFFF" w:themeColor="background1"/>
                <w:sz w:val="20"/>
                <w:szCs w:val="20"/>
              </w:rPr>
              <w:t>V</w:t>
            </w:r>
            <w:r w:rsidR="00606289" w:rsidRPr="00910686">
              <w:rPr>
                <w:rFonts w:ascii="Arial" w:hAnsi="Arial" w:cs="Arial"/>
                <w:b/>
                <w:bCs/>
                <w:color w:val="FFFFFF" w:themeColor="background1"/>
                <w:sz w:val="20"/>
                <w:szCs w:val="20"/>
              </w:rPr>
              <w:t>I</w:t>
            </w:r>
            <w:r w:rsidRPr="00910686">
              <w:rPr>
                <w:rFonts w:ascii="Arial" w:hAnsi="Arial" w:cs="Arial"/>
                <w:b/>
                <w:bCs/>
                <w:color w:val="FFFFFF" w:themeColor="background1"/>
                <w:sz w:val="20"/>
                <w:szCs w:val="20"/>
              </w:rPr>
              <w:t xml:space="preserve">. ANEXOS </w:t>
            </w:r>
          </w:p>
        </w:tc>
      </w:tr>
      <w:tr w:rsidR="00D5606E" w14:paraId="679686A9" w14:textId="77777777" w:rsidTr="00D5606E">
        <w:trPr>
          <w:trHeight w:val="340"/>
        </w:trPr>
        <w:tc>
          <w:tcPr>
            <w:tcW w:w="10774" w:type="dxa"/>
          </w:tcPr>
          <w:p w14:paraId="799516BF" w14:textId="53E2DCCC" w:rsidR="00D5606E" w:rsidRPr="00D5606E" w:rsidRDefault="00D5606E" w:rsidP="00466FAC">
            <w:pPr>
              <w:rPr>
                <w:rFonts w:ascii="Arial" w:hAnsi="Arial" w:cs="Arial"/>
                <w:sz w:val="20"/>
                <w:szCs w:val="20"/>
              </w:rPr>
            </w:pPr>
            <w:r w:rsidRPr="00D5606E">
              <w:rPr>
                <w:rFonts w:ascii="Arial" w:hAnsi="Arial" w:cs="Arial"/>
                <w:sz w:val="20"/>
                <w:szCs w:val="20"/>
              </w:rPr>
              <w:t>1.</w:t>
            </w:r>
          </w:p>
        </w:tc>
      </w:tr>
      <w:tr w:rsidR="00D5606E" w14:paraId="13F010C3" w14:textId="77777777" w:rsidTr="00D5606E">
        <w:trPr>
          <w:trHeight w:val="340"/>
        </w:trPr>
        <w:tc>
          <w:tcPr>
            <w:tcW w:w="10774" w:type="dxa"/>
          </w:tcPr>
          <w:p w14:paraId="14B8E32E" w14:textId="7EF5E81F" w:rsidR="00D5606E" w:rsidRPr="00D5606E" w:rsidRDefault="00D5606E" w:rsidP="00466FAC">
            <w:pPr>
              <w:rPr>
                <w:rFonts w:ascii="Arial" w:hAnsi="Arial" w:cs="Arial"/>
                <w:sz w:val="20"/>
                <w:szCs w:val="20"/>
              </w:rPr>
            </w:pPr>
            <w:r w:rsidRPr="00D5606E">
              <w:rPr>
                <w:rFonts w:ascii="Arial" w:hAnsi="Arial" w:cs="Arial"/>
                <w:sz w:val="20"/>
                <w:szCs w:val="20"/>
              </w:rPr>
              <w:t>2.</w:t>
            </w:r>
            <w:r w:rsidR="00AA2DF6">
              <w:rPr>
                <w:rFonts w:ascii="Arial" w:hAnsi="Arial" w:cs="Arial"/>
                <w:sz w:val="20"/>
                <w:szCs w:val="20"/>
              </w:rPr>
              <w:t xml:space="preserve"> </w:t>
            </w:r>
          </w:p>
        </w:tc>
      </w:tr>
      <w:tr w:rsidR="00D5606E" w14:paraId="091D9945" w14:textId="77777777" w:rsidTr="00D5606E">
        <w:trPr>
          <w:trHeight w:val="340"/>
        </w:trPr>
        <w:tc>
          <w:tcPr>
            <w:tcW w:w="10774" w:type="dxa"/>
          </w:tcPr>
          <w:p w14:paraId="7BBFD364" w14:textId="07676B43" w:rsidR="00D5606E" w:rsidRPr="00D5606E" w:rsidRDefault="00D5606E" w:rsidP="00466FAC">
            <w:pPr>
              <w:rPr>
                <w:rFonts w:ascii="Arial" w:hAnsi="Arial" w:cs="Arial"/>
                <w:sz w:val="20"/>
                <w:szCs w:val="20"/>
              </w:rPr>
            </w:pPr>
            <w:r w:rsidRPr="00D5606E">
              <w:rPr>
                <w:rFonts w:ascii="Arial" w:hAnsi="Arial" w:cs="Arial"/>
                <w:sz w:val="20"/>
                <w:szCs w:val="20"/>
              </w:rPr>
              <w:t>3.</w:t>
            </w:r>
          </w:p>
        </w:tc>
      </w:tr>
      <w:tr w:rsidR="00D5606E" w14:paraId="06A46F61" w14:textId="77777777" w:rsidTr="00D5606E">
        <w:trPr>
          <w:trHeight w:val="340"/>
        </w:trPr>
        <w:tc>
          <w:tcPr>
            <w:tcW w:w="10774" w:type="dxa"/>
          </w:tcPr>
          <w:p w14:paraId="4F8D9BF2" w14:textId="51897147" w:rsidR="00D5606E" w:rsidRPr="00D5606E" w:rsidRDefault="00D5606E" w:rsidP="00466FAC">
            <w:pPr>
              <w:rPr>
                <w:rFonts w:ascii="Arial" w:hAnsi="Arial" w:cs="Arial"/>
                <w:sz w:val="20"/>
                <w:szCs w:val="20"/>
              </w:rPr>
            </w:pPr>
            <w:r w:rsidRPr="00D5606E">
              <w:rPr>
                <w:rFonts w:ascii="Arial" w:hAnsi="Arial" w:cs="Arial"/>
                <w:sz w:val="20"/>
                <w:szCs w:val="20"/>
              </w:rPr>
              <w:t>4.</w:t>
            </w:r>
          </w:p>
        </w:tc>
      </w:tr>
      <w:tr w:rsidR="00D5606E" w14:paraId="6DD7E794" w14:textId="77777777" w:rsidTr="00D5606E">
        <w:trPr>
          <w:trHeight w:val="340"/>
        </w:trPr>
        <w:tc>
          <w:tcPr>
            <w:tcW w:w="10774" w:type="dxa"/>
          </w:tcPr>
          <w:p w14:paraId="6D519542" w14:textId="3DC8810C" w:rsidR="00D5606E" w:rsidRPr="00D5606E" w:rsidRDefault="00D5606E" w:rsidP="00466FAC">
            <w:pPr>
              <w:rPr>
                <w:rFonts w:ascii="Arial" w:hAnsi="Arial" w:cs="Arial"/>
                <w:sz w:val="20"/>
                <w:szCs w:val="20"/>
              </w:rPr>
            </w:pPr>
            <w:r w:rsidRPr="00D5606E">
              <w:rPr>
                <w:rFonts w:ascii="Arial" w:hAnsi="Arial" w:cs="Arial"/>
                <w:sz w:val="20"/>
                <w:szCs w:val="20"/>
              </w:rPr>
              <w:t>5.</w:t>
            </w:r>
          </w:p>
        </w:tc>
      </w:tr>
      <w:tr w:rsidR="00880B66" w14:paraId="79CE3CA5" w14:textId="77777777" w:rsidTr="00910686">
        <w:trPr>
          <w:trHeight w:val="340"/>
        </w:trPr>
        <w:tc>
          <w:tcPr>
            <w:tcW w:w="10774" w:type="dxa"/>
            <w:shd w:val="clear" w:color="auto" w:fill="747474"/>
            <w:vAlign w:val="center"/>
          </w:tcPr>
          <w:p w14:paraId="47649C55" w14:textId="1086D620" w:rsidR="00880B66" w:rsidRPr="00910686" w:rsidRDefault="00880B66" w:rsidP="00454D2D">
            <w:pPr>
              <w:jc w:val="center"/>
              <w:rPr>
                <w:color w:val="FFFFFF" w:themeColor="background1"/>
              </w:rPr>
            </w:pPr>
            <w:r w:rsidRPr="00910686">
              <w:rPr>
                <w:rFonts w:ascii="Arial" w:hAnsi="Arial" w:cs="Arial"/>
                <w:b/>
                <w:bCs/>
                <w:color w:val="FFFFFF" w:themeColor="background1"/>
                <w:sz w:val="20"/>
                <w:szCs w:val="20"/>
              </w:rPr>
              <w:t>DOCUMENTO DE IDENTIDAD</w:t>
            </w:r>
          </w:p>
        </w:tc>
      </w:tr>
      <w:tr w:rsidR="00880B66" w14:paraId="3B094646" w14:textId="77777777" w:rsidTr="00454D2D">
        <w:trPr>
          <w:trHeight w:val="340"/>
        </w:trPr>
        <w:tc>
          <w:tcPr>
            <w:tcW w:w="10774" w:type="dxa"/>
          </w:tcPr>
          <w:p w14:paraId="05FDC4F3" w14:textId="77777777" w:rsidR="00880B66" w:rsidRDefault="00880B66" w:rsidP="00454D2D">
            <w:pPr>
              <w:rPr>
                <w:rFonts w:ascii="Arial" w:hAnsi="Arial" w:cs="Arial"/>
                <w:sz w:val="20"/>
                <w:szCs w:val="20"/>
              </w:rPr>
            </w:pPr>
          </w:p>
          <w:p w14:paraId="701C978C" w14:textId="47C156E6" w:rsidR="00880B66" w:rsidRDefault="00880B66" w:rsidP="00454D2D">
            <w:pPr>
              <w:rPr>
                <w:rFonts w:ascii="Arial" w:hAnsi="Arial" w:cs="Arial"/>
                <w:sz w:val="20"/>
                <w:szCs w:val="20"/>
              </w:rPr>
            </w:pPr>
            <w:r>
              <w:rPr>
                <w:rFonts w:ascii="Arial" w:hAnsi="Arial" w:cs="Arial"/>
                <w:sz w:val="20"/>
                <w:szCs w:val="20"/>
              </w:rPr>
              <w:t>Insertar imagen.</w:t>
            </w:r>
          </w:p>
          <w:p w14:paraId="09BB2826" w14:textId="77777777" w:rsidR="00880B66" w:rsidRDefault="00880B66" w:rsidP="00454D2D">
            <w:pPr>
              <w:rPr>
                <w:rFonts w:ascii="Arial" w:hAnsi="Arial" w:cs="Arial"/>
                <w:sz w:val="20"/>
                <w:szCs w:val="20"/>
              </w:rPr>
            </w:pPr>
          </w:p>
          <w:p w14:paraId="381C73A1" w14:textId="77777777" w:rsidR="00880B66" w:rsidRDefault="00880B66" w:rsidP="00454D2D">
            <w:pPr>
              <w:rPr>
                <w:rFonts w:ascii="Arial" w:hAnsi="Arial" w:cs="Arial"/>
                <w:sz w:val="20"/>
                <w:szCs w:val="20"/>
              </w:rPr>
            </w:pPr>
          </w:p>
          <w:p w14:paraId="29E80D66" w14:textId="77777777" w:rsidR="00880B66" w:rsidRDefault="00880B66" w:rsidP="00454D2D">
            <w:pPr>
              <w:rPr>
                <w:rFonts w:ascii="Arial" w:hAnsi="Arial" w:cs="Arial"/>
                <w:sz w:val="20"/>
                <w:szCs w:val="20"/>
              </w:rPr>
            </w:pPr>
          </w:p>
          <w:p w14:paraId="053F115B" w14:textId="77777777" w:rsidR="00880B66" w:rsidRDefault="00880B66" w:rsidP="00454D2D">
            <w:pPr>
              <w:rPr>
                <w:rFonts w:ascii="Arial" w:hAnsi="Arial" w:cs="Arial"/>
                <w:sz w:val="20"/>
                <w:szCs w:val="20"/>
              </w:rPr>
            </w:pPr>
          </w:p>
          <w:p w14:paraId="59534F9B" w14:textId="77777777" w:rsidR="00880B66" w:rsidRDefault="00880B66" w:rsidP="00454D2D">
            <w:pPr>
              <w:rPr>
                <w:rFonts w:ascii="Arial" w:hAnsi="Arial" w:cs="Arial"/>
                <w:sz w:val="20"/>
                <w:szCs w:val="20"/>
              </w:rPr>
            </w:pPr>
          </w:p>
          <w:p w14:paraId="61A12EB6" w14:textId="77777777" w:rsidR="00880B66" w:rsidRDefault="00880B66" w:rsidP="00454D2D">
            <w:pPr>
              <w:rPr>
                <w:rFonts w:ascii="Arial" w:hAnsi="Arial" w:cs="Arial"/>
                <w:sz w:val="20"/>
                <w:szCs w:val="20"/>
              </w:rPr>
            </w:pPr>
          </w:p>
          <w:p w14:paraId="50ABE3CF" w14:textId="77777777" w:rsidR="00880B66" w:rsidRDefault="00880B66" w:rsidP="00454D2D">
            <w:pPr>
              <w:rPr>
                <w:rFonts w:ascii="Arial" w:hAnsi="Arial" w:cs="Arial"/>
                <w:sz w:val="20"/>
                <w:szCs w:val="20"/>
              </w:rPr>
            </w:pPr>
          </w:p>
          <w:p w14:paraId="0A462F8B" w14:textId="77777777" w:rsidR="00880B66" w:rsidRDefault="00880B66" w:rsidP="00454D2D">
            <w:pPr>
              <w:rPr>
                <w:rFonts w:ascii="Arial" w:hAnsi="Arial" w:cs="Arial"/>
                <w:sz w:val="20"/>
                <w:szCs w:val="20"/>
              </w:rPr>
            </w:pPr>
          </w:p>
          <w:p w14:paraId="77F988FD" w14:textId="2C5C2651" w:rsidR="00880B66" w:rsidRPr="00D5606E" w:rsidRDefault="00880B66" w:rsidP="00454D2D">
            <w:pPr>
              <w:rPr>
                <w:rFonts w:ascii="Arial" w:hAnsi="Arial" w:cs="Arial"/>
                <w:sz w:val="20"/>
                <w:szCs w:val="20"/>
              </w:rPr>
            </w:pPr>
          </w:p>
        </w:tc>
      </w:tr>
    </w:tbl>
    <w:p w14:paraId="68A5EC5C" w14:textId="77777777" w:rsidR="00880B66" w:rsidRDefault="00880B66" w:rsidP="00431767"/>
    <w:tbl>
      <w:tblPr>
        <w:tblStyle w:val="Tablaconcuadrcula"/>
        <w:tblW w:w="10774" w:type="dxa"/>
        <w:tblInd w:w="-998" w:type="dxa"/>
        <w:tblLook w:val="04A0" w:firstRow="1" w:lastRow="0" w:firstColumn="1" w:lastColumn="0" w:noHBand="0" w:noVBand="1"/>
      </w:tblPr>
      <w:tblGrid>
        <w:gridCol w:w="1560"/>
        <w:gridCol w:w="9214"/>
      </w:tblGrid>
      <w:tr w:rsidR="00867217" w14:paraId="1FEAC7AB" w14:textId="77777777" w:rsidTr="00D5606E">
        <w:trPr>
          <w:trHeight w:val="340"/>
        </w:trPr>
        <w:tc>
          <w:tcPr>
            <w:tcW w:w="1560" w:type="dxa"/>
            <w:vAlign w:val="center"/>
          </w:tcPr>
          <w:p w14:paraId="57FE9389" w14:textId="63744B22" w:rsidR="00867217" w:rsidRPr="00867217" w:rsidRDefault="00867217" w:rsidP="00466FAC">
            <w:pPr>
              <w:rPr>
                <w:rFonts w:ascii="Arial" w:hAnsi="Arial" w:cs="Arial"/>
                <w:sz w:val="20"/>
                <w:szCs w:val="20"/>
              </w:rPr>
            </w:pPr>
            <w:r w:rsidRPr="00867217">
              <w:rPr>
                <w:rFonts w:ascii="Arial" w:hAnsi="Arial" w:cs="Arial"/>
                <w:sz w:val="20"/>
                <w:szCs w:val="20"/>
              </w:rPr>
              <w:t xml:space="preserve">Archívese en: </w:t>
            </w:r>
          </w:p>
        </w:tc>
        <w:tc>
          <w:tcPr>
            <w:tcW w:w="9214" w:type="dxa"/>
            <w:vAlign w:val="center"/>
          </w:tcPr>
          <w:p w14:paraId="5C6EC0E4" w14:textId="1CFDF5E0" w:rsidR="00867217" w:rsidRPr="00D5606E" w:rsidRDefault="00D5606E" w:rsidP="00466FAC">
            <w:pPr>
              <w:rPr>
                <w:rFonts w:ascii="Arial" w:hAnsi="Arial" w:cs="Arial"/>
                <w:sz w:val="20"/>
                <w:szCs w:val="20"/>
              </w:rPr>
            </w:pPr>
            <w:r w:rsidRPr="00D5606E">
              <w:rPr>
                <w:rFonts w:ascii="Arial" w:hAnsi="Arial" w:cs="Arial"/>
                <w:sz w:val="20"/>
                <w:szCs w:val="20"/>
              </w:rPr>
              <w:t>De forma física en el expediente de la persona evaluada, y adicionalmente, debe conservarse una copia digital como respaldo en el repositorio de SharePoint del GRAERR -ETAAR</w:t>
            </w:r>
          </w:p>
        </w:tc>
      </w:tr>
    </w:tbl>
    <w:p w14:paraId="55DF474B" w14:textId="77777777" w:rsidR="00D5606E" w:rsidRDefault="00D5606E" w:rsidP="00B0752D"/>
    <w:p w14:paraId="495BDE6D" w14:textId="38078F34" w:rsidR="005C0C77" w:rsidRDefault="005C0C77" w:rsidP="00B0752D"/>
    <w:p w14:paraId="56FE23C4" w14:textId="77777777" w:rsidR="005C0C77" w:rsidRDefault="005C0C77" w:rsidP="00B0752D"/>
    <w:p w14:paraId="4810899C" w14:textId="77777777" w:rsidR="005C0C77" w:rsidRDefault="005C0C77" w:rsidP="00B0752D"/>
    <w:p w14:paraId="56BBB0A5" w14:textId="77777777" w:rsidR="005C0C77" w:rsidRDefault="005C0C77" w:rsidP="00B0752D"/>
    <w:p w14:paraId="0560A7CC" w14:textId="77777777" w:rsidR="005C0C77" w:rsidRDefault="005C0C77" w:rsidP="00B0752D"/>
    <w:p w14:paraId="1558645F" w14:textId="77777777" w:rsidR="005C0C77" w:rsidRDefault="005C0C77" w:rsidP="00B0752D"/>
    <w:p w14:paraId="14F7C3D8" w14:textId="77777777" w:rsidR="005C0C77" w:rsidRDefault="005C0C77" w:rsidP="00B0752D"/>
    <w:p w14:paraId="0819EEA9" w14:textId="77777777" w:rsidR="005C0C77" w:rsidRDefault="005C0C77" w:rsidP="00B0752D"/>
    <w:p w14:paraId="30EB8BF1" w14:textId="77777777" w:rsidR="005C0C77" w:rsidRDefault="005C0C77" w:rsidP="00B0752D"/>
    <w:tbl>
      <w:tblPr>
        <w:tblStyle w:val="Tablaconcuadrcula"/>
        <w:tblW w:w="10774" w:type="dxa"/>
        <w:tblInd w:w="-998" w:type="dxa"/>
        <w:tblLook w:val="04A0" w:firstRow="1" w:lastRow="0" w:firstColumn="1" w:lastColumn="0" w:noHBand="0" w:noVBand="1"/>
      </w:tblPr>
      <w:tblGrid>
        <w:gridCol w:w="1419"/>
        <w:gridCol w:w="6378"/>
        <w:gridCol w:w="1560"/>
        <w:gridCol w:w="1417"/>
      </w:tblGrid>
      <w:tr w:rsidR="00D5606E" w14:paraId="085775C8" w14:textId="77777777" w:rsidTr="150AEF04">
        <w:trPr>
          <w:trHeight w:val="340"/>
        </w:trPr>
        <w:tc>
          <w:tcPr>
            <w:tcW w:w="10774" w:type="dxa"/>
            <w:gridSpan w:val="4"/>
            <w:shd w:val="clear" w:color="auto" w:fill="747474" w:themeFill="background2" w:themeFillShade="80"/>
            <w:vAlign w:val="center"/>
          </w:tcPr>
          <w:p w14:paraId="31F1124A" w14:textId="0B045B01" w:rsidR="00D5606E" w:rsidRPr="00910686" w:rsidRDefault="00D5606E" w:rsidP="00D5606E">
            <w:pPr>
              <w:jc w:val="center"/>
              <w:rPr>
                <w:rFonts w:ascii="Arial" w:hAnsi="Arial" w:cs="Arial"/>
                <w:b/>
                <w:bCs/>
                <w:color w:val="FFFFFF" w:themeColor="background1"/>
                <w:sz w:val="20"/>
                <w:szCs w:val="20"/>
              </w:rPr>
            </w:pPr>
            <w:r w:rsidRPr="00910686">
              <w:rPr>
                <w:rFonts w:ascii="Arial" w:hAnsi="Arial" w:cs="Arial"/>
                <w:b/>
                <w:bCs/>
                <w:color w:val="FFFFFF" w:themeColor="background1"/>
                <w:sz w:val="20"/>
                <w:szCs w:val="20"/>
              </w:rPr>
              <w:t>CONTROL DE CAMBIOS</w:t>
            </w:r>
          </w:p>
        </w:tc>
      </w:tr>
      <w:tr w:rsidR="00D5606E" w14:paraId="0CD92E74" w14:textId="77777777" w:rsidTr="150AEF04">
        <w:tc>
          <w:tcPr>
            <w:tcW w:w="1419" w:type="dxa"/>
            <w:shd w:val="clear" w:color="auto" w:fill="D9D9D9" w:themeFill="background1" w:themeFillShade="D9"/>
            <w:vAlign w:val="center"/>
          </w:tcPr>
          <w:p w14:paraId="1E4E256B" w14:textId="4353D1A9" w:rsidR="00D5606E" w:rsidRPr="00D5606E" w:rsidRDefault="00D5606E" w:rsidP="00D5606E">
            <w:pPr>
              <w:jc w:val="center"/>
              <w:rPr>
                <w:b/>
                <w:bCs/>
                <w:sz w:val="20"/>
                <w:szCs w:val="20"/>
              </w:rPr>
            </w:pPr>
            <w:r w:rsidRPr="00D5606E">
              <w:rPr>
                <w:rFonts w:ascii="Arial" w:hAnsi="Arial" w:cs="Arial"/>
                <w:b/>
                <w:bCs/>
                <w:sz w:val="20"/>
                <w:szCs w:val="20"/>
              </w:rPr>
              <w:lastRenderedPageBreak/>
              <w:t>VERSIÓN INICIAL</w:t>
            </w:r>
          </w:p>
        </w:tc>
        <w:tc>
          <w:tcPr>
            <w:tcW w:w="6378" w:type="dxa"/>
            <w:shd w:val="clear" w:color="auto" w:fill="D9D9D9" w:themeFill="background1" w:themeFillShade="D9"/>
            <w:vAlign w:val="center"/>
          </w:tcPr>
          <w:p w14:paraId="36FE3058" w14:textId="38D89E26" w:rsidR="00D5606E" w:rsidRPr="00D5606E" w:rsidRDefault="00D5606E" w:rsidP="00D5606E">
            <w:pPr>
              <w:jc w:val="center"/>
              <w:rPr>
                <w:b/>
                <w:bCs/>
                <w:sz w:val="20"/>
                <w:szCs w:val="20"/>
              </w:rPr>
            </w:pPr>
            <w:r w:rsidRPr="00D5606E">
              <w:rPr>
                <w:rFonts w:ascii="Arial" w:hAnsi="Arial" w:cs="Arial"/>
                <w:b/>
                <w:bCs/>
                <w:sz w:val="20"/>
                <w:szCs w:val="20"/>
              </w:rPr>
              <w:t>DESCRIPCIÓN DE LA CREACIÓN O CAMBIO DEL DOCUMENTO</w:t>
            </w:r>
          </w:p>
        </w:tc>
        <w:tc>
          <w:tcPr>
            <w:tcW w:w="1560" w:type="dxa"/>
            <w:shd w:val="clear" w:color="auto" w:fill="D9D9D9" w:themeFill="background1" w:themeFillShade="D9"/>
            <w:vAlign w:val="center"/>
          </w:tcPr>
          <w:p w14:paraId="50917BD5" w14:textId="54DD916D" w:rsidR="00D5606E" w:rsidRPr="00D5606E" w:rsidRDefault="00D5606E" w:rsidP="00D5606E">
            <w:pPr>
              <w:jc w:val="center"/>
              <w:rPr>
                <w:b/>
                <w:bCs/>
                <w:sz w:val="20"/>
                <w:szCs w:val="20"/>
              </w:rPr>
            </w:pPr>
            <w:r w:rsidRPr="00D5606E">
              <w:rPr>
                <w:rFonts w:ascii="Arial" w:hAnsi="Arial" w:cs="Arial"/>
                <w:b/>
                <w:bCs/>
                <w:sz w:val="20"/>
                <w:szCs w:val="20"/>
              </w:rPr>
              <w:t>FECHA</w:t>
            </w:r>
          </w:p>
        </w:tc>
        <w:tc>
          <w:tcPr>
            <w:tcW w:w="1417" w:type="dxa"/>
            <w:shd w:val="clear" w:color="auto" w:fill="D9D9D9" w:themeFill="background1" w:themeFillShade="D9"/>
            <w:vAlign w:val="center"/>
          </w:tcPr>
          <w:p w14:paraId="78486860" w14:textId="185290C6" w:rsidR="00D5606E" w:rsidRPr="00D5606E" w:rsidRDefault="00D5606E" w:rsidP="00D5606E">
            <w:pPr>
              <w:jc w:val="center"/>
              <w:rPr>
                <w:b/>
                <w:bCs/>
                <w:sz w:val="20"/>
                <w:szCs w:val="20"/>
              </w:rPr>
            </w:pPr>
            <w:r w:rsidRPr="00D5606E">
              <w:rPr>
                <w:rFonts w:ascii="Arial" w:hAnsi="Arial" w:cs="Arial"/>
                <w:b/>
                <w:bCs/>
                <w:sz w:val="20"/>
                <w:szCs w:val="20"/>
              </w:rPr>
              <w:t>VERSIÓN FINAL</w:t>
            </w:r>
          </w:p>
        </w:tc>
      </w:tr>
      <w:tr w:rsidR="00D5606E" w14:paraId="570FC19B" w14:textId="77777777" w:rsidTr="150AEF04">
        <w:trPr>
          <w:trHeight w:val="553"/>
        </w:trPr>
        <w:tc>
          <w:tcPr>
            <w:tcW w:w="1419" w:type="dxa"/>
            <w:vAlign w:val="center"/>
          </w:tcPr>
          <w:p w14:paraId="02D7CA1F" w14:textId="2148D3A4" w:rsidR="00D5606E" w:rsidRDefault="00D5606E" w:rsidP="00747E91">
            <w:pPr>
              <w:jc w:val="center"/>
            </w:pPr>
            <w:r w:rsidRPr="00617AC0">
              <w:rPr>
                <w:rFonts w:ascii="Arial" w:eastAsia="Calibri" w:hAnsi="Arial" w:cs="Arial"/>
                <w:color w:val="000000"/>
                <w:sz w:val="20"/>
                <w:szCs w:val="20"/>
                <w:lang w:val="es-CO"/>
              </w:rPr>
              <w:t>00</w:t>
            </w:r>
          </w:p>
        </w:tc>
        <w:tc>
          <w:tcPr>
            <w:tcW w:w="6378" w:type="dxa"/>
            <w:vAlign w:val="center"/>
          </w:tcPr>
          <w:p w14:paraId="2B71C0A9" w14:textId="444C9F01" w:rsidR="00D5606E" w:rsidRDefault="00D5606E" w:rsidP="00466FAC">
            <w:r w:rsidRPr="00617AC0">
              <w:rPr>
                <w:rFonts w:ascii="Arial" w:eastAsia="Calibri" w:hAnsi="Arial" w:cs="Arial"/>
                <w:sz w:val="20"/>
                <w:szCs w:val="20"/>
                <w:lang w:val="es-CO"/>
              </w:rPr>
              <w:t xml:space="preserve">Se </w:t>
            </w:r>
            <w:r>
              <w:rPr>
                <w:rFonts w:ascii="Arial" w:eastAsia="Calibri" w:hAnsi="Arial" w:cs="Arial"/>
                <w:sz w:val="20"/>
                <w:szCs w:val="20"/>
                <w:lang w:val="es-CO"/>
              </w:rPr>
              <w:t>realiza creación del formato.</w:t>
            </w:r>
          </w:p>
        </w:tc>
        <w:tc>
          <w:tcPr>
            <w:tcW w:w="1560" w:type="dxa"/>
            <w:vAlign w:val="center"/>
          </w:tcPr>
          <w:p w14:paraId="45F8CC1E" w14:textId="2BF80A79" w:rsidR="00D5606E" w:rsidRDefault="00D5606E" w:rsidP="00747E91">
            <w:pPr>
              <w:jc w:val="center"/>
            </w:pPr>
            <w:r>
              <w:rPr>
                <w:rFonts w:ascii="Arial" w:eastAsia="Calibri" w:hAnsi="Arial" w:cs="Arial"/>
                <w:color w:val="000000"/>
                <w:sz w:val="20"/>
                <w:szCs w:val="20"/>
                <w:lang w:val="es-CO"/>
              </w:rPr>
              <w:t>10</w:t>
            </w:r>
            <w:r w:rsidRPr="00617AC0">
              <w:rPr>
                <w:rFonts w:ascii="Arial" w:eastAsia="Calibri" w:hAnsi="Arial" w:cs="Arial"/>
                <w:color w:val="000000"/>
                <w:sz w:val="20"/>
                <w:szCs w:val="20"/>
                <w:lang w:val="es-CO"/>
              </w:rPr>
              <w:t>/</w:t>
            </w:r>
            <w:r>
              <w:rPr>
                <w:rFonts w:ascii="Arial" w:eastAsia="Calibri" w:hAnsi="Arial" w:cs="Arial"/>
                <w:color w:val="000000"/>
                <w:sz w:val="20"/>
                <w:szCs w:val="20"/>
                <w:lang w:val="es-CO"/>
              </w:rPr>
              <w:t>09</w:t>
            </w:r>
            <w:r w:rsidRPr="00617AC0">
              <w:rPr>
                <w:rFonts w:ascii="Arial" w:eastAsia="Calibri" w:hAnsi="Arial" w:cs="Arial"/>
                <w:color w:val="000000"/>
                <w:sz w:val="20"/>
                <w:szCs w:val="20"/>
                <w:lang w:val="es-CO"/>
              </w:rPr>
              <w:t>20</w:t>
            </w:r>
            <w:r>
              <w:rPr>
                <w:rFonts w:ascii="Arial" w:eastAsia="Calibri" w:hAnsi="Arial" w:cs="Arial"/>
                <w:color w:val="000000"/>
                <w:sz w:val="20"/>
                <w:szCs w:val="20"/>
                <w:lang w:val="es-CO"/>
              </w:rPr>
              <w:t>18</w:t>
            </w:r>
          </w:p>
        </w:tc>
        <w:tc>
          <w:tcPr>
            <w:tcW w:w="1417" w:type="dxa"/>
            <w:vAlign w:val="center"/>
          </w:tcPr>
          <w:p w14:paraId="74BB78A1" w14:textId="2A4F950B" w:rsidR="00D5606E" w:rsidRDefault="00D5606E" w:rsidP="00747E91">
            <w:pPr>
              <w:jc w:val="center"/>
            </w:pPr>
            <w:r w:rsidRPr="00617AC0">
              <w:rPr>
                <w:rFonts w:ascii="Arial" w:eastAsia="Calibri" w:hAnsi="Arial" w:cs="Arial"/>
                <w:color w:val="000000"/>
                <w:sz w:val="20"/>
                <w:szCs w:val="20"/>
                <w:lang w:val="es-CO"/>
              </w:rPr>
              <w:t>01</w:t>
            </w:r>
          </w:p>
        </w:tc>
      </w:tr>
      <w:tr w:rsidR="00D5606E" w14:paraId="30A4B579" w14:textId="77777777" w:rsidTr="150AEF04">
        <w:tc>
          <w:tcPr>
            <w:tcW w:w="1419" w:type="dxa"/>
            <w:vAlign w:val="center"/>
          </w:tcPr>
          <w:p w14:paraId="08713D5F" w14:textId="77777777" w:rsidR="00747E91" w:rsidRDefault="00747E91" w:rsidP="00747E91">
            <w:pPr>
              <w:jc w:val="center"/>
              <w:rPr>
                <w:rFonts w:ascii="Arial" w:eastAsia="Calibri" w:hAnsi="Arial" w:cs="Arial"/>
                <w:color w:val="000000"/>
                <w:sz w:val="20"/>
                <w:szCs w:val="20"/>
                <w:lang w:val="es-CO"/>
              </w:rPr>
            </w:pPr>
          </w:p>
          <w:p w14:paraId="128340BC" w14:textId="509BEA1D" w:rsidR="00D5606E" w:rsidRDefault="00D5606E" w:rsidP="00747E91">
            <w:pPr>
              <w:jc w:val="center"/>
            </w:pPr>
            <w:r>
              <w:rPr>
                <w:rFonts w:ascii="Arial" w:eastAsia="Calibri" w:hAnsi="Arial" w:cs="Arial"/>
                <w:color w:val="000000"/>
                <w:sz w:val="20"/>
                <w:szCs w:val="20"/>
                <w:lang w:val="es-CO"/>
              </w:rPr>
              <w:t>01</w:t>
            </w:r>
          </w:p>
        </w:tc>
        <w:tc>
          <w:tcPr>
            <w:tcW w:w="6378" w:type="dxa"/>
            <w:vAlign w:val="center"/>
          </w:tcPr>
          <w:p w14:paraId="1A5529E2" w14:textId="77777777" w:rsidR="00D5606E" w:rsidRDefault="00D5606E" w:rsidP="00D5606E">
            <w:pPr>
              <w:pStyle w:val="Prrafodelista"/>
              <w:numPr>
                <w:ilvl w:val="0"/>
                <w:numId w:val="1"/>
              </w:numPr>
              <w:spacing w:after="200" w:line="240" w:lineRule="auto"/>
              <w:contextualSpacing w:val="0"/>
              <w:jc w:val="both"/>
              <w:rPr>
                <w:rFonts w:ascii="Arial" w:eastAsia="Calibri" w:hAnsi="Arial" w:cs="Arial"/>
                <w:sz w:val="20"/>
                <w:szCs w:val="20"/>
              </w:rPr>
            </w:pPr>
            <w:r w:rsidRPr="000A3D2D">
              <w:rPr>
                <w:rFonts w:ascii="Arial" w:eastAsia="Calibri" w:hAnsi="Arial" w:cs="Arial"/>
                <w:sz w:val="20"/>
                <w:szCs w:val="20"/>
              </w:rPr>
              <w:t>Se realiza la actualización del formato de acuerdo con los lineamientos de la Oficina Asesora de Planeación e Información a través del Instructivo GIN-IN-01</w:t>
            </w:r>
            <w:r>
              <w:rPr>
                <w:rFonts w:ascii="Arial" w:eastAsia="Calibri" w:hAnsi="Arial" w:cs="Arial"/>
                <w:sz w:val="20"/>
                <w:szCs w:val="20"/>
              </w:rPr>
              <w:t>.</w:t>
            </w:r>
          </w:p>
          <w:p w14:paraId="50348287" w14:textId="77777777" w:rsidR="00D5606E" w:rsidRPr="004C6FE6" w:rsidRDefault="00D5606E" w:rsidP="00D5606E">
            <w:pPr>
              <w:pStyle w:val="Prrafodelista"/>
              <w:numPr>
                <w:ilvl w:val="0"/>
                <w:numId w:val="1"/>
              </w:numPr>
              <w:spacing w:after="200" w:line="240" w:lineRule="auto"/>
              <w:contextualSpacing w:val="0"/>
              <w:jc w:val="both"/>
              <w:rPr>
                <w:rFonts w:ascii="Arial" w:eastAsia="Calibri" w:hAnsi="Arial" w:cs="Arial"/>
                <w:sz w:val="20"/>
                <w:szCs w:val="20"/>
              </w:rPr>
            </w:pPr>
            <w:r w:rsidRPr="00D6061C">
              <w:rPr>
                <w:rFonts w:ascii="Arial" w:eastAsia="Calibri" w:hAnsi="Arial" w:cs="Arial"/>
                <w:sz w:val="20"/>
                <w:szCs w:val="20"/>
              </w:rPr>
              <w:t>Se modifica el nombre del formato.</w:t>
            </w:r>
            <w:r>
              <w:rPr>
                <w:rFonts w:ascii="Arial" w:eastAsia="Calibri" w:hAnsi="Arial" w:cs="Arial"/>
                <w:sz w:val="20"/>
                <w:szCs w:val="20"/>
              </w:rPr>
              <w:t xml:space="preserve"> </w:t>
            </w:r>
            <w:r w:rsidRPr="004C6FE6">
              <w:rPr>
                <w:rFonts w:ascii="Arial" w:eastAsia="Calibri" w:hAnsi="Arial" w:cs="Arial"/>
                <w:sz w:val="20"/>
                <w:szCs w:val="20"/>
              </w:rPr>
              <w:t>Se modifica el título información general por información general del evaluado, se adiciona la casilla fecha de diligenciamiento, se eliminan las casillas Fecha de solicitud ante la UNP y Fecha de recibo en la SESYP.</w:t>
            </w:r>
          </w:p>
          <w:p w14:paraId="098058D0" w14:textId="77777777" w:rsidR="00D5606E" w:rsidRDefault="00D5606E" w:rsidP="00D5606E">
            <w:pPr>
              <w:pStyle w:val="Prrafodelista"/>
              <w:numPr>
                <w:ilvl w:val="0"/>
                <w:numId w:val="1"/>
              </w:numPr>
              <w:spacing w:after="200" w:line="240" w:lineRule="auto"/>
              <w:contextualSpacing w:val="0"/>
              <w:jc w:val="both"/>
              <w:rPr>
                <w:rFonts w:ascii="Arial" w:eastAsia="Calibri" w:hAnsi="Arial" w:cs="Arial"/>
                <w:sz w:val="20"/>
                <w:szCs w:val="20"/>
              </w:rPr>
            </w:pPr>
            <w:r>
              <w:rPr>
                <w:rFonts w:ascii="Arial" w:eastAsia="Calibri" w:hAnsi="Arial" w:cs="Arial"/>
                <w:sz w:val="20"/>
                <w:szCs w:val="20"/>
              </w:rPr>
              <w:t>Se elimina el título de resumen, se adiciona la casilla tipo de evaluación incluyendo tabla de selección múltiple, se incluye en la casilla población objeto tabla de selección múltiple.</w:t>
            </w:r>
          </w:p>
          <w:p w14:paraId="50573593" w14:textId="1BDBE49A" w:rsidR="00D5606E" w:rsidRPr="00747E91" w:rsidRDefault="00D5606E" w:rsidP="00D5606E">
            <w:pPr>
              <w:pStyle w:val="Prrafodelista"/>
              <w:numPr>
                <w:ilvl w:val="0"/>
                <w:numId w:val="1"/>
              </w:numPr>
              <w:spacing w:after="200" w:line="240" w:lineRule="auto"/>
              <w:contextualSpacing w:val="0"/>
              <w:jc w:val="both"/>
              <w:rPr>
                <w:rFonts w:ascii="Arial" w:eastAsia="Calibri" w:hAnsi="Arial" w:cs="Arial"/>
                <w:sz w:val="20"/>
                <w:szCs w:val="20"/>
              </w:rPr>
            </w:pPr>
            <w:r w:rsidRPr="00747E91">
              <w:rPr>
                <w:rFonts w:ascii="Arial" w:eastAsia="Calibri" w:hAnsi="Arial" w:cs="Arial"/>
                <w:sz w:val="20"/>
                <w:szCs w:val="20"/>
              </w:rPr>
              <w:t>Se modifica la casilla de Observaciones CIAT por Alertas tempranas y se adiciona la casilla recomendación de medidas. Se incluye la tabla de aval de calidad y anexos. Se incluye en el formato el instructivo para su correcto diligenciamiento.</w:t>
            </w:r>
          </w:p>
        </w:tc>
        <w:tc>
          <w:tcPr>
            <w:tcW w:w="1560" w:type="dxa"/>
            <w:vAlign w:val="center"/>
          </w:tcPr>
          <w:p w14:paraId="3CAF3AF8" w14:textId="73BAAEA8" w:rsidR="00D5606E" w:rsidRDefault="00D5606E" w:rsidP="00747E91">
            <w:pPr>
              <w:jc w:val="center"/>
            </w:pPr>
            <w:r>
              <w:rPr>
                <w:rFonts w:ascii="Arial" w:eastAsia="Calibri" w:hAnsi="Arial" w:cs="Arial"/>
                <w:color w:val="000000"/>
                <w:sz w:val="20"/>
                <w:szCs w:val="20"/>
                <w:lang w:val="es-CO"/>
              </w:rPr>
              <w:t>31/07/2023</w:t>
            </w:r>
          </w:p>
        </w:tc>
        <w:tc>
          <w:tcPr>
            <w:tcW w:w="1417" w:type="dxa"/>
            <w:vAlign w:val="center"/>
          </w:tcPr>
          <w:p w14:paraId="29760B85" w14:textId="166520DB" w:rsidR="00D5606E" w:rsidRDefault="00D5606E" w:rsidP="00747E91">
            <w:pPr>
              <w:jc w:val="center"/>
            </w:pPr>
            <w:r>
              <w:rPr>
                <w:rFonts w:ascii="Arial" w:eastAsia="Calibri" w:hAnsi="Arial" w:cs="Arial"/>
                <w:color w:val="000000"/>
                <w:sz w:val="20"/>
                <w:szCs w:val="20"/>
                <w:lang w:val="es-CO"/>
              </w:rPr>
              <w:t>02</w:t>
            </w:r>
          </w:p>
        </w:tc>
      </w:tr>
      <w:tr w:rsidR="00747E91" w14:paraId="36BA80C1" w14:textId="77777777" w:rsidTr="150AEF04">
        <w:tc>
          <w:tcPr>
            <w:tcW w:w="1419" w:type="dxa"/>
            <w:vAlign w:val="center"/>
          </w:tcPr>
          <w:p w14:paraId="2815B88C" w14:textId="566D8918" w:rsidR="00747E91" w:rsidRDefault="00747E91" w:rsidP="00747E91">
            <w:pPr>
              <w:jc w:val="center"/>
              <w:rPr>
                <w:rFonts w:ascii="Arial" w:eastAsia="Calibri" w:hAnsi="Arial" w:cs="Arial"/>
                <w:color w:val="000000"/>
                <w:sz w:val="20"/>
                <w:szCs w:val="20"/>
                <w:lang w:val="es-CO"/>
              </w:rPr>
            </w:pPr>
            <w:r>
              <w:rPr>
                <w:rFonts w:ascii="Arial" w:eastAsia="Calibri" w:hAnsi="Arial" w:cs="Arial"/>
                <w:color w:val="000000"/>
                <w:sz w:val="20"/>
                <w:szCs w:val="20"/>
                <w:lang w:val="es-CO"/>
              </w:rPr>
              <w:t>02</w:t>
            </w:r>
          </w:p>
        </w:tc>
        <w:tc>
          <w:tcPr>
            <w:tcW w:w="6378" w:type="dxa"/>
            <w:vAlign w:val="center"/>
          </w:tcPr>
          <w:p w14:paraId="75A4E390" w14:textId="77777777" w:rsidR="00747E91" w:rsidRDefault="00747E91" w:rsidP="00D5606E">
            <w:pPr>
              <w:pStyle w:val="Prrafodelista"/>
              <w:numPr>
                <w:ilvl w:val="0"/>
                <w:numId w:val="1"/>
              </w:numPr>
              <w:spacing w:after="200" w:line="240" w:lineRule="auto"/>
              <w:contextualSpacing w:val="0"/>
              <w:jc w:val="both"/>
              <w:rPr>
                <w:rFonts w:ascii="Arial" w:eastAsia="Calibri" w:hAnsi="Arial" w:cs="Arial"/>
                <w:sz w:val="20"/>
                <w:szCs w:val="20"/>
              </w:rPr>
            </w:pPr>
            <w:r w:rsidRPr="00747E91">
              <w:rPr>
                <w:rFonts w:ascii="Arial" w:eastAsia="Calibri" w:hAnsi="Arial" w:cs="Arial"/>
                <w:sz w:val="20"/>
                <w:szCs w:val="20"/>
              </w:rPr>
              <w:t xml:space="preserve">La modificación se realiza con base en el documento </w:t>
            </w:r>
            <w:r w:rsidR="00465B70" w:rsidRPr="00465B70">
              <w:rPr>
                <w:rFonts w:ascii="Arial" w:eastAsia="Calibri" w:hAnsi="Arial" w:cs="Arial"/>
                <w:sz w:val="20"/>
                <w:szCs w:val="20"/>
              </w:rPr>
              <w:t>GCE-MA-02-V4 Manual de Identidad Visual-UNP</w:t>
            </w:r>
            <w:r w:rsidRPr="00747E91">
              <w:rPr>
                <w:rFonts w:ascii="Arial" w:eastAsia="Calibri" w:hAnsi="Arial" w:cs="Arial"/>
                <w:sz w:val="20"/>
                <w:szCs w:val="20"/>
              </w:rPr>
              <w:t>’, así como en los ajustes efectuados en la estructura del GRAERR, en los cuales se definieron los nombres de cada equipo de trabajo. Además, se busca optimizar la organización del documento garantizando el cumplimiento de la normatividad vigente.</w:t>
            </w:r>
          </w:p>
          <w:p w14:paraId="51BB1448" w14:textId="77777777" w:rsidR="00C359AB" w:rsidRPr="00C87DEA" w:rsidRDefault="00C359AB" w:rsidP="00C359AB">
            <w:pPr>
              <w:widowControl/>
              <w:numPr>
                <w:ilvl w:val="0"/>
                <w:numId w:val="1"/>
              </w:numPr>
              <w:autoSpaceDE/>
              <w:autoSpaceDN/>
              <w:spacing w:after="200" w:line="259" w:lineRule="auto"/>
              <w:jc w:val="both"/>
              <w:rPr>
                <w:rFonts w:ascii="Arial" w:eastAsia="Calibri" w:hAnsi="Arial" w:cs="Arial"/>
                <w:sz w:val="20"/>
                <w:szCs w:val="20"/>
                <w:lang w:val="es-CO"/>
              </w:rPr>
            </w:pPr>
            <w:r>
              <w:rPr>
                <w:rFonts w:ascii="Arial" w:eastAsia="Calibri" w:hAnsi="Arial" w:cs="Arial"/>
                <w:sz w:val="20"/>
                <w:szCs w:val="20"/>
                <w:lang w:val="es-CO"/>
              </w:rPr>
              <w:t>Se incluye la recolección de Enfoques diferenciales e interseccionalidad en cumplimiento de las normas vigentes</w:t>
            </w:r>
          </w:p>
          <w:p w14:paraId="1105E97F" w14:textId="7EC52648" w:rsidR="00C359AB" w:rsidRPr="00C87DEA" w:rsidRDefault="00C359AB" w:rsidP="150AEF04">
            <w:pPr>
              <w:widowControl/>
              <w:numPr>
                <w:ilvl w:val="0"/>
                <w:numId w:val="1"/>
              </w:numPr>
              <w:autoSpaceDE/>
              <w:autoSpaceDN/>
              <w:spacing w:after="200" w:line="259" w:lineRule="auto"/>
              <w:jc w:val="both"/>
              <w:rPr>
                <w:rFonts w:ascii="Arial" w:eastAsia="Calibri" w:hAnsi="Arial" w:cs="Arial"/>
                <w:sz w:val="20"/>
                <w:szCs w:val="20"/>
              </w:rPr>
            </w:pPr>
            <w:r w:rsidRPr="150AEF04">
              <w:rPr>
                <w:rFonts w:ascii="Arial" w:eastAsia="Calibri" w:hAnsi="Arial" w:cs="Arial"/>
                <w:sz w:val="20"/>
                <w:szCs w:val="20"/>
              </w:rPr>
              <w:t xml:space="preserve">Asimismo, </w:t>
            </w:r>
            <w:r w:rsidR="004A2ACA" w:rsidRPr="150AEF04">
              <w:rPr>
                <w:rFonts w:ascii="Arial" w:eastAsia="Calibri" w:hAnsi="Arial" w:cs="Arial"/>
                <w:sz w:val="20"/>
                <w:szCs w:val="20"/>
              </w:rPr>
              <w:t xml:space="preserve">, se realiza la modificación del nombre del documento y </w:t>
            </w:r>
            <w:r w:rsidRPr="150AEF04">
              <w:rPr>
                <w:rFonts w:ascii="Arial" w:eastAsia="Calibri" w:hAnsi="Arial" w:cs="Arial"/>
                <w:sz w:val="20"/>
                <w:szCs w:val="20"/>
              </w:rPr>
              <w:t>se realiza el ajuste en el instructivo de diligenciamiento con el fin de dar las orientaciones necesarias a los analistas de riesgo para su correcta gestión.</w:t>
            </w:r>
          </w:p>
          <w:p w14:paraId="6455885B" w14:textId="2ADB70B9" w:rsidR="00C359AB" w:rsidRPr="000A3D2D" w:rsidRDefault="00C359AB" w:rsidP="00C359AB">
            <w:pPr>
              <w:pStyle w:val="Prrafodelista"/>
              <w:numPr>
                <w:ilvl w:val="0"/>
                <w:numId w:val="1"/>
              </w:numPr>
              <w:spacing w:after="200" w:line="240" w:lineRule="auto"/>
              <w:contextualSpacing w:val="0"/>
              <w:jc w:val="both"/>
              <w:rPr>
                <w:rFonts w:ascii="Arial" w:eastAsia="Calibri" w:hAnsi="Arial" w:cs="Arial"/>
                <w:sz w:val="20"/>
                <w:szCs w:val="20"/>
              </w:rPr>
            </w:pPr>
            <w:r w:rsidRPr="00C87DEA">
              <w:rPr>
                <w:rFonts w:ascii="Arial" w:hAnsi="Arial" w:cs="Arial"/>
                <w:sz w:val="20"/>
                <w:szCs w:val="20"/>
              </w:rPr>
              <w:t>Para la actualización se tuvo en cuenta el documento GCE-MA-02 Manual de Identidad Visual-UNP haciendo correcto uso de la imagen institucional.</w:t>
            </w:r>
          </w:p>
        </w:tc>
        <w:tc>
          <w:tcPr>
            <w:tcW w:w="1560" w:type="dxa"/>
            <w:vAlign w:val="center"/>
          </w:tcPr>
          <w:p w14:paraId="405CFF6C" w14:textId="06B66260" w:rsidR="00747E91" w:rsidRDefault="002B3323" w:rsidP="00747E91">
            <w:pPr>
              <w:jc w:val="center"/>
              <w:rPr>
                <w:rFonts w:ascii="Arial" w:eastAsia="Calibri" w:hAnsi="Arial" w:cs="Arial"/>
                <w:color w:val="000000"/>
                <w:sz w:val="20"/>
                <w:szCs w:val="20"/>
                <w:lang w:val="es-CO"/>
              </w:rPr>
            </w:pPr>
            <w:r>
              <w:rPr>
                <w:rFonts w:ascii="Arial" w:eastAsia="Calibri" w:hAnsi="Arial" w:cs="Arial"/>
                <w:color w:val="000000"/>
                <w:sz w:val="20"/>
                <w:szCs w:val="20"/>
                <w:lang w:val="es-CO"/>
              </w:rPr>
              <w:t>18/03</w:t>
            </w:r>
            <w:r w:rsidR="00747E91">
              <w:rPr>
                <w:rFonts w:ascii="Arial" w:eastAsia="Calibri" w:hAnsi="Arial" w:cs="Arial"/>
                <w:color w:val="000000"/>
                <w:sz w:val="20"/>
                <w:szCs w:val="20"/>
                <w:lang w:val="es-CO"/>
              </w:rPr>
              <w:t>/</w:t>
            </w:r>
            <w:r>
              <w:rPr>
                <w:rFonts w:ascii="Arial" w:eastAsia="Calibri" w:hAnsi="Arial" w:cs="Arial"/>
                <w:color w:val="000000"/>
                <w:sz w:val="20"/>
                <w:szCs w:val="20"/>
                <w:lang w:val="es-CO"/>
              </w:rPr>
              <w:t>2026</w:t>
            </w:r>
          </w:p>
        </w:tc>
        <w:tc>
          <w:tcPr>
            <w:tcW w:w="1417" w:type="dxa"/>
            <w:vAlign w:val="center"/>
          </w:tcPr>
          <w:p w14:paraId="4ABFAF72" w14:textId="550FF962" w:rsidR="00747E91" w:rsidRDefault="00747E91" w:rsidP="00747E91">
            <w:pPr>
              <w:jc w:val="center"/>
              <w:rPr>
                <w:rFonts w:ascii="Arial" w:eastAsia="Calibri" w:hAnsi="Arial" w:cs="Arial"/>
                <w:color w:val="000000"/>
                <w:sz w:val="20"/>
                <w:szCs w:val="20"/>
                <w:lang w:val="es-CO"/>
              </w:rPr>
            </w:pPr>
            <w:r>
              <w:rPr>
                <w:rFonts w:ascii="Arial" w:eastAsia="Calibri" w:hAnsi="Arial" w:cs="Arial"/>
                <w:color w:val="000000"/>
                <w:sz w:val="20"/>
                <w:szCs w:val="20"/>
                <w:lang w:val="es-CO"/>
              </w:rPr>
              <w:t>03</w:t>
            </w:r>
          </w:p>
        </w:tc>
      </w:tr>
    </w:tbl>
    <w:p w14:paraId="0FDA8F33" w14:textId="77777777" w:rsidR="00AA2DF6" w:rsidRDefault="00AA2DF6" w:rsidP="006D45DD"/>
    <w:p w14:paraId="3315CA32" w14:textId="77777777" w:rsidR="005C0C77" w:rsidRDefault="005C0C77" w:rsidP="006D45DD"/>
    <w:p w14:paraId="5E4B8F35" w14:textId="77777777" w:rsidR="005C0C77" w:rsidRDefault="005C0C77" w:rsidP="006D45DD"/>
    <w:p w14:paraId="0C4A1D83" w14:textId="77777777" w:rsidR="005C0C77" w:rsidRDefault="005C0C77" w:rsidP="006D45DD"/>
    <w:tbl>
      <w:tblPr>
        <w:tblStyle w:val="Tablaconcuadrcula"/>
        <w:tblW w:w="10774" w:type="dxa"/>
        <w:tblInd w:w="-998" w:type="dxa"/>
        <w:tblLook w:val="04A0" w:firstRow="1" w:lastRow="0" w:firstColumn="1" w:lastColumn="0" w:noHBand="0" w:noVBand="1"/>
      </w:tblPr>
      <w:tblGrid>
        <w:gridCol w:w="2269"/>
        <w:gridCol w:w="13"/>
        <w:gridCol w:w="8492"/>
      </w:tblGrid>
      <w:tr w:rsidR="00747E91" w14:paraId="77071E3C" w14:textId="77777777" w:rsidTr="00910686">
        <w:trPr>
          <w:trHeight w:val="340"/>
        </w:trPr>
        <w:tc>
          <w:tcPr>
            <w:tcW w:w="10774" w:type="dxa"/>
            <w:gridSpan w:val="3"/>
            <w:shd w:val="clear" w:color="auto" w:fill="747474"/>
            <w:vAlign w:val="center"/>
          </w:tcPr>
          <w:p w14:paraId="00F2A095" w14:textId="1672D448" w:rsidR="00747E91" w:rsidRDefault="00747E91" w:rsidP="00747E91">
            <w:pPr>
              <w:jc w:val="center"/>
            </w:pPr>
            <w:r w:rsidRPr="00910686">
              <w:rPr>
                <w:rFonts w:ascii="Arial" w:eastAsia="Calibri" w:hAnsi="Arial" w:cs="Arial"/>
                <w:b/>
                <w:color w:val="FFFFFF" w:themeColor="background1"/>
                <w:sz w:val="20"/>
                <w:szCs w:val="20"/>
              </w:rPr>
              <w:t>INSTRUCCIONES DE DILIGENCIAMIENTO</w:t>
            </w:r>
          </w:p>
        </w:tc>
      </w:tr>
      <w:tr w:rsidR="00747E91" w14:paraId="0E7D7C3D" w14:textId="77777777" w:rsidTr="00342582">
        <w:trPr>
          <w:trHeight w:val="340"/>
        </w:trPr>
        <w:tc>
          <w:tcPr>
            <w:tcW w:w="10774" w:type="dxa"/>
            <w:gridSpan w:val="3"/>
            <w:shd w:val="clear" w:color="auto" w:fill="D9D9D9" w:themeFill="background1" w:themeFillShade="D9"/>
            <w:vAlign w:val="center"/>
          </w:tcPr>
          <w:p w14:paraId="4DF36BDA" w14:textId="7FD16B95" w:rsidR="00747E91" w:rsidRDefault="00747E91" w:rsidP="00747E91">
            <w:pPr>
              <w:jc w:val="center"/>
            </w:pPr>
            <w:r w:rsidRPr="00466FAC">
              <w:rPr>
                <w:rFonts w:ascii="Arial" w:hAnsi="Arial" w:cs="Arial"/>
                <w:b/>
                <w:bCs/>
                <w:sz w:val="20"/>
                <w:szCs w:val="20"/>
              </w:rPr>
              <w:lastRenderedPageBreak/>
              <w:t xml:space="preserve">I. INFORMACIÓN GENERAL DE LA </w:t>
            </w:r>
            <w:r>
              <w:rPr>
                <w:rFonts w:ascii="Arial" w:hAnsi="Arial" w:cs="Arial"/>
                <w:b/>
                <w:bCs/>
                <w:sz w:val="20"/>
                <w:szCs w:val="20"/>
              </w:rPr>
              <w:t>ORDEN DE TRABAJO</w:t>
            </w:r>
          </w:p>
        </w:tc>
      </w:tr>
      <w:tr w:rsidR="00747E91" w14:paraId="1D7B6946" w14:textId="77777777" w:rsidTr="000066EB">
        <w:trPr>
          <w:trHeight w:val="340"/>
        </w:trPr>
        <w:tc>
          <w:tcPr>
            <w:tcW w:w="2269" w:type="dxa"/>
            <w:vAlign w:val="center"/>
          </w:tcPr>
          <w:p w14:paraId="7F13F52A" w14:textId="70D42D3F" w:rsidR="00747E91" w:rsidRPr="000066EB" w:rsidRDefault="00747E91" w:rsidP="00466FAC">
            <w:pPr>
              <w:rPr>
                <w:rFonts w:ascii="Arial" w:hAnsi="Arial" w:cs="Arial"/>
                <w:sz w:val="20"/>
                <w:szCs w:val="20"/>
              </w:rPr>
            </w:pPr>
            <w:r w:rsidRPr="000066EB">
              <w:rPr>
                <w:rFonts w:ascii="Arial" w:hAnsi="Arial" w:cs="Arial"/>
                <w:sz w:val="20"/>
                <w:szCs w:val="20"/>
              </w:rPr>
              <w:t>Asignación de la Orden de Trabajo</w:t>
            </w:r>
          </w:p>
        </w:tc>
        <w:tc>
          <w:tcPr>
            <w:tcW w:w="8505" w:type="dxa"/>
            <w:gridSpan w:val="2"/>
            <w:vAlign w:val="center"/>
          </w:tcPr>
          <w:p w14:paraId="3BB157A0" w14:textId="510EE7C7" w:rsidR="00747E91" w:rsidRPr="000066EB" w:rsidRDefault="000066EB" w:rsidP="00342582">
            <w:pPr>
              <w:jc w:val="both"/>
              <w:rPr>
                <w:rFonts w:ascii="Arial" w:hAnsi="Arial" w:cs="Arial"/>
                <w:sz w:val="20"/>
                <w:szCs w:val="20"/>
              </w:rPr>
            </w:pPr>
            <w:r w:rsidRPr="000066EB">
              <w:rPr>
                <w:rFonts w:ascii="Arial" w:hAnsi="Arial" w:cs="Arial"/>
                <w:sz w:val="20"/>
                <w:szCs w:val="20"/>
              </w:rPr>
              <w:t>Se refiere a la actividad de asignar una</w:t>
            </w:r>
            <w:r>
              <w:rPr>
                <w:rFonts w:ascii="Arial" w:hAnsi="Arial" w:cs="Arial"/>
                <w:sz w:val="20"/>
                <w:szCs w:val="20"/>
              </w:rPr>
              <w:t xml:space="preserve"> orden de trabajo - </w:t>
            </w:r>
            <w:r w:rsidRPr="000066EB">
              <w:rPr>
                <w:rFonts w:ascii="Arial" w:hAnsi="Arial" w:cs="Arial"/>
                <w:sz w:val="20"/>
                <w:szCs w:val="20"/>
              </w:rPr>
              <w:t>OT al analista de riesgo a cargo del Equipo de Asignaciones y Solicitudes de información - EASI</w:t>
            </w:r>
          </w:p>
        </w:tc>
      </w:tr>
      <w:tr w:rsidR="00747E91" w14:paraId="67348F03" w14:textId="77777777" w:rsidTr="000066EB">
        <w:trPr>
          <w:trHeight w:val="340"/>
        </w:trPr>
        <w:tc>
          <w:tcPr>
            <w:tcW w:w="2269" w:type="dxa"/>
            <w:vAlign w:val="center"/>
          </w:tcPr>
          <w:p w14:paraId="2282553C" w14:textId="4D39E93F" w:rsidR="00747E91" w:rsidRPr="000066EB" w:rsidRDefault="00465B70" w:rsidP="00466FAC">
            <w:pPr>
              <w:rPr>
                <w:rFonts w:ascii="Arial" w:hAnsi="Arial" w:cs="Arial"/>
                <w:sz w:val="20"/>
                <w:szCs w:val="20"/>
              </w:rPr>
            </w:pPr>
            <w:r w:rsidRPr="000066EB">
              <w:rPr>
                <w:rFonts w:ascii="Arial" w:hAnsi="Arial" w:cs="Arial"/>
                <w:sz w:val="20"/>
                <w:szCs w:val="20"/>
              </w:rPr>
              <w:t>Fecha</w:t>
            </w:r>
          </w:p>
        </w:tc>
        <w:tc>
          <w:tcPr>
            <w:tcW w:w="8505" w:type="dxa"/>
            <w:gridSpan w:val="2"/>
            <w:vAlign w:val="center"/>
          </w:tcPr>
          <w:p w14:paraId="7D0C981D" w14:textId="1EC4832D" w:rsidR="00747E91" w:rsidRPr="000066EB" w:rsidRDefault="000066EB" w:rsidP="00342582">
            <w:pPr>
              <w:jc w:val="both"/>
              <w:rPr>
                <w:rFonts w:ascii="Arial" w:hAnsi="Arial" w:cs="Arial"/>
                <w:sz w:val="20"/>
                <w:szCs w:val="20"/>
              </w:rPr>
            </w:pPr>
            <w:r w:rsidRPr="000066EB">
              <w:rPr>
                <w:rFonts w:ascii="Arial" w:hAnsi="Arial" w:cs="Arial"/>
                <w:sz w:val="20"/>
                <w:szCs w:val="20"/>
              </w:rPr>
              <w:t xml:space="preserve">Relacionar la fecha en que se asigna la </w:t>
            </w:r>
            <w:r>
              <w:rPr>
                <w:rFonts w:ascii="Arial" w:hAnsi="Arial" w:cs="Arial"/>
                <w:sz w:val="20"/>
                <w:szCs w:val="20"/>
              </w:rPr>
              <w:t xml:space="preserve">OT </w:t>
            </w:r>
            <w:r w:rsidRPr="000066EB">
              <w:rPr>
                <w:rFonts w:ascii="Arial" w:hAnsi="Arial" w:cs="Arial"/>
                <w:sz w:val="20"/>
                <w:szCs w:val="20"/>
              </w:rPr>
              <w:t>en formato numérico (DD/ MM/AAAA)</w:t>
            </w:r>
          </w:p>
        </w:tc>
      </w:tr>
      <w:tr w:rsidR="00747E91" w14:paraId="473382A1" w14:textId="77777777" w:rsidTr="000066EB">
        <w:trPr>
          <w:trHeight w:val="340"/>
        </w:trPr>
        <w:tc>
          <w:tcPr>
            <w:tcW w:w="2269" w:type="dxa"/>
            <w:vAlign w:val="center"/>
          </w:tcPr>
          <w:p w14:paraId="665F574E" w14:textId="7D71D757" w:rsidR="00747E91" w:rsidRPr="000066EB" w:rsidRDefault="00465B70" w:rsidP="00466FAC">
            <w:pPr>
              <w:rPr>
                <w:rFonts w:ascii="Arial" w:hAnsi="Arial" w:cs="Arial"/>
                <w:sz w:val="20"/>
                <w:szCs w:val="20"/>
              </w:rPr>
            </w:pPr>
            <w:r w:rsidRPr="000066EB">
              <w:rPr>
                <w:rFonts w:ascii="Arial" w:hAnsi="Arial" w:cs="Arial"/>
                <w:sz w:val="20"/>
                <w:szCs w:val="20"/>
              </w:rPr>
              <w:t xml:space="preserve">Remisión a Calidad </w:t>
            </w:r>
          </w:p>
        </w:tc>
        <w:tc>
          <w:tcPr>
            <w:tcW w:w="8505" w:type="dxa"/>
            <w:gridSpan w:val="2"/>
            <w:vAlign w:val="center"/>
          </w:tcPr>
          <w:p w14:paraId="72A536C8" w14:textId="2FF714B2" w:rsidR="00747E91" w:rsidRPr="000066EB" w:rsidRDefault="000066EB" w:rsidP="00342582">
            <w:pPr>
              <w:jc w:val="both"/>
              <w:rPr>
                <w:rFonts w:ascii="Arial" w:hAnsi="Arial" w:cs="Arial"/>
                <w:sz w:val="20"/>
                <w:szCs w:val="20"/>
              </w:rPr>
            </w:pPr>
            <w:r w:rsidRPr="000066EB">
              <w:rPr>
                <w:rFonts w:ascii="Arial" w:hAnsi="Arial" w:cs="Arial"/>
                <w:sz w:val="20"/>
                <w:szCs w:val="20"/>
              </w:rPr>
              <w:t>Se refiere al envío</w:t>
            </w:r>
            <w:r w:rsidR="00D739A1">
              <w:rPr>
                <w:rFonts w:ascii="Arial" w:hAnsi="Arial" w:cs="Arial"/>
                <w:sz w:val="20"/>
                <w:szCs w:val="20"/>
              </w:rPr>
              <w:t xml:space="preserve"> mediante </w:t>
            </w:r>
            <w:r w:rsidRPr="000066EB">
              <w:rPr>
                <w:rFonts w:ascii="Arial" w:hAnsi="Arial" w:cs="Arial"/>
                <w:sz w:val="20"/>
                <w:szCs w:val="20"/>
              </w:rPr>
              <w:t xml:space="preserve">de correo electrónico de la Orden de trabajo por parte del analista al responsable de calidad </w:t>
            </w:r>
          </w:p>
        </w:tc>
      </w:tr>
      <w:tr w:rsidR="000066EB" w14:paraId="2328E10B" w14:textId="77777777" w:rsidTr="000066EB">
        <w:trPr>
          <w:trHeight w:val="340"/>
        </w:trPr>
        <w:tc>
          <w:tcPr>
            <w:tcW w:w="2269" w:type="dxa"/>
            <w:vAlign w:val="center"/>
          </w:tcPr>
          <w:p w14:paraId="1E272A97" w14:textId="3F5C9C0D" w:rsidR="000066EB" w:rsidRPr="000066EB" w:rsidRDefault="000066EB" w:rsidP="000066EB">
            <w:pPr>
              <w:rPr>
                <w:rFonts w:ascii="Arial" w:hAnsi="Arial" w:cs="Arial"/>
                <w:sz w:val="20"/>
                <w:szCs w:val="20"/>
              </w:rPr>
            </w:pPr>
            <w:r w:rsidRPr="000066EB">
              <w:rPr>
                <w:rFonts w:ascii="Arial" w:hAnsi="Arial" w:cs="Arial"/>
                <w:sz w:val="20"/>
                <w:szCs w:val="20"/>
              </w:rPr>
              <w:t xml:space="preserve">Fecha </w:t>
            </w:r>
          </w:p>
        </w:tc>
        <w:tc>
          <w:tcPr>
            <w:tcW w:w="8505" w:type="dxa"/>
            <w:gridSpan w:val="2"/>
            <w:vAlign w:val="center"/>
          </w:tcPr>
          <w:p w14:paraId="5F999D00" w14:textId="06D38A0A" w:rsidR="000066EB" w:rsidRPr="000066EB" w:rsidRDefault="000066EB" w:rsidP="00342582">
            <w:pPr>
              <w:jc w:val="both"/>
              <w:rPr>
                <w:rFonts w:ascii="Arial" w:hAnsi="Arial" w:cs="Arial"/>
                <w:sz w:val="20"/>
                <w:szCs w:val="20"/>
              </w:rPr>
            </w:pPr>
            <w:r w:rsidRPr="000066EB">
              <w:rPr>
                <w:rFonts w:ascii="Arial" w:hAnsi="Arial" w:cs="Arial"/>
                <w:sz w:val="20"/>
                <w:szCs w:val="20"/>
              </w:rPr>
              <w:t xml:space="preserve">Relacionar la fecha </w:t>
            </w:r>
            <w:r w:rsidR="00CB2ED6">
              <w:rPr>
                <w:rFonts w:ascii="Arial" w:hAnsi="Arial" w:cs="Arial"/>
                <w:sz w:val="20"/>
                <w:szCs w:val="20"/>
              </w:rPr>
              <w:t xml:space="preserve">establecida en días hábiles </w:t>
            </w:r>
            <w:r w:rsidRPr="000066EB">
              <w:rPr>
                <w:rFonts w:ascii="Arial" w:hAnsi="Arial" w:cs="Arial"/>
                <w:sz w:val="20"/>
                <w:szCs w:val="20"/>
              </w:rPr>
              <w:t>en que se remite la OT al responsable de calidad en formato numérico (DD/ MM/AAAA)</w:t>
            </w:r>
          </w:p>
        </w:tc>
      </w:tr>
      <w:tr w:rsidR="000066EB" w14:paraId="7C7A8322" w14:textId="77777777" w:rsidTr="000066EB">
        <w:trPr>
          <w:trHeight w:val="340"/>
        </w:trPr>
        <w:tc>
          <w:tcPr>
            <w:tcW w:w="2269" w:type="dxa"/>
            <w:vAlign w:val="center"/>
          </w:tcPr>
          <w:p w14:paraId="4336D19B" w14:textId="34B64CAE" w:rsidR="000066EB" w:rsidRPr="000066EB" w:rsidRDefault="000066EB" w:rsidP="000066EB">
            <w:pPr>
              <w:rPr>
                <w:rFonts w:ascii="Arial" w:hAnsi="Arial" w:cs="Arial"/>
                <w:sz w:val="20"/>
                <w:szCs w:val="20"/>
              </w:rPr>
            </w:pPr>
            <w:r w:rsidRPr="000066EB">
              <w:rPr>
                <w:rFonts w:ascii="Arial" w:hAnsi="Arial" w:cs="Arial"/>
                <w:sz w:val="20"/>
                <w:szCs w:val="20"/>
              </w:rPr>
              <w:t>N° de OT</w:t>
            </w:r>
          </w:p>
        </w:tc>
        <w:tc>
          <w:tcPr>
            <w:tcW w:w="8505" w:type="dxa"/>
            <w:gridSpan w:val="2"/>
            <w:vAlign w:val="center"/>
          </w:tcPr>
          <w:p w14:paraId="2913ED12" w14:textId="54010C1B" w:rsidR="000066EB" w:rsidRPr="000066EB" w:rsidRDefault="000066EB" w:rsidP="00342582">
            <w:pPr>
              <w:jc w:val="both"/>
              <w:rPr>
                <w:rFonts w:ascii="Arial" w:hAnsi="Arial" w:cs="Arial"/>
                <w:sz w:val="20"/>
                <w:szCs w:val="20"/>
              </w:rPr>
            </w:pPr>
            <w:r w:rsidRPr="000066EB">
              <w:rPr>
                <w:rFonts w:ascii="Arial" w:hAnsi="Arial" w:cs="Arial"/>
                <w:sz w:val="20"/>
                <w:szCs w:val="20"/>
              </w:rPr>
              <w:t>Relacionar el número de la orden de trabajo asignada</w:t>
            </w:r>
          </w:p>
        </w:tc>
      </w:tr>
      <w:tr w:rsidR="00CB2ED6" w14:paraId="36043098" w14:textId="77777777" w:rsidTr="00CD765C">
        <w:trPr>
          <w:trHeight w:val="340"/>
        </w:trPr>
        <w:tc>
          <w:tcPr>
            <w:tcW w:w="2269" w:type="dxa"/>
            <w:vMerge w:val="restart"/>
            <w:vAlign w:val="center"/>
          </w:tcPr>
          <w:p w14:paraId="234118B9" w14:textId="476C473C" w:rsidR="00CB2ED6" w:rsidRPr="000066EB" w:rsidRDefault="00CB2ED6" w:rsidP="00CB2ED6">
            <w:pPr>
              <w:rPr>
                <w:rFonts w:ascii="Arial" w:hAnsi="Arial" w:cs="Arial"/>
                <w:sz w:val="20"/>
                <w:szCs w:val="20"/>
              </w:rPr>
            </w:pPr>
            <w:r w:rsidRPr="000066EB">
              <w:rPr>
                <w:rFonts w:ascii="Arial" w:hAnsi="Arial" w:cs="Arial"/>
                <w:sz w:val="20"/>
                <w:szCs w:val="20"/>
              </w:rPr>
              <w:t>Tipo de Evaluación de Riesgo</w:t>
            </w:r>
          </w:p>
          <w:p w14:paraId="79A29733" w14:textId="68C1A47E" w:rsidR="00CB2ED6" w:rsidRPr="000066EB" w:rsidRDefault="00CB2ED6" w:rsidP="00CB2ED6">
            <w:pPr>
              <w:rPr>
                <w:rFonts w:ascii="Arial" w:hAnsi="Arial" w:cs="Arial"/>
                <w:sz w:val="20"/>
                <w:szCs w:val="20"/>
              </w:rPr>
            </w:pPr>
          </w:p>
        </w:tc>
        <w:tc>
          <w:tcPr>
            <w:tcW w:w="8505" w:type="dxa"/>
            <w:gridSpan w:val="2"/>
          </w:tcPr>
          <w:p w14:paraId="6D8F8592" w14:textId="4EAF0470" w:rsidR="00CB2ED6" w:rsidRPr="000066EB" w:rsidRDefault="00CB2ED6" w:rsidP="00CB2ED6">
            <w:pPr>
              <w:jc w:val="both"/>
              <w:rPr>
                <w:rFonts w:ascii="Arial" w:hAnsi="Arial" w:cs="Arial"/>
                <w:sz w:val="20"/>
                <w:szCs w:val="20"/>
              </w:rPr>
            </w:pPr>
            <w:r w:rsidRPr="00A82EA5">
              <w:rPr>
                <w:rFonts w:ascii="Arial" w:eastAsia="Times New Roman" w:hAnsi="Arial" w:cs="Arial"/>
                <w:sz w:val="20"/>
                <w:szCs w:val="20"/>
                <w:lang w:eastAsia="es-CO"/>
              </w:rPr>
              <w:t>* Marque con una X según corresponda</w:t>
            </w:r>
          </w:p>
        </w:tc>
      </w:tr>
      <w:tr w:rsidR="00CB2ED6" w14:paraId="6C4EE69B" w14:textId="77777777" w:rsidTr="00CD765C">
        <w:trPr>
          <w:trHeight w:val="567"/>
        </w:trPr>
        <w:tc>
          <w:tcPr>
            <w:tcW w:w="2269" w:type="dxa"/>
            <w:vMerge/>
            <w:vAlign w:val="center"/>
          </w:tcPr>
          <w:p w14:paraId="1DB49ACA" w14:textId="5A5F9CDF" w:rsidR="00CB2ED6" w:rsidRPr="00342582" w:rsidRDefault="00CB2ED6" w:rsidP="00CB2ED6">
            <w:pPr>
              <w:rPr>
                <w:rFonts w:ascii="Arial" w:hAnsi="Arial" w:cs="Arial"/>
                <w:sz w:val="20"/>
                <w:szCs w:val="20"/>
              </w:rPr>
            </w:pPr>
          </w:p>
        </w:tc>
        <w:tc>
          <w:tcPr>
            <w:tcW w:w="8505" w:type="dxa"/>
            <w:gridSpan w:val="2"/>
          </w:tcPr>
          <w:p w14:paraId="34A3004A" w14:textId="4283FA27" w:rsidR="00CB2ED6" w:rsidRPr="00342582" w:rsidRDefault="00CB2ED6" w:rsidP="00CB2ED6">
            <w:pPr>
              <w:jc w:val="both"/>
              <w:rPr>
                <w:rFonts w:ascii="Arial" w:hAnsi="Arial" w:cs="Arial"/>
                <w:sz w:val="20"/>
                <w:szCs w:val="20"/>
              </w:rPr>
            </w:pPr>
            <w:r w:rsidRPr="00A82EA5">
              <w:rPr>
                <w:rFonts w:ascii="Arial" w:eastAsia="Times New Roman" w:hAnsi="Arial" w:cs="Arial"/>
                <w:b/>
                <w:bCs/>
                <w:sz w:val="20"/>
                <w:szCs w:val="20"/>
                <w:lang w:eastAsia="es-CO"/>
              </w:rPr>
              <w:t xml:space="preserve">Evaluación de riesgo por primera vez: </w:t>
            </w:r>
            <w:r w:rsidRPr="00A82EA5">
              <w:rPr>
                <w:rFonts w:ascii="Arial" w:eastAsia="Times New Roman" w:hAnsi="Arial" w:cs="Arial"/>
                <w:sz w:val="20"/>
                <w:szCs w:val="20"/>
                <w:lang w:eastAsia="es-CO"/>
              </w:rPr>
              <w:t>Cuando se realiza el análisis de riesgo por primera vez</w:t>
            </w:r>
            <w:r w:rsidR="00E84002">
              <w:rPr>
                <w:rFonts w:ascii="Arial" w:eastAsia="Times New Roman" w:hAnsi="Arial" w:cs="Arial"/>
                <w:sz w:val="20"/>
                <w:szCs w:val="20"/>
                <w:lang w:eastAsia="es-CO"/>
              </w:rPr>
              <w:t>.</w:t>
            </w:r>
            <w:r w:rsidRPr="00A82EA5">
              <w:rPr>
                <w:rFonts w:ascii="Arial" w:eastAsia="Times New Roman" w:hAnsi="Arial" w:cs="Arial"/>
                <w:sz w:val="20"/>
                <w:szCs w:val="20"/>
                <w:lang w:eastAsia="es-CO"/>
              </w:rPr>
              <w:t xml:space="preserve"> </w:t>
            </w:r>
          </w:p>
        </w:tc>
      </w:tr>
      <w:tr w:rsidR="00CB2ED6" w14:paraId="0755B430" w14:textId="77777777" w:rsidTr="00CD765C">
        <w:trPr>
          <w:trHeight w:val="1948"/>
        </w:trPr>
        <w:tc>
          <w:tcPr>
            <w:tcW w:w="2269" w:type="dxa"/>
            <w:vMerge/>
            <w:vAlign w:val="center"/>
          </w:tcPr>
          <w:p w14:paraId="77080BB5" w14:textId="5BC92DFE" w:rsidR="00CB2ED6" w:rsidRPr="00342582" w:rsidRDefault="00CB2ED6" w:rsidP="00CB2ED6">
            <w:pPr>
              <w:rPr>
                <w:rFonts w:ascii="Arial" w:hAnsi="Arial" w:cs="Arial"/>
                <w:sz w:val="20"/>
                <w:szCs w:val="20"/>
              </w:rPr>
            </w:pPr>
          </w:p>
        </w:tc>
        <w:tc>
          <w:tcPr>
            <w:tcW w:w="8505" w:type="dxa"/>
            <w:gridSpan w:val="2"/>
            <w:vAlign w:val="center"/>
          </w:tcPr>
          <w:p w14:paraId="0AB61BD0" w14:textId="29EBA381" w:rsidR="00CB2ED6" w:rsidRPr="00342582" w:rsidRDefault="00CB2ED6" w:rsidP="00CB2ED6">
            <w:pPr>
              <w:jc w:val="both"/>
              <w:rPr>
                <w:rFonts w:ascii="Arial" w:hAnsi="Arial" w:cs="Arial"/>
                <w:sz w:val="20"/>
                <w:szCs w:val="20"/>
              </w:rPr>
            </w:pPr>
            <w:r w:rsidRPr="00A82EA5">
              <w:rPr>
                <w:rFonts w:ascii="Arial" w:eastAsia="Times New Roman" w:hAnsi="Arial" w:cs="Arial"/>
                <w:b/>
                <w:bCs/>
                <w:sz w:val="20"/>
                <w:szCs w:val="20"/>
                <w:lang w:eastAsia="es-CO"/>
              </w:rPr>
              <w:t xml:space="preserve">Reevaluación de nivel del riesgo por hechos sobrevinientes: </w:t>
            </w:r>
            <w:r w:rsidRPr="00A82EA5">
              <w:rPr>
                <w:rFonts w:ascii="Arial" w:eastAsia="Times New Roman" w:hAnsi="Arial" w:cs="Arial"/>
                <w:sz w:val="20"/>
                <w:szCs w:val="20"/>
                <w:lang w:eastAsia="es-CO"/>
              </w:rPr>
              <w:t>Proceso mediante el cual se realiza un análisis de los diferentes factores de riesgo (amenaza, riesgo especifico y vulnerabilidad) dentro de la temporalidad de una evaluación con resultado extraordinario o extremo, cuando en un intervalo de este tiempo se informa de la ocurrencia de un hecho sobreviniente que debe ser valorado, el cual puede ser a iniciativa del propio protegido, la Unidad Nacional de Protección (UNP), y/o cualquier autoridad que reporte el hecho. Como resultado de la revaluación por hechos sobrevinientes se puede concluir, que la determinación respecto al nivel de riesgo varia o no se genera modificación a la determinación inicial.</w:t>
            </w:r>
          </w:p>
        </w:tc>
      </w:tr>
      <w:tr w:rsidR="00CB2ED6" w14:paraId="261F17D5" w14:textId="77777777" w:rsidTr="00CD765C">
        <w:trPr>
          <w:trHeight w:val="2006"/>
        </w:trPr>
        <w:tc>
          <w:tcPr>
            <w:tcW w:w="2269" w:type="dxa"/>
            <w:vMerge/>
            <w:vAlign w:val="center"/>
          </w:tcPr>
          <w:p w14:paraId="22542C3E" w14:textId="18556369" w:rsidR="00CB2ED6" w:rsidRPr="00342582" w:rsidRDefault="00CB2ED6" w:rsidP="00CB2ED6">
            <w:pPr>
              <w:rPr>
                <w:rFonts w:ascii="Arial" w:hAnsi="Arial" w:cs="Arial"/>
                <w:sz w:val="20"/>
                <w:szCs w:val="20"/>
              </w:rPr>
            </w:pPr>
          </w:p>
        </w:tc>
        <w:tc>
          <w:tcPr>
            <w:tcW w:w="8505" w:type="dxa"/>
            <w:gridSpan w:val="2"/>
            <w:vAlign w:val="center"/>
          </w:tcPr>
          <w:p w14:paraId="12321367" w14:textId="07CCC67E" w:rsidR="00CB2ED6" w:rsidRPr="00342582" w:rsidRDefault="00CB2ED6" w:rsidP="00CB2ED6">
            <w:pPr>
              <w:jc w:val="both"/>
              <w:rPr>
                <w:rFonts w:ascii="Arial" w:hAnsi="Arial" w:cs="Arial"/>
                <w:sz w:val="20"/>
                <w:szCs w:val="20"/>
              </w:rPr>
            </w:pPr>
            <w:r w:rsidRPr="00A82EA5">
              <w:rPr>
                <w:rFonts w:ascii="Arial" w:eastAsia="Times New Roman" w:hAnsi="Arial" w:cs="Arial"/>
                <w:b/>
                <w:bCs/>
                <w:sz w:val="20"/>
                <w:szCs w:val="20"/>
                <w:lang w:eastAsia="es-CO"/>
              </w:rPr>
              <w:t>Reevaluación de nivel del riesgo por temporalidad:</w:t>
            </w:r>
            <w:r w:rsidRPr="00A82EA5">
              <w:rPr>
                <w:rFonts w:ascii="Arial" w:eastAsia="Times New Roman" w:hAnsi="Arial" w:cs="Arial"/>
                <w:sz w:val="20"/>
                <w:szCs w:val="20"/>
                <w:lang w:eastAsia="es-CO"/>
              </w:rPr>
              <w:t xml:space="preserve"> Proceso mediante el cual se realiza un análisis de los diferentes factores de riesgo (amenaza, riesgo especifico y vulnerabilidad) al culminar la vigencia de un año de la evaluación de riesgo anterior extraordinario o extremo de la población objeto, que cuenta con medidas por parte del Programa de Protección Especializada de Seguridad y Protección, con el fin de valorar si el riesgo ya clasificado disminuye, se mantiene o se incrementa conforme al desarrollo que haya tenido la amenaza ya valorada o ante nuevos hechos, y cambios que se hayan registrado con el ejercicio del cargo, actividad, condición, u otra situación; que para los presentes efectos puedan generar como resultado un riesgo ordinario, extraordinario o extremo.</w:t>
            </w:r>
          </w:p>
        </w:tc>
      </w:tr>
      <w:tr w:rsidR="00CB2ED6" w14:paraId="1D33941F" w14:textId="77777777" w:rsidTr="00342582">
        <w:trPr>
          <w:trHeight w:val="340"/>
        </w:trPr>
        <w:tc>
          <w:tcPr>
            <w:tcW w:w="10774" w:type="dxa"/>
            <w:gridSpan w:val="3"/>
            <w:shd w:val="clear" w:color="auto" w:fill="D9D9D9" w:themeFill="background1" w:themeFillShade="D9"/>
            <w:vAlign w:val="center"/>
          </w:tcPr>
          <w:p w14:paraId="28D56294" w14:textId="0AA57FCA" w:rsidR="00CB2ED6" w:rsidRPr="00342582" w:rsidRDefault="00CB2ED6" w:rsidP="00CB2ED6">
            <w:pPr>
              <w:jc w:val="center"/>
              <w:rPr>
                <w:rFonts w:ascii="Arial" w:hAnsi="Arial" w:cs="Arial"/>
                <w:sz w:val="20"/>
                <w:szCs w:val="20"/>
              </w:rPr>
            </w:pPr>
            <w:r w:rsidRPr="004420C6">
              <w:rPr>
                <w:rFonts w:ascii="Arial" w:hAnsi="Arial" w:cs="Arial"/>
                <w:sz w:val="20"/>
                <w:szCs w:val="20"/>
              </w:rPr>
              <w:t xml:space="preserve">II. </w:t>
            </w:r>
            <w:r w:rsidRPr="00342582">
              <w:rPr>
                <w:rFonts w:ascii="Arial" w:hAnsi="Arial" w:cs="Arial"/>
                <w:b/>
                <w:bCs/>
                <w:sz w:val="20"/>
                <w:szCs w:val="20"/>
                <w:shd w:val="clear" w:color="auto" w:fill="D9D9D9" w:themeFill="background1" w:themeFillShade="D9"/>
              </w:rPr>
              <w:t>DATOS PERSONALES</w:t>
            </w:r>
            <w:r w:rsidRPr="00DC03AF">
              <w:rPr>
                <w:rFonts w:ascii="Arial" w:hAnsi="Arial" w:cs="Arial"/>
                <w:b/>
                <w:bCs/>
                <w:sz w:val="20"/>
                <w:szCs w:val="20"/>
              </w:rPr>
              <w:t xml:space="preserve"> DEL EVALUADO (A) - BENEFICIARIO (A)</w:t>
            </w:r>
          </w:p>
        </w:tc>
      </w:tr>
      <w:tr w:rsidR="00CB2ED6" w14:paraId="38EB88AA" w14:textId="265FB20A" w:rsidTr="002104D7">
        <w:trPr>
          <w:trHeight w:val="340"/>
        </w:trPr>
        <w:tc>
          <w:tcPr>
            <w:tcW w:w="2269" w:type="dxa"/>
            <w:shd w:val="clear" w:color="auto" w:fill="FFFFFF" w:themeFill="background1"/>
            <w:vAlign w:val="center"/>
          </w:tcPr>
          <w:p w14:paraId="67BC2BDC" w14:textId="08D48A6B" w:rsidR="00CB2ED6" w:rsidRPr="004420C6" w:rsidRDefault="00CB2ED6" w:rsidP="00CB2ED6">
            <w:pPr>
              <w:rPr>
                <w:rFonts w:ascii="Arial" w:hAnsi="Arial" w:cs="Arial"/>
                <w:sz w:val="20"/>
                <w:szCs w:val="20"/>
              </w:rPr>
            </w:pPr>
            <w:r w:rsidRPr="009C45E5">
              <w:rPr>
                <w:rFonts w:ascii="Arial" w:hAnsi="Arial" w:cs="Arial"/>
                <w:sz w:val="20"/>
                <w:szCs w:val="20"/>
              </w:rPr>
              <w:t>Cédula de Ciudadanía</w:t>
            </w:r>
          </w:p>
        </w:tc>
        <w:tc>
          <w:tcPr>
            <w:tcW w:w="8505" w:type="dxa"/>
            <w:gridSpan w:val="2"/>
            <w:shd w:val="clear" w:color="auto" w:fill="FFFFFF" w:themeFill="background1"/>
            <w:vAlign w:val="center"/>
          </w:tcPr>
          <w:p w14:paraId="5A1FDA8B" w14:textId="77777777" w:rsidR="00CB2ED6" w:rsidRPr="007C61ED" w:rsidRDefault="00CB2ED6" w:rsidP="00CB2ED6">
            <w:pPr>
              <w:jc w:val="both"/>
              <w:rPr>
                <w:rFonts w:ascii="Arial" w:hAnsi="Arial" w:cs="Arial"/>
                <w:sz w:val="20"/>
                <w:szCs w:val="20"/>
              </w:rPr>
            </w:pPr>
            <w:r w:rsidRPr="007C61ED">
              <w:rPr>
                <w:rFonts w:ascii="Arial" w:hAnsi="Arial" w:cs="Arial"/>
                <w:sz w:val="20"/>
                <w:szCs w:val="20"/>
              </w:rPr>
              <w:t>Corresponde al Documento de identificación que acredita la identidad de los ciudadanos colombianos mayores de 18 años.</w:t>
            </w:r>
          </w:p>
          <w:p w14:paraId="403DF1CA" w14:textId="130FDA7F" w:rsidR="00CB2ED6" w:rsidRPr="007C61ED" w:rsidRDefault="00CB2ED6" w:rsidP="00CB2ED6">
            <w:pPr>
              <w:jc w:val="both"/>
              <w:rPr>
                <w:rFonts w:ascii="Arial" w:hAnsi="Arial" w:cs="Arial"/>
                <w:sz w:val="20"/>
                <w:szCs w:val="20"/>
              </w:rPr>
            </w:pPr>
            <w:r w:rsidRPr="007C61ED">
              <w:rPr>
                <w:rFonts w:ascii="Arial" w:hAnsi="Arial" w:cs="Arial"/>
                <w:b/>
                <w:bCs/>
                <w:sz w:val="20"/>
                <w:szCs w:val="20"/>
              </w:rPr>
              <w:t>* Marque con una X según corresponda.</w:t>
            </w:r>
          </w:p>
        </w:tc>
      </w:tr>
      <w:tr w:rsidR="00CB2ED6" w14:paraId="13AFB818" w14:textId="0860FEF8" w:rsidTr="002104D7">
        <w:trPr>
          <w:trHeight w:val="340"/>
        </w:trPr>
        <w:tc>
          <w:tcPr>
            <w:tcW w:w="2269" w:type="dxa"/>
            <w:shd w:val="clear" w:color="auto" w:fill="FFFFFF" w:themeFill="background1"/>
            <w:vAlign w:val="center"/>
          </w:tcPr>
          <w:p w14:paraId="332B001A" w14:textId="44BE5DDE" w:rsidR="00CB2ED6" w:rsidRPr="004420C6" w:rsidRDefault="00CB2ED6" w:rsidP="00CB2ED6">
            <w:pPr>
              <w:rPr>
                <w:rFonts w:ascii="Arial" w:hAnsi="Arial" w:cs="Arial"/>
                <w:sz w:val="20"/>
                <w:szCs w:val="20"/>
              </w:rPr>
            </w:pPr>
            <w:r w:rsidRPr="009C45E5">
              <w:rPr>
                <w:rFonts w:ascii="Arial" w:hAnsi="Arial" w:cs="Arial"/>
                <w:sz w:val="20"/>
                <w:szCs w:val="20"/>
              </w:rPr>
              <w:t>Otro</w:t>
            </w:r>
          </w:p>
        </w:tc>
        <w:tc>
          <w:tcPr>
            <w:tcW w:w="8505" w:type="dxa"/>
            <w:gridSpan w:val="2"/>
            <w:shd w:val="clear" w:color="auto" w:fill="FFFFFF" w:themeFill="background1"/>
            <w:vAlign w:val="center"/>
          </w:tcPr>
          <w:p w14:paraId="310DD0CB" w14:textId="09E88E0C" w:rsidR="00CB2ED6" w:rsidRPr="007C61ED" w:rsidRDefault="00CB2ED6" w:rsidP="00CB2ED6">
            <w:pPr>
              <w:jc w:val="both"/>
              <w:rPr>
                <w:rFonts w:ascii="Arial" w:hAnsi="Arial" w:cs="Arial"/>
                <w:sz w:val="20"/>
                <w:szCs w:val="20"/>
              </w:rPr>
            </w:pPr>
            <w:r w:rsidRPr="007C61ED">
              <w:rPr>
                <w:rFonts w:ascii="Arial" w:hAnsi="Arial" w:cs="Arial"/>
                <w:sz w:val="20"/>
                <w:szCs w:val="20"/>
              </w:rPr>
              <w:t>Corresponde a Documentos que identifiquen al solicitante como</w:t>
            </w:r>
            <w:r w:rsidR="00732F4B">
              <w:rPr>
                <w:rFonts w:ascii="Arial" w:hAnsi="Arial" w:cs="Arial"/>
                <w:sz w:val="20"/>
                <w:szCs w:val="20"/>
              </w:rPr>
              <w:t xml:space="preserve"> </w:t>
            </w:r>
            <w:r w:rsidRPr="007C61ED">
              <w:rPr>
                <w:rFonts w:ascii="Arial" w:hAnsi="Arial" w:cs="Arial"/>
                <w:sz w:val="20"/>
                <w:szCs w:val="20"/>
              </w:rPr>
              <w:t>Cédula de extranjería, permiso especial de permanencia</w:t>
            </w:r>
            <w:r w:rsidR="00732F4B">
              <w:rPr>
                <w:rFonts w:ascii="Arial" w:hAnsi="Arial" w:cs="Arial"/>
                <w:sz w:val="20"/>
                <w:szCs w:val="20"/>
              </w:rPr>
              <w:t>, pasaporte.</w:t>
            </w:r>
          </w:p>
          <w:p w14:paraId="0C2233C2" w14:textId="7A0FD535" w:rsidR="00CB2ED6" w:rsidRPr="007C61ED" w:rsidRDefault="00CB2ED6" w:rsidP="00CB2ED6">
            <w:pPr>
              <w:jc w:val="both"/>
              <w:rPr>
                <w:rFonts w:ascii="Arial" w:hAnsi="Arial" w:cs="Arial"/>
                <w:b/>
                <w:bCs/>
                <w:sz w:val="20"/>
                <w:szCs w:val="20"/>
              </w:rPr>
            </w:pPr>
            <w:r w:rsidRPr="007C61ED">
              <w:rPr>
                <w:rFonts w:ascii="Arial" w:hAnsi="Arial" w:cs="Arial"/>
                <w:b/>
                <w:bCs/>
                <w:sz w:val="20"/>
                <w:szCs w:val="20"/>
              </w:rPr>
              <w:t>* Marque con una X según corresponda.</w:t>
            </w:r>
          </w:p>
        </w:tc>
      </w:tr>
      <w:tr w:rsidR="00CB2ED6" w14:paraId="5E99EC8F" w14:textId="527C3CB7" w:rsidTr="007C61ED">
        <w:trPr>
          <w:trHeight w:val="501"/>
        </w:trPr>
        <w:tc>
          <w:tcPr>
            <w:tcW w:w="2269" w:type="dxa"/>
            <w:shd w:val="clear" w:color="auto" w:fill="FFFFFF" w:themeFill="background1"/>
            <w:vAlign w:val="center"/>
          </w:tcPr>
          <w:p w14:paraId="5519ECB0" w14:textId="58625A84" w:rsidR="00CB2ED6" w:rsidRPr="004420C6" w:rsidRDefault="00CB2ED6" w:rsidP="00CB2ED6">
            <w:pPr>
              <w:rPr>
                <w:rFonts w:ascii="Arial" w:hAnsi="Arial" w:cs="Arial"/>
                <w:sz w:val="20"/>
                <w:szCs w:val="20"/>
              </w:rPr>
            </w:pPr>
            <w:r w:rsidRPr="003C2F6C">
              <w:rPr>
                <w:rFonts w:ascii="Arial" w:hAnsi="Arial" w:cs="Arial"/>
                <w:sz w:val="20"/>
                <w:szCs w:val="20"/>
              </w:rPr>
              <w:t>¿Cuál?</w:t>
            </w:r>
          </w:p>
        </w:tc>
        <w:tc>
          <w:tcPr>
            <w:tcW w:w="8505" w:type="dxa"/>
            <w:gridSpan w:val="2"/>
            <w:shd w:val="clear" w:color="auto" w:fill="FFFFFF" w:themeFill="background1"/>
            <w:vAlign w:val="center"/>
          </w:tcPr>
          <w:p w14:paraId="0332086F" w14:textId="63AB002F" w:rsidR="00CB2ED6" w:rsidRPr="004420C6" w:rsidRDefault="00CB2ED6" w:rsidP="00CB2ED6">
            <w:pPr>
              <w:jc w:val="both"/>
              <w:rPr>
                <w:rFonts w:ascii="Arial" w:hAnsi="Arial" w:cs="Arial"/>
                <w:sz w:val="20"/>
                <w:szCs w:val="20"/>
              </w:rPr>
            </w:pPr>
            <w:r w:rsidRPr="007C61ED">
              <w:rPr>
                <w:rFonts w:ascii="Arial" w:hAnsi="Arial" w:cs="Arial"/>
                <w:sz w:val="20"/>
                <w:szCs w:val="20"/>
              </w:rPr>
              <w:t>Especificar el tipo de documento del solicitante</w:t>
            </w:r>
          </w:p>
        </w:tc>
      </w:tr>
      <w:tr w:rsidR="00CB2ED6" w14:paraId="0DCE9092" w14:textId="5E04F761" w:rsidTr="007C61ED">
        <w:trPr>
          <w:trHeight w:val="794"/>
        </w:trPr>
        <w:tc>
          <w:tcPr>
            <w:tcW w:w="2269" w:type="dxa"/>
            <w:shd w:val="clear" w:color="auto" w:fill="FFFFFF" w:themeFill="background1"/>
            <w:vAlign w:val="center"/>
          </w:tcPr>
          <w:p w14:paraId="521514DF" w14:textId="2E44AA5F" w:rsidR="00CB2ED6" w:rsidRPr="004420C6" w:rsidRDefault="00CB2ED6" w:rsidP="00CB2ED6">
            <w:pPr>
              <w:rPr>
                <w:rFonts w:ascii="Arial" w:hAnsi="Arial" w:cs="Arial"/>
                <w:sz w:val="20"/>
                <w:szCs w:val="20"/>
              </w:rPr>
            </w:pPr>
            <w:r>
              <w:rPr>
                <w:rFonts w:ascii="Arial" w:hAnsi="Arial" w:cs="Arial"/>
                <w:sz w:val="20"/>
                <w:szCs w:val="20"/>
              </w:rPr>
              <w:t xml:space="preserve">Número de Identificación  </w:t>
            </w:r>
          </w:p>
        </w:tc>
        <w:tc>
          <w:tcPr>
            <w:tcW w:w="8505" w:type="dxa"/>
            <w:gridSpan w:val="2"/>
            <w:shd w:val="clear" w:color="auto" w:fill="FFFFFF" w:themeFill="background1"/>
            <w:vAlign w:val="center"/>
          </w:tcPr>
          <w:p w14:paraId="7F931F0C" w14:textId="2D90B938" w:rsidR="00CB2ED6" w:rsidRPr="007C61ED" w:rsidRDefault="00CB2ED6" w:rsidP="00CB2ED6">
            <w:pPr>
              <w:jc w:val="both"/>
              <w:rPr>
                <w:rFonts w:ascii="Arial" w:hAnsi="Arial" w:cs="Arial"/>
                <w:sz w:val="20"/>
                <w:szCs w:val="20"/>
              </w:rPr>
            </w:pPr>
            <w:r w:rsidRPr="007C61ED">
              <w:rPr>
                <w:rFonts w:ascii="Arial" w:hAnsi="Arial" w:cs="Arial"/>
                <w:sz w:val="20"/>
                <w:szCs w:val="20"/>
              </w:rPr>
              <w:t xml:space="preserve">Diligencie el número de identificación de la persona evaluada o beneficiaria del Programa Especializado de Seguridad y Protección </w:t>
            </w:r>
          </w:p>
        </w:tc>
      </w:tr>
      <w:tr w:rsidR="00CB2ED6" w14:paraId="10A0F977" w14:textId="3DE4FF0C" w:rsidTr="007C61ED">
        <w:trPr>
          <w:trHeight w:val="595"/>
        </w:trPr>
        <w:tc>
          <w:tcPr>
            <w:tcW w:w="2269" w:type="dxa"/>
            <w:shd w:val="clear" w:color="auto" w:fill="FFFFFF" w:themeFill="background1"/>
            <w:vAlign w:val="center"/>
          </w:tcPr>
          <w:p w14:paraId="7A00ED6A" w14:textId="238E5248" w:rsidR="00CB2ED6" w:rsidRPr="004420C6" w:rsidRDefault="00CB2ED6" w:rsidP="00CB2ED6">
            <w:pPr>
              <w:rPr>
                <w:rFonts w:ascii="Arial" w:hAnsi="Arial" w:cs="Arial"/>
                <w:sz w:val="20"/>
                <w:szCs w:val="20"/>
              </w:rPr>
            </w:pPr>
            <w:r w:rsidRPr="00283401">
              <w:rPr>
                <w:rFonts w:ascii="Arial" w:hAnsi="Arial" w:cs="Arial"/>
                <w:sz w:val="20"/>
                <w:szCs w:val="20"/>
              </w:rPr>
              <w:t>Primer</w:t>
            </w:r>
            <w:r>
              <w:rPr>
                <w:rFonts w:ascii="Arial" w:hAnsi="Arial" w:cs="Arial"/>
                <w:sz w:val="20"/>
                <w:szCs w:val="20"/>
              </w:rPr>
              <w:t xml:space="preserve"> </w:t>
            </w:r>
            <w:r w:rsidRPr="00283401">
              <w:rPr>
                <w:rFonts w:ascii="Arial" w:hAnsi="Arial" w:cs="Arial"/>
                <w:sz w:val="20"/>
                <w:szCs w:val="20"/>
              </w:rPr>
              <w:t>Nombre</w:t>
            </w:r>
          </w:p>
        </w:tc>
        <w:tc>
          <w:tcPr>
            <w:tcW w:w="8505" w:type="dxa"/>
            <w:gridSpan w:val="2"/>
            <w:shd w:val="clear" w:color="auto" w:fill="FFFFFF" w:themeFill="background1"/>
            <w:vAlign w:val="center"/>
          </w:tcPr>
          <w:p w14:paraId="15194408" w14:textId="2304B2F6" w:rsidR="00CB2ED6" w:rsidRPr="004420C6" w:rsidRDefault="00CB2ED6" w:rsidP="00CB2ED6">
            <w:pPr>
              <w:jc w:val="both"/>
              <w:rPr>
                <w:rFonts w:ascii="Arial" w:hAnsi="Arial" w:cs="Arial"/>
                <w:sz w:val="20"/>
                <w:szCs w:val="20"/>
              </w:rPr>
            </w:pPr>
            <w:r w:rsidRPr="007C61ED">
              <w:rPr>
                <w:rFonts w:ascii="Arial" w:hAnsi="Arial" w:cs="Arial"/>
                <w:sz w:val="20"/>
                <w:szCs w:val="20"/>
              </w:rPr>
              <w:t>Diligencie el primer nombre que identifica al solicitante. Este debe estar acorde al documento de identidad</w:t>
            </w:r>
            <w:r w:rsidR="00732F4B">
              <w:rPr>
                <w:rFonts w:ascii="Arial" w:hAnsi="Arial" w:cs="Arial"/>
                <w:sz w:val="20"/>
                <w:szCs w:val="20"/>
              </w:rPr>
              <w:t>.</w:t>
            </w:r>
          </w:p>
        </w:tc>
      </w:tr>
      <w:tr w:rsidR="00CB2ED6" w14:paraId="2C9C03ED" w14:textId="038680C3" w:rsidTr="007C61ED">
        <w:trPr>
          <w:trHeight w:val="595"/>
        </w:trPr>
        <w:tc>
          <w:tcPr>
            <w:tcW w:w="2269" w:type="dxa"/>
            <w:shd w:val="clear" w:color="auto" w:fill="FFFFFF" w:themeFill="background1"/>
            <w:vAlign w:val="center"/>
          </w:tcPr>
          <w:p w14:paraId="0A8F0ABF" w14:textId="1F328D99" w:rsidR="00CB2ED6" w:rsidRPr="004420C6" w:rsidRDefault="00CB2ED6" w:rsidP="00CB2ED6">
            <w:pPr>
              <w:widowControl/>
              <w:autoSpaceDE/>
              <w:autoSpaceDN/>
              <w:rPr>
                <w:rFonts w:ascii="Arial" w:hAnsi="Arial" w:cs="Arial"/>
                <w:sz w:val="20"/>
                <w:szCs w:val="20"/>
              </w:rPr>
            </w:pPr>
            <w:r w:rsidRPr="00FE5641">
              <w:rPr>
                <w:rFonts w:ascii="Arial" w:hAnsi="Arial" w:cs="Arial"/>
                <w:sz w:val="20"/>
                <w:szCs w:val="20"/>
              </w:rPr>
              <w:lastRenderedPageBreak/>
              <w:t>Segundo</w:t>
            </w:r>
            <w:r>
              <w:rPr>
                <w:rFonts w:ascii="Arial" w:hAnsi="Arial" w:cs="Arial"/>
                <w:sz w:val="20"/>
                <w:szCs w:val="20"/>
              </w:rPr>
              <w:t xml:space="preserve"> </w:t>
            </w:r>
            <w:r w:rsidRPr="00FE5641">
              <w:rPr>
                <w:rFonts w:ascii="Arial" w:hAnsi="Arial" w:cs="Arial"/>
                <w:sz w:val="20"/>
                <w:szCs w:val="20"/>
              </w:rPr>
              <w:t>Nombre</w:t>
            </w:r>
          </w:p>
        </w:tc>
        <w:tc>
          <w:tcPr>
            <w:tcW w:w="8505" w:type="dxa"/>
            <w:gridSpan w:val="2"/>
            <w:shd w:val="clear" w:color="auto" w:fill="FFFFFF" w:themeFill="background1"/>
            <w:vAlign w:val="center"/>
          </w:tcPr>
          <w:p w14:paraId="5A065C5B" w14:textId="68718ABB" w:rsidR="00CB2ED6" w:rsidRPr="004420C6" w:rsidRDefault="00CB2ED6" w:rsidP="00CB2ED6">
            <w:pPr>
              <w:jc w:val="both"/>
              <w:rPr>
                <w:rFonts w:ascii="Arial" w:hAnsi="Arial" w:cs="Arial"/>
                <w:sz w:val="20"/>
                <w:szCs w:val="20"/>
              </w:rPr>
            </w:pPr>
            <w:r w:rsidRPr="007C61ED">
              <w:rPr>
                <w:rFonts w:ascii="Arial" w:hAnsi="Arial" w:cs="Arial"/>
                <w:sz w:val="20"/>
                <w:szCs w:val="20"/>
              </w:rPr>
              <w:t>Diligencie el segundo nombre que identifica al solicitante. Este debe estar acorde al documento de identidad.</w:t>
            </w:r>
          </w:p>
        </w:tc>
      </w:tr>
      <w:tr w:rsidR="00CB2ED6" w14:paraId="173B1B6B" w14:textId="1B792DE8" w:rsidTr="007C61ED">
        <w:trPr>
          <w:trHeight w:val="595"/>
        </w:trPr>
        <w:tc>
          <w:tcPr>
            <w:tcW w:w="2269" w:type="dxa"/>
            <w:shd w:val="clear" w:color="auto" w:fill="FFFFFF" w:themeFill="background1"/>
            <w:vAlign w:val="center"/>
          </w:tcPr>
          <w:p w14:paraId="784F59F6" w14:textId="45CCD651" w:rsidR="00CB2ED6" w:rsidRPr="004420C6" w:rsidRDefault="00CB2ED6" w:rsidP="00CB2ED6">
            <w:pPr>
              <w:widowControl/>
              <w:autoSpaceDE/>
              <w:autoSpaceDN/>
              <w:rPr>
                <w:rFonts w:ascii="Arial" w:hAnsi="Arial" w:cs="Arial"/>
                <w:sz w:val="20"/>
                <w:szCs w:val="20"/>
              </w:rPr>
            </w:pPr>
            <w:r>
              <w:rPr>
                <w:rFonts w:ascii="Arial" w:hAnsi="Arial" w:cs="Arial"/>
                <w:sz w:val="20"/>
                <w:szCs w:val="20"/>
              </w:rPr>
              <w:t>Primer Apellido</w:t>
            </w:r>
          </w:p>
        </w:tc>
        <w:tc>
          <w:tcPr>
            <w:tcW w:w="8505" w:type="dxa"/>
            <w:gridSpan w:val="2"/>
            <w:shd w:val="clear" w:color="auto" w:fill="FFFFFF" w:themeFill="background1"/>
            <w:vAlign w:val="center"/>
          </w:tcPr>
          <w:p w14:paraId="12E2E9F0" w14:textId="780AF263" w:rsidR="00CB2ED6" w:rsidRPr="004420C6" w:rsidRDefault="00CB2ED6" w:rsidP="00CB2ED6">
            <w:pPr>
              <w:jc w:val="both"/>
              <w:rPr>
                <w:rFonts w:ascii="Arial" w:hAnsi="Arial" w:cs="Arial"/>
                <w:sz w:val="20"/>
                <w:szCs w:val="20"/>
              </w:rPr>
            </w:pPr>
            <w:r w:rsidRPr="007C61ED">
              <w:rPr>
                <w:rFonts w:ascii="Arial" w:hAnsi="Arial" w:cs="Arial"/>
                <w:sz w:val="20"/>
                <w:szCs w:val="20"/>
              </w:rPr>
              <w:t>Diligencie el primer apellido que identifica al solicitante. Este debe estar acorde al documento de identidad.</w:t>
            </w:r>
          </w:p>
        </w:tc>
      </w:tr>
      <w:tr w:rsidR="00CB2ED6" w14:paraId="419AFB09" w14:textId="5F23D324" w:rsidTr="007C61ED">
        <w:trPr>
          <w:trHeight w:val="595"/>
        </w:trPr>
        <w:tc>
          <w:tcPr>
            <w:tcW w:w="2269" w:type="dxa"/>
            <w:shd w:val="clear" w:color="auto" w:fill="FFFFFF" w:themeFill="background1"/>
            <w:vAlign w:val="center"/>
          </w:tcPr>
          <w:p w14:paraId="5197A4D2" w14:textId="5C9619D6" w:rsidR="00CB2ED6" w:rsidRPr="004420C6" w:rsidRDefault="00CB2ED6" w:rsidP="00CB2ED6">
            <w:pPr>
              <w:rPr>
                <w:rFonts w:ascii="Arial" w:hAnsi="Arial" w:cs="Arial"/>
                <w:sz w:val="20"/>
                <w:szCs w:val="20"/>
              </w:rPr>
            </w:pPr>
            <w:r w:rsidRPr="00FE5641">
              <w:rPr>
                <w:rFonts w:ascii="Arial" w:hAnsi="Arial" w:cs="Arial"/>
                <w:sz w:val="20"/>
                <w:szCs w:val="20"/>
              </w:rPr>
              <w:t>Segundo</w:t>
            </w:r>
            <w:r>
              <w:rPr>
                <w:rFonts w:ascii="Arial" w:hAnsi="Arial" w:cs="Arial"/>
                <w:sz w:val="20"/>
                <w:szCs w:val="20"/>
              </w:rPr>
              <w:t xml:space="preserve"> </w:t>
            </w:r>
            <w:r w:rsidRPr="00FE5641">
              <w:rPr>
                <w:rFonts w:ascii="Arial" w:hAnsi="Arial" w:cs="Arial"/>
                <w:sz w:val="20"/>
                <w:szCs w:val="20"/>
              </w:rPr>
              <w:t>Apellido</w:t>
            </w:r>
          </w:p>
        </w:tc>
        <w:tc>
          <w:tcPr>
            <w:tcW w:w="8505" w:type="dxa"/>
            <w:gridSpan w:val="2"/>
            <w:shd w:val="clear" w:color="auto" w:fill="FFFFFF" w:themeFill="background1"/>
            <w:vAlign w:val="center"/>
          </w:tcPr>
          <w:p w14:paraId="7C67E278" w14:textId="3F619549" w:rsidR="00CB2ED6" w:rsidRPr="004420C6" w:rsidRDefault="00CB2ED6" w:rsidP="00CB2ED6">
            <w:pPr>
              <w:jc w:val="both"/>
              <w:rPr>
                <w:rFonts w:ascii="Arial" w:hAnsi="Arial" w:cs="Arial"/>
                <w:sz w:val="20"/>
                <w:szCs w:val="20"/>
              </w:rPr>
            </w:pPr>
            <w:r w:rsidRPr="007C61ED">
              <w:rPr>
                <w:rFonts w:ascii="Arial" w:hAnsi="Arial" w:cs="Arial"/>
                <w:sz w:val="20"/>
                <w:szCs w:val="20"/>
              </w:rPr>
              <w:t>Diligencie el segundo apellido que identifica al solicitante. Este debe estar acorde al documento de identidad.</w:t>
            </w:r>
          </w:p>
        </w:tc>
      </w:tr>
      <w:tr w:rsidR="00CB2ED6" w14:paraId="2DD10BC3" w14:textId="77777777" w:rsidTr="002104D7">
        <w:trPr>
          <w:trHeight w:val="500"/>
        </w:trPr>
        <w:tc>
          <w:tcPr>
            <w:tcW w:w="2269" w:type="dxa"/>
            <w:shd w:val="clear" w:color="auto" w:fill="FFFFFF" w:themeFill="background1"/>
            <w:vAlign w:val="center"/>
          </w:tcPr>
          <w:p w14:paraId="256E1E39" w14:textId="5EBB5D9A" w:rsidR="00CB2ED6" w:rsidRPr="00FE5641" w:rsidRDefault="00CB2ED6" w:rsidP="00CB2ED6">
            <w:pPr>
              <w:rPr>
                <w:rFonts w:ascii="Arial" w:hAnsi="Arial" w:cs="Arial"/>
                <w:sz w:val="20"/>
                <w:szCs w:val="20"/>
              </w:rPr>
            </w:pPr>
            <w:r>
              <w:rPr>
                <w:rFonts w:ascii="Arial" w:hAnsi="Arial" w:cs="Arial"/>
                <w:sz w:val="20"/>
                <w:szCs w:val="20"/>
              </w:rPr>
              <w:t>Enfoque Diferencial e Interseccionalidad</w:t>
            </w:r>
          </w:p>
        </w:tc>
        <w:tc>
          <w:tcPr>
            <w:tcW w:w="8505" w:type="dxa"/>
            <w:gridSpan w:val="2"/>
            <w:shd w:val="clear" w:color="auto" w:fill="FFFFFF" w:themeFill="background1"/>
            <w:vAlign w:val="center"/>
          </w:tcPr>
          <w:p w14:paraId="25C88EE5" w14:textId="53F72DFF" w:rsidR="00CB2ED6" w:rsidRDefault="00CB2ED6" w:rsidP="00CB2ED6">
            <w:pPr>
              <w:jc w:val="both"/>
              <w:rPr>
                <w:rFonts w:ascii="Arial" w:hAnsi="Arial" w:cs="Arial"/>
                <w:sz w:val="20"/>
                <w:szCs w:val="20"/>
              </w:rPr>
            </w:pPr>
            <w:r>
              <w:rPr>
                <w:rFonts w:ascii="Arial" w:hAnsi="Arial" w:cs="Arial"/>
                <w:sz w:val="20"/>
                <w:szCs w:val="20"/>
              </w:rPr>
              <w:t>E</w:t>
            </w:r>
            <w:r w:rsidRPr="002104D7">
              <w:rPr>
                <w:rFonts w:ascii="Arial" w:hAnsi="Arial" w:cs="Arial"/>
                <w:sz w:val="20"/>
                <w:szCs w:val="20"/>
              </w:rPr>
              <w:t>ntendidos como la consideración de las características particulares de la persona evaluada (edad, género, pertenencia étnica, orientación sexual, discapacidad, condición socioeconómica, entre otras) y el reconocimiento de que estas no actúan de manera aislada, sino que se entrecruzan y potencian entre sí, generando vulnerabilidades específicas y acumulativas frente a las amenazas; debe identificar cómo la combinación de factores incrementa la exposición y gravedad del riesgo.</w:t>
            </w:r>
            <w:r>
              <w:rPr>
                <w:rFonts w:ascii="Arial" w:hAnsi="Arial" w:cs="Arial"/>
                <w:sz w:val="20"/>
                <w:szCs w:val="20"/>
              </w:rPr>
              <w:t xml:space="preserve"> </w:t>
            </w:r>
          </w:p>
          <w:p w14:paraId="0C8A399E" w14:textId="3030CA0D" w:rsidR="00CB2ED6" w:rsidRPr="002104D7" w:rsidRDefault="00CB2ED6" w:rsidP="00CB2ED6">
            <w:pPr>
              <w:pStyle w:val="Prrafodelista"/>
              <w:numPr>
                <w:ilvl w:val="0"/>
                <w:numId w:val="2"/>
              </w:numPr>
              <w:jc w:val="both"/>
              <w:rPr>
                <w:rFonts w:ascii="Arial" w:hAnsi="Arial" w:cs="Arial"/>
                <w:sz w:val="20"/>
                <w:szCs w:val="20"/>
              </w:rPr>
            </w:pPr>
            <w:r w:rsidRPr="002104D7">
              <w:rPr>
                <w:rFonts w:ascii="Arial" w:hAnsi="Arial" w:cs="Arial"/>
                <w:b/>
                <w:bCs/>
                <w:sz w:val="20"/>
                <w:szCs w:val="20"/>
              </w:rPr>
              <w:t>Relacione los enfoques correspondientes</w:t>
            </w:r>
          </w:p>
        </w:tc>
      </w:tr>
      <w:tr w:rsidR="00CB2ED6" w14:paraId="1A202721" w14:textId="77777777" w:rsidTr="007D23CA">
        <w:trPr>
          <w:trHeight w:val="340"/>
        </w:trPr>
        <w:tc>
          <w:tcPr>
            <w:tcW w:w="10774" w:type="dxa"/>
            <w:gridSpan w:val="3"/>
            <w:shd w:val="clear" w:color="auto" w:fill="D9D9D9" w:themeFill="background1" w:themeFillShade="D9"/>
            <w:vAlign w:val="center"/>
          </w:tcPr>
          <w:p w14:paraId="30CBEBC1" w14:textId="10255C82" w:rsidR="00CB2ED6" w:rsidRPr="00910686" w:rsidRDefault="00CB2ED6" w:rsidP="00CB2ED6">
            <w:pPr>
              <w:jc w:val="center"/>
              <w:rPr>
                <w:rFonts w:ascii="Arial" w:hAnsi="Arial" w:cs="Arial"/>
                <w:b/>
                <w:bCs/>
                <w:sz w:val="20"/>
                <w:szCs w:val="20"/>
              </w:rPr>
            </w:pPr>
            <w:r w:rsidRPr="00910686">
              <w:rPr>
                <w:rFonts w:ascii="Arial" w:hAnsi="Arial" w:cs="Arial"/>
                <w:b/>
                <w:bCs/>
                <w:sz w:val="20"/>
                <w:szCs w:val="20"/>
              </w:rPr>
              <w:t>III.  GRUPO POBLACIONAL - DECRETO 299 DE 2017</w:t>
            </w:r>
          </w:p>
        </w:tc>
      </w:tr>
      <w:tr w:rsidR="00CB2ED6" w14:paraId="59790E42" w14:textId="77777777" w:rsidTr="002104D7">
        <w:trPr>
          <w:trHeight w:val="500"/>
        </w:trPr>
        <w:tc>
          <w:tcPr>
            <w:tcW w:w="2269" w:type="dxa"/>
            <w:vMerge w:val="restart"/>
            <w:shd w:val="clear" w:color="auto" w:fill="FFFFFF" w:themeFill="background1"/>
            <w:vAlign w:val="center"/>
          </w:tcPr>
          <w:p w14:paraId="22CFA9D5" w14:textId="231E9BFB" w:rsidR="00CB2ED6" w:rsidRDefault="00CB2ED6" w:rsidP="00CB2ED6">
            <w:pPr>
              <w:rPr>
                <w:rFonts w:ascii="Arial" w:hAnsi="Arial" w:cs="Arial"/>
                <w:sz w:val="20"/>
                <w:szCs w:val="20"/>
              </w:rPr>
            </w:pPr>
            <w:r w:rsidRPr="007C61ED">
              <w:rPr>
                <w:rFonts w:ascii="Arial" w:eastAsia="Times New Roman" w:hAnsi="Arial" w:cs="Arial"/>
                <w:b/>
                <w:bCs/>
                <w:color w:val="000000"/>
                <w:sz w:val="20"/>
                <w:szCs w:val="20"/>
                <w:lang w:val="es-CO" w:eastAsia="es-CO"/>
              </w:rPr>
              <w:t>Integrantes el nuevo Movimiento o Partido Político que surja del tránsito de las Farc-Ep a la actividad político legal.</w:t>
            </w:r>
            <w:r w:rsidRPr="007C61ED">
              <w:rPr>
                <w:rFonts w:ascii="Arial" w:eastAsia="Times New Roman" w:hAnsi="Arial" w:cs="Arial"/>
                <w:b/>
                <w:bCs/>
                <w:color w:val="000000"/>
                <w:sz w:val="20"/>
                <w:szCs w:val="20"/>
                <w:lang w:val="es-CO" w:eastAsia="es-CO"/>
              </w:rPr>
              <w:br/>
            </w:r>
            <w:r w:rsidRPr="007C61ED">
              <w:rPr>
                <w:rFonts w:ascii="Arial" w:eastAsia="Times New Roman" w:hAnsi="Arial" w:cs="Arial"/>
                <w:b/>
                <w:bCs/>
                <w:color w:val="000000"/>
                <w:sz w:val="20"/>
                <w:szCs w:val="20"/>
                <w:lang w:val="es-CO" w:eastAsia="es-CO"/>
              </w:rPr>
              <w:br/>
              <w:t xml:space="preserve">* Marque con una X según corresponda.  </w:t>
            </w:r>
          </w:p>
        </w:tc>
        <w:tc>
          <w:tcPr>
            <w:tcW w:w="8505" w:type="dxa"/>
            <w:gridSpan w:val="2"/>
            <w:shd w:val="clear" w:color="auto" w:fill="FFFFFF" w:themeFill="background1"/>
            <w:vAlign w:val="center"/>
          </w:tcPr>
          <w:p w14:paraId="13B31D55" w14:textId="17444EE6" w:rsidR="00CB2ED6" w:rsidRDefault="00CB2ED6" w:rsidP="00CB2ED6">
            <w:pPr>
              <w:jc w:val="both"/>
              <w:rPr>
                <w:rFonts w:ascii="Arial" w:hAnsi="Arial" w:cs="Arial"/>
                <w:sz w:val="20"/>
                <w:szCs w:val="20"/>
              </w:rPr>
            </w:pPr>
            <w:r w:rsidRPr="007C61ED">
              <w:rPr>
                <w:rFonts w:ascii="Arial" w:eastAsia="Times New Roman" w:hAnsi="Arial" w:cs="Arial"/>
                <w:color w:val="000000"/>
                <w:sz w:val="20"/>
                <w:szCs w:val="20"/>
                <w:lang w:val="es-CO" w:eastAsia="es-CO"/>
              </w:rPr>
              <w:t>Dirigentes Políticos: Representante del partido político que surja de</w:t>
            </w:r>
            <w:r w:rsidR="00732F4B">
              <w:rPr>
                <w:rFonts w:ascii="Arial" w:eastAsia="Times New Roman" w:hAnsi="Arial" w:cs="Arial"/>
                <w:color w:val="000000"/>
                <w:sz w:val="20"/>
                <w:szCs w:val="20"/>
                <w:lang w:val="es-CO" w:eastAsia="es-CO"/>
              </w:rPr>
              <w:t>l</w:t>
            </w:r>
            <w:r w:rsidRPr="007C61ED">
              <w:rPr>
                <w:rFonts w:ascii="Arial" w:eastAsia="Times New Roman" w:hAnsi="Arial" w:cs="Arial"/>
                <w:color w:val="000000"/>
                <w:sz w:val="20"/>
                <w:szCs w:val="20"/>
                <w:lang w:val="es-CO" w:eastAsia="es-CO"/>
              </w:rPr>
              <w:t xml:space="preserve"> tránsito de las estructuras de las antiguas FARC-EP a la vida civil elegido por medio de voto popular.</w:t>
            </w:r>
            <w:r w:rsidRPr="007C61ED">
              <w:rPr>
                <w:rFonts w:ascii="Arial" w:eastAsia="Times New Roman" w:hAnsi="Arial" w:cs="Arial"/>
                <w:color w:val="000000"/>
                <w:sz w:val="20"/>
                <w:szCs w:val="20"/>
                <w:lang w:val="es-CO" w:eastAsia="es-CO"/>
              </w:rPr>
              <w:br/>
            </w:r>
            <w:r w:rsidRPr="007C61ED">
              <w:rPr>
                <w:rFonts w:ascii="Arial" w:eastAsia="Times New Roman" w:hAnsi="Arial" w:cs="Arial"/>
                <w:b/>
                <w:bCs/>
                <w:color w:val="000000"/>
                <w:sz w:val="20"/>
                <w:szCs w:val="20"/>
                <w:lang w:val="es-CO" w:eastAsia="es-CO"/>
              </w:rPr>
              <w:t>* Marque con una X según corresponda.</w:t>
            </w:r>
          </w:p>
        </w:tc>
      </w:tr>
      <w:tr w:rsidR="00CB2ED6" w14:paraId="6DAEEF2E" w14:textId="77777777" w:rsidTr="002104D7">
        <w:trPr>
          <w:trHeight w:val="500"/>
        </w:trPr>
        <w:tc>
          <w:tcPr>
            <w:tcW w:w="2269" w:type="dxa"/>
            <w:vMerge/>
            <w:shd w:val="clear" w:color="auto" w:fill="FFFFFF" w:themeFill="background1"/>
            <w:vAlign w:val="center"/>
          </w:tcPr>
          <w:p w14:paraId="3A6DAA3F" w14:textId="77777777" w:rsidR="00CB2ED6" w:rsidRDefault="00CB2ED6" w:rsidP="00CB2ED6">
            <w:pPr>
              <w:rPr>
                <w:rFonts w:ascii="Arial" w:hAnsi="Arial" w:cs="Arial"/>
                <w:sz w:val="20"/>
                <w:szCs w:val="20"/>
              </w:rPr>
            </w:pPr>
          </w:p>
        </w:tc>
        <w:tc>
          <w:tcPr>
            <w:tcW w:w="8505" w:type="dxa"/>
            <w:gridSpan w:val="2"/>
            <w:shd w:val="clear" w:color="auto" w:fill="FFFFFF" w:themeFill="background1"/>
            <w:vAlign w:val="center"/>
          </w:tcPr>
          <w:p w14:paraId="7AB48999" w14:textId="77777777" w:rsidR="00A6646D" w:rsidRDefault="00CB2ED6" w:rsidP="00CB2ED6">
            <w:pPr>
              <w:jc w:val="both"/>
              <w:rPr>
                <w:rFonts w:ascii="Arial" w:eastAsia="Times New Roman" w:hAnsi="Arial" w:cs="Arial"/>
                <w:color w:val="000000"/>
                <w:sz w:val="20"/>
                <w:szCs w:val="20"/>
                <w:lang w:val="es-CO" w:eastAsia="es-CO"/>
              </w:rPr>
            </w:pPr>
            <w:r w:rsidRPr="007C61ED">
              <w:rPr>
                <w:rFonts w:ascii="Arial" w:eastAsia="Times New Roman" w:hAnsi="Arial" w:cs="Arial"/>
                <w:color w:val="000000"/>
                <w:sz w:val="20"/>
                <w:szCs w:val="20"/>
                <w:lang w:val="es-CO" w:eastAsia="es-CO"/>
              </w:rPr>
              <w:t>Activistas Políticos: Persona que participa en las campañas, iniciativas, propaganda y proselitismo del partido político que surja de</w:t>
            </w:r>
            <w:r w:rsidR="00732F4B">
              <w:rPr>
                <w:rFonts w:ascii="Arial" w:eastAsia="Times New Roman" w:hAnsi="Arial" w:cs="Arial"/>
                <w:color w:val="000000"/>
                <w:sz w:val="20"/>
                <w:szCs w:val="20"/>
                <w:lang w:val="es-CO" w:eastAsia="es-CO"/>
              </w:rPr>
              <w:t>l</w:t>
            </w:r>
            <w:r w:rsidRPr="007C61ED">
              <w:rPr>
                <w:rFonts w:ascii="Arial" w:eastAsia="Times New Roman" w:hAnsi="Arial" w:cs="Arial"/>
                <w:color w:val="000000"/>
                <w:sz w:val="20"/>
                <w:szCs w:val="20"/>
                <w:lang w:val="es-CO" w:eastAsia="es-CO"/>
              </w:rPr>
              <w:t xml:space="preserve"> tránsito de las estructuras de las antiguas FARC-EP a la vida civil.</w:t>
            </w:r>
          </w:p>
          <w:p w14:paraId="1C290B9B" w14:textId="72246E9E" w:rsidR="00CB2ED6" w:rsidRDefault="00CB2ED6" w:rsidP="00CB2ED6">
            <w:pPr>
              <w:jc w:val="both"/>
              <w:rPr>
                <w:rFonts w:ascii="Arial" w:hAnsi="Arial" w:cs="Arial"/>
                <w:sz w:val="20"/>
                <w:szCs w:val="20"/>
              </w:rPr>
            </w:pPr>
            <w:r w:rsidRPr="007C61ED">
              <w:rPr>
                <w:rFonts w:ascii="Arial" w:eastAsia="Times New Roman" w:hAnsi="Arial" w:cs="Arial"/>
                <w:color w:val="000000"/>
                <w:sz w:val="20"/>
                <w:szCs w:val="20"/>
                <w:lang w:val="es-CO" w:eastAsia="es-CO"/>
              </w:rPr>
              <w:br/>
            </w:r>
            <w:r w:rsidRPr="007C61ED">
              <w:rPr>
                <w:rFonts w:ascii="Arial" w:eastAsia="Times New Roman" w:hAnsi="Arial" w:cs="Arial"/>
                <w:b/>
                <w:bCs/>
                <w:color w:val="000000"/>
                <w:sz w:val="20"/>
                <w:szCs w:val="20"/>
                <w:lang w:val="es-CO" w:eastAsia="es-CO"/>
              </w:rPr>
              <w:t>* Marque con una X según corresponda.</w:t>
            </w:r>
          </w:p>
        </w:tc>
      </w:tr>
      <w:tr w:rsidR="00CB2ED6" w14:paraId="07C68D4D" w14:textId="77777777" w:rsidTr="002104D7">
        <w:trPr>
          <w:trHeight w:val="500"/>
        </w:trPr>
        <w:tc>
          <w:tcPr>
            <w:tcW w:w="2269" w:type="dxa"/>
            <w:vMerge/>
            <w:shd w:val="clear" w:color="auto" w:fill="FFFFFF" w:themeFill="background1"/>
            <w:vAlign w:val="center"/>
          </w:tcPr>
          <w:p w14:paraId="7A859AF2" w14:textId="77777777" w:rsidR="00CB2ED6" w:rsidRDefault="00CB2ED6" w:rsidP="00CB2ED6">
            <w:pPr>
              <w:rPr>
                <w:rFonts w:ascii="Arial" w:hAnsi="Arial" w:cs="Arial"/>
                <w:sz w:val="20"/>
                <w:szCs w:val="20"/>
              </w:rPr>
            </w:pPr>
          </w:p>
        </w:tc>
        <w:tc>
          <w:tcPr>
            <w:tcW w:w="8505" w:type="dxa"/>
            <w:gridSpan w:val="2"/>
            <w:shd w:val="clear" w:color="auto" w:fill="FFFFFF" w:themeFill="background1"/>
            <w:vAlign w:val="center"/>
          </w:tcPr>
          <w:p w14:paraId="729636F0" w14:textId="35D1CD6E" w:rsidR="00CB2ED6" w:rsidRDefault="00CB2ED6" w:rsidP="00CB2ED6">
            <w:pPr>
              <w:jc w:val="both"/>
              <w:rPr>
                <w:rFonts w:ascii="Arial" w:hAnsi="Arial" w:cs="Arial"/>
                <w:sz w:val="20"/>
                <w:szCs w:val="20"/>
              </w:rPr>
            </w:pPr>
            <w:r w:rsidRPr="007C61ED">
              <w:rPr>
                <w:rFonts w:ascii="Arial" w:eastAsia="Times New Roman" w:hAnsi="Arial" w:cs="Arial"/>
                <w:color w:val="000000"/>
                <w:sz w:val="20"/>
                <w:szCs w:val="20"/>
                <w:lang w:val="es-CO" w:eastAsia="es-CO"/>
              </w:rPr>
              <w:t>Militante Partido Político: Persona que cuente con certificación vigente expedida por el partido político que surja de</w:t>
            </w:r>
            <w:r w:rsidR="00732F4B">
              <w:rPr>
                <w:rFonts w:ascii="Arial" w:eastAsia="Times New Roman" w:hAnsi="Arial" w:cs="Arial"/>
                <w:color w:val="000000"/>
                <w:sz w:val="20"/>
                <w:szCs w:val="20"/>
                <w:lang w:val="es-CO" w:eastAsia="es-CO"/>
              </w:rPr>
              <w:t>l</w:t>
            </w:r>
            <w:r w:rsidRPr="007C61ED">
              <w:rPr>
                <w:rFonts w:ascii="Arial" w:eastAsia="Times New Roman" w:hAnsi="Arial" w:cs="Arial"/>
                <w:color w:val="000000"/>
                <w:sz w:val="20"/>
                <w:szCs w:val="20"/>
                <w:lang w:val="es-CO" w:eastAsia="es-CO"/>
              </w:rPr>
              <w:t xml:space="preserve"> tránsito de las estructuras de las antiguas FARC-EP.</w:t>
            </w:r>
            <w:r w:rsidRPr="007C61ED">
              <w:rPr>
                <w:rFonts w:ascii="Arial" w:eastAsia="Times New Roman" w:hAnsi="Arial" w:cs="Arial"/>
                <w:color w:val="000000"/>
                <w:sz w:val="20"/>
                <w:szCs w:val="20"/>
                <w:lang w:val="es-CO" w:eastAsia="es-CO"/>
              </w:rPr>
              <w:br/>
            </w:r>
            <w:r w:rsidRPr="007C61ED">
              <w:rPr>
                <w:rFonts w:ascii="Arial" w:eastAsia="Times New Roman" w:hAnsi="Arial" w:cs="Arial"/>
                <w:b/>
                <w:bCs/>
                <w:color w:val="000000"/>
                <w:sz w:val="20"/>
                <w:szCs w:val="20"/>
                <w:lang w:val="es-CO" w:eastAsia="es-CO"/>
              </w:rPr>
              <w:t>* Marque con una X según corresponda</w:t>
            </w:r>
            <w:r w:rsidRPr="007C61ED">
              <w:rPr>
                <w:rFonts w:ascii="Arial" w:eastAsia="Times New Roman" w:hAnsi="Arial" w:cs="Arial"/>
                <w:color w:val="000000"/>
                <w:sz w:val="20"/>
                <w:szCs w:val="20"/>
                <w:lang w:val="es-CO" w:eastAsia="es-CO"/>
              </w:rPr>
              <w:t>.</w:t>
            </w:r>
          </w:p>
        </w:tc>
      </w:tr>
      <w:tr w:rsidR="00CB2ED6" w14:paraId="7D44DA8B" w14:textId="77777777" w:rsidTr="002104D7">
        <w:trPr>
          <w:trHeight w:val="500"/>
        </w:trPr>
        <w:tc>
          <w:tcPr>
            <w:tcW w:w="2269" w:type="dxa"/>
            <w:vMerge w:val="restart"/>
            <w:shd w:val="clear" w:color="auto" w:fill="FFFFFF" w:themeFill="background1"/>
            <w:vAlign w:val="center"/>
          </w:tcPr>
          <w:p w14:paraId="67277D0A" w14:textId="240C4427" w:rsidR="00CB2ED6" w:rsidRDefault="00CB2ED6" w:rsidP="00CB2ED6">
            <w:pPr>
              <w:rPr>
                <w:rFonts w:ascii="Arial" w:hAnsi="Arial" w:cs="Arial"/>
                <w:sz w:val="20"/>
                <w:szCs w:val="20"/>
              </w:rPr>
            </w:pPr>
            <w:r w:rsidRPr="007C61ED">
              <w:rPr>
                <w:rFonts w:ascii="Arial" w:eastAsia="Times New Roman" w:hAnsi="Arial" w:cs="Arial"/>
                <w:b/>
                <w:bCs/>
                <w:color w:val="000000"/>
                <w:sz w:val="20"/>
                <w:szCs w:val="20"/>
                <w:lang w:val="es-CO" w:eastAsia="es-CO"/>
              </w:rPr>
              <w:t>Antiguos integrantes de las Farc-Ep que se reincorporen a la vida civil.</w:t>
            </w:r>
            <w:r w:rsidRPr="007C61ED">
              <w:rPr>
                <w:rFonts w:ascii="Arial" w:eastAsia="Times New Roman" w:hAnsi="Arial" w:cs="Arial"/>
                <w:b/>
                <w:bCs/>
                <w:color w:val="000000"/>
                <w:sz w:val="20"/>
                <w:szCs w:val="20"/>
                <w:lang w:val="es-CO" w:eastAsia="es-CO"/>
              </w:rPr>
              <w:br/>
            </w:r>
            <w:r w:rsidRPr="007C61ED">
              <w:rPr>
                <w:rFonts w:ascii="Arial" w:eastAsia="Times New Roman" w:hAnsi="Arial" w:cs="Arial"/>
                <w:b/>
                <w:bCs/>
                <w:color w:val="000000"/>
                <w:sz w:val="20"/>
                <w:szCs w:val="20"/>
                <w:lang w:val="es-CO" w:eastAsia="es-CO"/>
              </w:rPr>
              <w:br/>
              <w:t>* Marque con una X según corresponda.</w:t>
            </w:r>
          </w:p>
        </w:tc>
        <w:tc>
          <w:tcPr>
            <w:tcW w:w="8505" w:type="dxa"/>
            <w:gridSpan w:val="2"/>
            <w:shd w:val="clear" w:color="auto" w:fill="FFFFFF" w:themeFill="background1"/>
            <w:vAlign w:val="center"/>
          </w:tcPr>
          <w:p w14:paraId="70F4E011" w14:textId="5F37EDA6" w:rsidR="00CB2ED6" w:rsidRDefault="00CB2ED6" w:rsidP="00CB2ED6">
            <w:pPr>
              <w:jc w:val="both"/>
              <w:rPr>
                <w:rFonts w:ascii="Arial" w:hAnsi="Arial" w:cs="Arial"/>
                <w:sz w:val="20"/>
                <w:szCs w:val="20"/>
              </w:rPr>
            </w:pPr>
            <w:r w:rsidRPr="007C61ED">
              <w:rPr>
                <w:rFonts w:ascii="Arial" w:eastAsia="Times New Roman" w:hAnsi="Arial" w:cs="Arial"/>
                <w:color w:val="000000"/>
                <w:sz w:val="20"/>
                <w:szCs w:val="20"/>
                <w:lang w:val="es-CO" w:eastAsia="es-CO"/>
              </w:rPr>
              <w:t>Amnistiados de las FARC-EP por el Proceso de Paz: Mecanismo de extinción de la acción penal, disciplinaria, administrativa y fiscal, con el fin de otorgar seguridad jurídica a los ex integrantes de las FARC-EP tras la firma del Acuerdo Final de Paz con el Gobierno Nacional.</w:t>
            </w:r>
            <w:r w:rsidRPr="007C61ED">
              <w:rPr>
                <w:rFonts w:ascii="Arial" w:eastAsia="Times New Roman" w:hAnsi="Arial" w:cs="Arial"/>
                <w:color w:val="000000"/>
                <w:sz w:val="20"/>
                <w:szCs w:val="20"/>
                <w:lang w:val="es-CO" w:eastAsia="es-CO"/>
              </w:rPr>
              <w:br/>
            </w:r>
            <w:r w:rsidRPr="007C61ED">
              <w:rPr>
                <w:rFonts w:ascii="Arial" w:eastAsia="Times New Roman" w:hAnsi="Arial" w:cs="Arial"/>
                <w:b/>
                <w:bCs/>
                <w:color w:val="000000"/>
                <w:sz w:val="20"/>
                <w:szCs w:val="20"/>
                <w:lang w:val="es-CO" w:eastAsia="es-CO"/>
              </w:rPr>
              <w:t>* Marque con una X según corresponda.</w:t>
            </w:r>
          </w:p>
        </w:tc>
      </w:tr>
      <w:tr w:rsidR="00CB2ED6" w14:paraId="5E7B5AFF" w14:textId="77777777" w:rsidTr="002104D7">
        <w:trPr>
          <w:trHeight w:val="500"/>
        </w:trPr>
        <w:tc>
          <w:tcPr>
            <w:tcW w:w="2269" w:type="dxa"/>
            <w:vMerge/>
            <w:shd w:val="clear" w:color="auto" w:fill="FFFFFF" w:themeFill="background1"/>
            <w:vAlign w:val="center"/>
          </w:tcPr>
          <w:p w14:paraId="5580F5C3" w14:textId="77777777" w:rsidR="00CB2ED6" w:rsidRDefault="00CB2ED6" w:rsidP="00CB2ED6">
            <w:pPr>
              <w:rPr>
                <w:rFonts w:ascii="Arial" w:hAnsi="Arial" w:cs="Arial"/>
                <w:sz w:val="20"/>
                <w:szCs w:val="20"/>
              </w:rPr>
            </w:pPr>
          </w:p>
        </w:tc>
        <w:tc>
          <w:tcPr>
            <w:tcW w:w="8505" w:type="dxa"/>
            <w:gridSpan w:val="2"/>
            <w:shd w:val="clear" w:color="auto" w:fill="FFFFFF" w:themeFill="background1"/>
            <w:vAlign w:val="center"/>
          </w:tcPr>
          <w:p w14:paraId="5A9FB4FB" w14:textId="77777777" w:rsidR="00A6646D" w:rsidRDefault="00CB2ED6" w:rsidP="00CB2ED6">
            <w:pPr>
              <w:jc w:val="both"/>
              <w:rPr>
                <w:rFonts w:ascii="Arial" w:eastAsia="Times New Roman" w:hAnsi="Arial" w:cs="Arial"/>
                <w:color w:val="000000"/>
                <w:sz w:val="20"/>
                <w:szCs w:val="20"/>
                <w:lang w:val="es-CO" w:eastAsia="es-CO"/>
              </w:rPr>
            </w:pPr>
            <w:r w:rsidRPr="007C61ED">
              <w:rPr>
                <w:rFonts w:ascii="Arial" w:eastAsia="Times New Roman" w:hAnsi="Arial" w:cs="Arial"/>
                <w:color w:val="000000"/>
                <w:sz w:val="20"/>
                <w:szCs w:val="20"/>
                <w:lang w:val="es-CO" w:eastAsia="es-CO"/>
              </w:rPr>
              <w:t>Indultados de las FARC -</w:t>
            </w:r>
            <w:r>
              <w:rPr>
                <w:rFonts w:ascii="Arial" w:eastAsia="Times New Roman" w:hAnsi="Arial" w:cs="Arial"/>
                <w:color w:val="000000"/>
                <w:sz w:val="20"/>
                <w:szCs w:val="20"/>
                <w:lang w:val="es-CO" w:eastAsia="es-CO"/>
              </w:rPr>
              <w:t xml:space="preserve"> </w:t>
            </w:r>
            <w:r w:rsidRPr="007C61ED">
              <w:rPr>
                <w:rFonts w:ascii="Arial" w:eastAsia="Times New Roman" w:hAnsi="Arial" w:cs="Arial"/>
                <w:color w:val="000000"/>
                <w:sz w:val="20"/>
                <w:szCs w:val="20"/>
                <w:lang w:val="es-CO" w:eastAsia="es-CO"/>
              </w:rPr>
              <w:t>EP por el Proceso de Paz: Beneficio que le perdonan la pena impuesta por un delito a ex integrantes de las FARC-EP tras la firma del Acuerdo Final de Paz con el Gobierno Nacional.</w:t>
            </w:r>
          </w:p>
          <w:p w14:paraId="4F613000" w14:textId="014BF918" w:rsidR="00CB2ED6" w:rsidRDefault="00CB2ED6" w:rsidP="00CB2ED6">
            <w:pPr>
              <w:jc w:val="both"/>
              <w:rPr>
                <w:rFonts w:ascii="Arial" w:hAnsi="Arial" w:cs="Arial"/>
                <w:sz w:val="20"/>
                <w:szCs w:val="20"/>
              </w:rPr>
            </w:pPr>
            <w:r w:rsidRPr="007C61ED">
              <w:rPr>
                <w:rFonts w:ascii="Arial" w:eastAsia="Times New Roman" w:hAnsi="Arial" w:cs="Arial"/>
                <w:color w:val="000000"/>
                <w:sz w:val="20"/>
                <w:szCs w:val="20"/>
                <w:lang w:val="es-CO" w:eastAsia="es-CO"/>
              </w:rPr>
              <w:br/>
            </w:r>
            <w:r w:rsidRPr="007C61ED">
              <w:rPr>
                <w:rFonts w:ascii="Arial" w:eastAsia="Times New Roman" w:hAnsi="Arial" w:cs="Arial"/>
                <w:b/>
                <w:bCs/>
                <w:color w:val="000000"/>
                <w:sz w:val="20"/>
                <w:szCs w:val="20"/>
                <w:lang w:val="es-CO" w:eastAsia="es-CO"/>
              </w:rPr>
              <w:t>* Marque con una X según corresponda.</w:t>
            </w:r>
          </w:p>
        </w:tc>
      </w:tr>
      <w:tr w:rsidR="00CB2ED6" w14:paraId="6A57EE7E" w14:textId="77777777" w:rsidTr="002104D7">
        <w:trPr>
          <w:trHeight w:val="500"/>
        </w:trPr>
        <w:tc>
          <w:tcPr>
            <w:tcW w:w="2269" w:type="dxa"/>
            <w:vMerge w:val="restart"/>
            <w:shd w:val="clear" w:color="auto" w:fill="FFFFFF" w:themeFill="background1"/>
            <w:vAlign w:val="center"/>
          </w:tcPr>
          <w:p w14:paraId="63BE633B" w14:textId="3B0CF7B7" w:rsidR="00CB2ED6" w:rsidRDefault="00CB2ED6" w:rsidP="00CB2ED6">
            <w:pPr>
              <w:rPr>
                <w:rFonts w:ascii="Arial" w:hAnsi="Arial" w:cs="Arial"/>
                <w:sz w:val="20"/>
                <w:szCs w:val="20"/>
              </w:rPr>
            </w:pPr>
            <w:r w:rsidRPr="007C61ED">
              <w:rPr>
                <w:rFonts w:ascii="Arial" w:eastAsia="Times New Roman" w:hAnsi="Arial" w:cs="Arial"/>
                <w:b/>
                <w:bCs/>
                <w:color w:val="000000"/>
                <w:sz w:val="20"/>
                <w:szCs w:val="20"/>
                <w:lang w:val="es-CO" w:eastAsia="es-CO"/>
              </w:rPr>
              <w:t>Familias de todos los anteriores de acuerdo con el</w:t>
            </w:r>
            <w:r w:rsidRPr="007C61ED">
              <w:rPr>
                <w:rFonts w:ascii="Arial" w:eastAsia="Times New Roman" w:hAnsi="Arial" w:cs="Arial"/>
                <w:b/>
                <w:bCs/>
                <w:color w:val="000000"/>
                <w:sz w:val="20"/>
                <w:szCs w:val="20"/>
                <w:lang w:val="es-CO" w:eastAsia="es-CO"/>
              </w:rPr>
              <w:br/>
              <w:t xml:space="preserve"> nivel de riesgo.</w:t>
            </w:r>
            <w:r w:rsidRPr="007C61ED">
              <w:rPr>
                <w:rFonts w:ascii="Arial" w:eastAsia="Times New Roman" w:hAnsi="Arial" w:cs="Arial"/>
                <w:b/>
                <w:bCs/>
                <w:color w:val="000000"/>
                <w:sz w:val="20"/>
                <w:szCs w:val="20"/>
                <w:lang w:val="es-CO" w:eastAsia="es-CO"/>
              </w:rPr>
              <w:br/>
            </w:r>
            <w:r w:rsidRPr="007C61ED">
              <w:rPr>
                <w:rFonts w:ascii="Arial" w:eastAsia="Times New Roman" w:hAnsi="Arial" w:cs="Arial"/>
                <w:b/>
                <w:bCs/>
                <w:color w:val="000000"/>
                <w:sz w:val="20"/>
                <w:szCs w:val="20"/>
                <w:lang w:val="es-CO" w:eastAsia="es-CO"/>
              </w:rPr>
              <w:br/>
              <w:t>* Marque con una X según corresponda.</w:t>
            </w:r>
          </w:p>
        </w:tc>
        <w:tc>
          <w:tcPr>
            <w:tcW w:w="8505" w:type="dxa"/>
            <w:gridSpan w:val="2"/>
            <w:shd w:val="clear" w:color="auto" w:fill="FFFFFF" w:themeFill="background1"/>
            <w:vAlign w:val="center"/>
          </w:tcPr>
          <w:p w14:paraId="565DC66B" w14:textId="77777777" w:rsidR="00A6646D" w:rsidRDefault="00F21B3F" w:rsidP="00CB2ED6">
            <w:pPr>
              <w:jc w:val="both"/>
              <w:rPr>
                <w:rFonts w:ascii="Arial" w:eastAsia="Times New Roman" w:hAnsi="Arial" w:cs="Arial"/>
                <w:color w:val="000000"/>
                <w:sz w:val="20"/>
                <w:szCs w:val="20"/>
                <w:lang w:val="es-CO" w:eastAsia="es-CO"/>
              </w:rPr>
            </w:pPr>
            <w:r w:rsidRPr="007C61ED">
              <w:rPr>
                <w:rFonts w:ascii="Arial" w:eastAsia="Times New Roman" w:hAnsi="Arial" w:cs="Arial"/>
                <w:color w:val="000000"/>
                <w:sz w:val="20"/>
                <w:szCs w:val="20"/>
                <w:lang w:val="es-CO" w:eastAsia="es-CO"/>
              </w:rPr>
              <w:t>Cónyuge</w:t>
            </w:r>
            <w:r w:rsidR="00CB2ED6" w:rsidRPr="007C61ED">
              <w:rPr>
                <w:rFonts w:ascii="Arial" w:eastAsia="Times New Roman" w:hAnsi="Arial" w:cs="Arial"/>
                <w:color w:val="000000"/>
                <w:sz w:val="20"/>
                <w:szCs w:val="20"/>
                <w:lang w:val="es-CO" w:eastAsia="es-CO"/>
              </w:rPr>
              <w:t xml:space="preserve"> o compañero (a) permanente: persona que está casada con un solicitante o compañero permanente que tiene una relación de pareja con solicitante.</w:t>
            </w:r>
          </w:p>
          <w:p w14:paraId="19F1BFCE" w14:textId="3BEEE1EB" w:rsidR="00CB2ED6" w:rsidRDefault="00CB2ED6" w:rsidP="00CB2ED6">
            <w:pPr>
              <w:jc w:val="both"/>
              <w:rPr>
                <w:rFonts w:ascii="Arial" w:hAnsi="Arial" w:cs="Arial"/>
                <w:sz w:val="20"/>
                <w:szCs w:val="20"/>
              </w:rPr>
            </w:pPr>
            <w:r w:rsidRPr="007C61ED">
              <w:rPr>
                <w:rFonts w:ascii="Arial" w:eastAsia="Times New Roman" w:hAnsi="Arial" w:cs="Arial"/>
                <w:color w:val="000000"/>
                <w:sz w:val="20"/>
                <w:szCs w:val="20"/>
                <w:lang w:val="es-CO" w:eastAsia="es-CO"/>
              </w:rPr>
              <w:br/>
            </w:r>
            <w:r w:rsidRPr="007C61ED">
              <w:rPr>
                <w:rFonts w:ascii="Arial" w:eastAsia="Times New Roman" w:hAnsi="Arial" w:cs="Arial"/>
                <w:b/>
                <w:bCs/>
                <w:color w:val="000000"/>
                <w:sz w:val="20"/>
                <w:szCs w:val="20"/>
                <w:lang w:val="es-CO" w:eastAsia="es-CO"/>
              </w:rPr>
              <w:t>* Marque con una X según corresponda.</w:t>
            </w:r>
          </w:p>
        </w:tc>
      </w:tr>
      <w:tr w:rsidR="00CB2ED6" w14:paraId="665B03B5" w14:textId="77777777" w:rsidTr="002104D7">
        <w:trPr>
          <w:trHeight w:val="500"/>
        </w:trPr>
        <w:tc>
          <w:tcPr>
            <w:tcW w:w="2269" w:type="dxa"/>
            <w:vMerge/>
            <w:shd w:val="clear" w:color="auto" w:fill="FFFFFF" w:themeFill="background1"/>
            <w:vAlign w:val="center"/>
          </w:tcPr>
          <w:p w14:paraId="4A653B81" w14:textId="77777777" w:rsidR="00CB2ED6" w:rsidRDefault="00CB2ED6" w:rsidP="00CB2ED6">
            <w:pPr>
              <w:rPr>
                <w:rFonts w:ascii="Arial" w:hAnsi="Arial" w:cs="Arial"/>
                <w:sz w:val="20"/>
                <w:szCs w:val="20"/>
              </w:rPr>
            </w:pPr>
          </w:p>
        </w:tc>
        <w:tc>
          <w:tcPr>
            <w:tcW w:w="8505" w:type="dxa"/>
            <w:gridSpan w:val="2"/>
            <w:shd w:val="clear" w:color="auto" w:fill="FFFFFF" w:themeFill="background1"/>
            <w:vAlign w:val="center"/>
          </w:tcPr>
          <w:p w14:paraId="02684EA6" w14:textId="77777777" w:rsidR="00A6646D" w:rsidRDefault="00CB2ED6" w:rsidP="00CB2ED6">
            <w:pPr>
              <w:jc w:val="both"/>
              <w:rPr>
                <w:rFonts w:ascii="Arial" w:eastAsia="Times New Roman" w:hAnsi="Arial" w:cs="Arial"/>
                <w:color w:val="000000"/>
                <w:sz w:val="20"/>
                <w:szCs w:val="20"/>
                <w:lang w:val="es-CO" w:eastAsia="es-CO"/>
              </w:rPr>
            </w:pPr>
            <w:r w:rsidRPr="007C61ED">
              <w:rPr>
                <w:rFonts w:ascii="Arial" w:eastAsia="Times New Roman" w:hAnsi="Arial" w:cs="Arial"/>
                <w:color w:val="000000"/>
                <w:sz w:val="20"/>
                <w:szCs w:val="20"/>
                <w:lang w:val="es-CO" w:eastAsia="es-CO"/>
              </w:rPr>
              <w:t>Hijo (a): Descendiente biológico o adoptivo del solicitante.</w:t>
            </w:r>
          </w:p>
          <w:p w14:paraId="28A894A3" w14:textId="6691CCBD" w:rsidR="00CB2ED6" w:rsidRDefault="00CB2ED6" w:rsidP="00CB2ED6">
            <w:pPr>
              <w:jc w:val="both"/>
              <w:rPr>
                <w:rFonts w:ascii="Arial" w:hAnsi="Arial" w:cs="Arial"/>
                <w:sz w:val="20"/>
                <w:szCs w:val="20"/>
              </w:rPr>
            </w:pPr>
            <w:r w:rsidRPr="007C61ED">
              <w:rPr>
                <w:rFonts w:ascii="Arial" w:eastAsia="Times New Roman" w:hAnsi="Arial" w:cs="Arial"/>
                <w:color w:val="000000"/>
                <w:sz w:val="20"/>
                <w:szCs w:val="20"/>
                <w:lang w:val="es-CO" w:eastAsia="es-CO"/>
              </w:rPr>
              <w:br/>
            </w:r>
            <w:r w:rsidRPr="007C61ED">
              <w:rPr>
                <w:rFonts w:ascii="Arial" w:eastAsia="Times New Roman" w:hAnsi="Arial" w:cs="Arial"/>
                <w:b/>
                <w:bCs/>
                <w:color w:val="000000"/>
                <w:sz w:val="20"/>
                <w:szCs w:val="20"/>
                <w:lang w:val="es-CO" w:eastAsia="es-CO"/>
              </w:rPr>
              <w:t>* Marque con una X según corresponda.</w:t>
            </w:r>
          </w:p>
        </w:tc>
      </w:tr>
      <w:tr w:rsidR="00CB2ED6" w14:paraId="6C09CD58" w14:textId="77777777" w:rsidTr="002104D7">
        <w:trPr>
          <w:trHeight w:val="500"/>
        </w:trPr>
        <w:tc>
          <w:tcPr>
            <w:tcW w:w="2269" w:type="dxa"/>
            <w:vMerge/>
            <w:shd w:val="clear" w:color="auto" w:fill="FFFFFF" w:themeFill="background1"/>
            <w:vAlign w:val="center"/>
          </w:tcPr>
          <w:p w14:paraId="014884F8" w14:textId="77777777" w:rsidR="00CB2ED6" w:rsidRDefault="00CB2ED6" w:rsidP="00CB2ED6">
            <w:pPr>
              <w:rPr>
                <w:rFonts w:ascii="Arial" w:hAnsi="Arial" w:cs="Arial"/>
                <w:sz w:val="20"/>
                <w:szCs w:val="20"/>
              </w:rPr>
            </w:pPr>
          </w:p>
        </w:tc>
        <w:tc>
          <w:tcPr>
            <w:tcW w:w="8505" w:type="dxa"/>
            <w:gridSpan w:val="2"/>
            <w:shd w:val="clear" w:color="auto" w:fill="FFFFFF" w:themeFill="background1"/>
            <w:vAlign w:val="center"/>
          </w:tcPr>
          <w:p w14:paraId="2149E46A" w14:textId="77777777" w:rsidR="00A6646D" w:rsidRDefault="00CB2ED6" w:rsidP="00CB2ED6">
            <w:pPr>
              <w:jc w:val="both"/>
              <w:rPr>
                <w:rFonts w:ascii="Arial" w:eastAsia="Times New Roman" w:hAnsi="Arial" w:cs="Arial"/>
                <w:color w:val="000000"/>
                <w:sz w:val="20"/>
                <w:szCs w:val="20"/>
                <w:lang w:val="es-CO" w:eastAsia="es-CO"/>
              </w:rPr>
            </w:pPr>
            <w:r w:rsidRPr="007C61ED">
              <w:rPr>
                <w:rFonts w:ascii="Arial" w:eastAsia="Times New Roman" w:hAnsi="Arial" w:cs="Arial"/>
                <w:color w:val="000000"/>
                <w:sz w:val="20"/>
                <w:szCs w:val="20"/>
                <w:lang w:val="es-CO" w:eastAsia="es-CO"/>
              </w:rPr>
              <w:t>Padre o Madre: Progenitor o progenitora del solicitante.</w:t>
            </w:r>
          </w:p>
          <w:p w14:paraId="5621DC35" w14:textId="769DDD90" w:rsidR="00CB2ED6" w:rsidRDefault="00CB2ED6" w:rsidP="00CB2ED6">
            <w:pPr>
              <w:jc w:val="both"/>
              <w:rPr>
                <w:rFonts w:ascii="Arial" w:hAnsi="Arial" w:cs="Arial"/>
                <w:sz w:val="20"/>
                <w:szCs w:val="20"/>
              </w:rPr>
            </w:pPr>
            <w:r w:rsidRPr="007C61ED">
              <w:rPr>
                <w:rFonts w:ascii="Arial" w:eastAsia="Times New Roman" w:hAnsi="Arial" w:cs="Arial"/>
                <w:color w:val="000000"/>
                <w:sz w:val="20"/>
                <w:szCs w:val="20"/>
                <w:lang w:val="es-CO" w:eastAsia="es-CO"/>
              </w:rPr>
              <w:br/>
            </w:r>
            <w:r w:rsidRPr="007C61ED">
              <w:rPr>
                <w:rFonts w:ascii="Arial" w:eastAsia="Times New Roman" w:hAnsi="Arial" w:cs="Arial"/>
                <w:b/>
                <w:bCs/>
                <w:color w:val="000000"/>
                <w:sz w:val="20"/>
                <w:szCs w:val="20"/>
                <w:lang w:val="es-CO" w:eastAsia="es-CO"/>
              </w:rPr>
              <w:t xml:space="preserve">* Marque con una X según corresponda. </w:t>
            </w:r>
          </w:p>
        </w:tc>
      </w:tr>
      <w:tr w:rsidR="00CB2ED6" w14:paraId="4DCEE490" w14:textId="77777777" w:rsidTr="002104D7">
        <w:trPr>
          <w:trHeight w:val="500"/>
        </w:trPr>
        <w:tc>
          <w:tcPr>
            <w:tcW w:w="2269" w:type="dxa"/>
            <w:vMerge/>
            <w:shd w:val="clear" w:color="auto" w:fill="FFFFFF" w:themeFill="background1"/>
            <w:vAlign w:val="center"/>
          </w:tcPr>
          <w:p w14:paraId="4F17AA72" w14:textId="77777777" w:rsidR="00CB2ED6" w:rsidRDefault="00CB2ED6" w:rsidP="00CB2ED6">
            <w:pPr>
              <w:rPr>
                <w:rFonts w:ascii="Arial" w:hAnsi="Arial" w:cs="Arial"/>
                <w:sz w:val="20"/>
                <w:szCs w:val="20"/>
              </w:rPr>
            </w:pPr>
          </w:p>
        </w:tc>
        <w:tc>
          <w:tcPr>
            <w:tcW w:w="8505" w:type="dxa"/>
            <w:gridSpan w:val="2"/>
            <w:shd w:val="clear" w:color="auto" w:fill="FFFFFF" w:themeFill="background1"/>
            <w:vAlign w:val="center"/>
          </w:tcPr>
          <w:p w14:paraId="7F9A73C0" w14:textId="77777777" w:rsidR="00A6646D" w:rsidRDefault="00CB2ED6" w:rsidP="00A6646D">
            <w:pPr>
              <w:jc w:val="both"/>
              <w:rPr>
                <w:rFonts w:ascii="Arial" w:eastAsia="Times New Roman" w:hAnsi="Arial" w:cs="Arial"/>
                <w:color w:val="000000"/>
                <w:sz w:val="20"/>
                <w:szCs w:val="20"/>
                <w:lang w:val="es-CO" w:eastAsia="es-CO"/>
              </w:rPr>
            </w:pPr>
            <w:r w:rsidRPr="007C61ED">
              <w:rPr>
                <w:rFonts w:ascii="Arial" w:eastAsia="Times New Roman" w:hAnsi="Arial" w:cs="Arial"/>
                <w:color w:val="000000"/>
                <w:sz w:val="20"/>
                <w:szCs w:val="20"/>
                <w:lang w:val="es-CO" w:eastAsia="es-CO"/>
              </w:rPr>
              <w:t xml:space="preserve">Otros: Familia extendida y que hace parte del </w:t>
            </w:r>
            <w:r w:rsidR="00F21B3F">
              <w:rPr>
                <w:rFonts w:ascii="Arial" w:eastAsia="Times New Roman" w:hAnsi="Arial" w:cs="Arial"/>
                <w:color w:val="000000"/>
                <w:sz w:val="20"/>
                <w:szCs w:val="20"/>
                <w:lang w:val="es-CO" w:eastAsia="es-CO"/>
              </w:rPr>
              <w:t>grupo</w:t>
            </w:r>
            <w:r w:rsidR="00F21B3F" w:rsidRPr="007C61ED">
              <w:rPr>
                <w:rFonts w:ascii="Arial" w:eastAsia="Times New Roman" w:hAnsi="Arial" w:cs="Arial"/>
                <w:color w:val="000000"/>
                <w:sz w:val="20"/>
                <w:szCs w:val="20"/>
                <w:lang w:val="es-CO" w:eastAsia="es-CO"/>
              </w:rPr>
              <w:t xml:space="preserve"> </w:t>
            </w:r>
            <w:r w:rsidRPr="007C61ED">
              <w:rPr>
                <w:rFonts w:ascii="Arial" w:eastAsia="Times New Roman" w:hAnsi="Arial" w:cs="Arial"/>
                <w:color w:val="000000"/>
                <w:sz w:val="20"/>
                <w:szCs w:val="20"/>
                <w:lang w:val="es-CO" w:eastAsia="es-CO"/>
              </w:rPr>
              <w:t xml:space="preserve">familiar del evaluado como sobrinos (as), primos (as), cuñados (as) entre otros. </w:t>
            </w:r>
          </w:p>
          <w:p w14:paraId="59F2AC75" w14:textId="2ACC6DBB" w:rsidR="00CB2ED6" w:rsidRDefault="00CB2ED6" w:rsidP="00A6646D">
            <w:pPr>
              <w:jc w:val="both"/>
              <w:rPr>
                <w:rFonts w:ascii="Arial" w:hAnsi="Arial" w:cs="Arial"/>
                <w:sz w:val="20"/>
                <w:szCs w:val="20"/>
              </w:rPr>
            </w:pPr>
            <w:r w:rsidRPr="007C61ED">
              <w:rPr>
                <w:rFonts w:ascii="Arial" w:eastAsia="Times New Roman" w:hAnsi="Arial" w:cs="Arial"/>
                <w:color w:val="000000"/>
                <w:sz w:val="20"/>
                <w:szCs w:val="20"/>
                <w:lang w:val="es-CO" w:eastAsia="es-CO"/>
              </w:rPr>
              <w:br/>
            </w:r>
            <w:r w:rsidRPr="007C61ED">
              <w:rPr>
                <w:rFonts w:ascii="Arial" w:eastAsia="Times New Roman" w:hAnsi="Arial" w:cs="Arial"/>
                <w:b/>
                <w:bCs/>
                <w:color w:val="000000"/>
                <w:sz w:val="20"/>
                <w:szCs w:val="20"/>
                <w:lang w:val="es-CO" w:eastAsia="es-CO"/>
              </w:rPr>
              <w:t>* Marque con una X según corresponda.</w:t>
            </w:r>
          </w:p>
        </w:tc>
      </w:tr>
      <w:tr w:rsidR="00CB2ED6" w14:paraId="787B3FA2" w14:textId="77777777" w:rsidTr="007D23CA">
        <w:trPr>
          <w:trHeight w:val="340"/>
        </w:trPr>
        <w:tc>
          <w:tcPr>
            <w:tcW w:w="10774" w:type="dxa"/>
            <w:gridSpan w:val="3"/>
            <w:shd w:val="clear" w:color="auto" w:fill="D9D9D9" w:themeFill="background1" w:themeFillShade="D9"/>
            <w:vAlign w:val="center"/>
          </w:tcPr>
          <w:p w14:paraId="4F512EBF" w14:textId="5DF53996" w:rsidR="00CB2ED6" w:rsidRPr="007D23CA" w:rsidRDefault="00CB2ED6" w:rsidP="00CB2ED6">
            <w:pPr>
              <w:jc w:val="center"/>
              <w:rPr>
                <w:rFonts w:ascii="Arial" w:eastAsia="Times New Roman" w:hAnsi="Arial" w:cs="Arial"/>
                <w:b/>
                <w:bCs/>
                <w:sz w:val="20"/>
                <w:szCs w:val="20"/>
                <w:lang w:val="es-CO" w:eastAsia="es-CO"/>
              </w:rPr>
            </w:pPr>
            <w:r>
              <w:rPr>
                <w:rFonts w:ascii="Arial" w:hAnsi="Arial" w:cs="Arial"/>
                <w:b/>
                <w:bCs/>
                <w:sz w:val="20"/>
                <w:szCs w:val="20"/>
              </w:rPr>
              <w:t>I</w:t>
            </w:r>
            <w:r w:rsidRPr="00AE395D">
              <w:rPr>
                <w:rFonts w:ascii="Arial" w:hAnsi="Arial" w:cs="Arial"/>
                <w:b/>
                <w:bCs/>
                <w:sz w:val="20"/>
                <w:szCs w:val="20"/>
              </w:rPr>
              <w:t xml:space="preserve">V. </w:t>
            </w:r>
            <w:r>
              <w:rPr>
                <w:rFonts w:ascii="Arial" w:hAnsi="Arial" w:cs="Arial"/>
                <w:b/>
                <w:bCs/>
                <w:sz w:val="20"/>
                <w:szCs w:val="20"/>
              </w:rPr>
              <w:t>EVALUACIONES DE RIESGO ANTERIORES Y/O TRÁMITES DE EMERGENCIA</w:t>
            </w:r>
          </w:p>
        </w:tc>
      </w:tr>
      <w:tr w:rsidR="00CB2ED6" w14:paraId="2524D2B6" w14:textId="77777777" w:rsidTr="00E9262A">
        <w:trPr>
          <w:trHeight w:val="340"/>
        </w:trPr>
        <w:tc>
          <w:tcPr>
            <w:tcW w:w="10774" w:type="dxa"/>
            <w:gridSpan w:val="3"/>
            <w:shd w:val="clear" w:color="auto" w:fill="FFFFFF" w:themeFill="background1"/>
            <w:vAlign w:val="center"/>
          </w:tcPr>
          <w:p w14:paraId="255E4B88" w14:textId="77777777" w:rsidR="00CB2ED6" w:rsidRDefault="00CB2ED6" w:rsidP="00E9262A">
            <w:pPr>
              <w:jc w:val="both"/>
              <w:rPr>
                <w:rFonts w:ascii="Arial" w:hAnsi="Arial" w:cs="Arial"/>
                <w:sz w:val="20"/>
                <w:szCs w:val="20"/>
                <w:shd w:val="clear" w:color="auto" w:fill="FFFFFF" w:themeFill="background1"/>
              </w:rPr>
            </w:pPr>
            <w:r>
              <w:rPr>
                <w:rFonts w:ascii="Arial" w:eastAsia="Times New Roman" w:hAnsi="Arial" w:cs="Arial"/>
                <w:sz w:val="20"/>
                <w:szCs w:val="20"/>
                <w:lang w:eastAsia="es-CO"/>
              </w:rPr>
              <w:t xml:space="preserve">Relacione las </w:t>
            </w:r>
            <w:r w:rsidRPr="00F40B55">
              <w:rPr>
                <w:rFonts w:ascii="Arial" w:eastAsia="Times New Roman" w:hAnsi="Arial" w:cs="Arial"/>
                <w:sz w:val="20"/>
                <w:szCs w:val="20"/>
                <w:lang w:eastAsia="es-CO"/>
              </w:rPr>
              <w:t xml:space="preserve">evaluaciones de riesgo previas y/o trámites de emergencia realizados con anterioridad respecto de la </w:t>
            </w:r>
            <w:r w:rsidRPr="00E9262A">
              <w:rPr>
                <w:rFonts w:ascii="Arial" w:eastAsia="Times New Roman" w:hAnsi="Arial" w:cs="Arial"/>
                <w:sz w:val="20"/>
                <w:szCs w:val="20"/>
                <w:shd w:val="clear" w:color="auto" w:fill="FFFFFF" w:themeFill="background1"/>
                <w:lang w:eastAsia="es-CO"/>
              </w:rPr>
              <w:t xml:space="preserve">persona, que se encuentren en el consolidado de Excel del GRAERR, con el fin de establecer antecedentes, medidas adoptadas y su relación con el caso actual, </w:t>
            </w:r>
            <w:r w:rsidRPr="00E9262A">
              <w:rPr>
                <w:rFonts w:ascii="Arial" w:hAnsi="Arial" w:cs="Arial"/>
                <w:sz w:val="20"/>
                <w:szCs w:val="20"/>
                <w:shd w:val="clear" w:color="auto" w:fill="FFFFFF" w:themeFill="background1"/>
              </w:rPr>
              <w:t>debe de incluir el número de la orden de trabaj</w:t>
            </w:r>
            <w:r w:rsidR="00F21B3F">
              <w:rPr>
                <w:rFonts w:ascii="Arial" w:hAnsi="Arial" w:cs="Arial"/>
                <w:sz w:val="20"/>
                <w:szCs w:val="20"/>
                <w:shd w:val="clear" w:color="auto" w:fill="FFFFFF" w:themeFill="background1"/>
              </w:rPr>
              <w:t>o,</w:t>
            </w:r>
            <w:r w:rsidRPr="00E9262A">
              <w:rPr>
                <w:rFonts w:ascii="Arial" w:hAnsi="Arial" w:cs="Arial"/>
                <w:sz w:val="20"/>
                <w:szCs w:val="20"/>
                <w:shd w:val="clear" w:color="auto" w:fill="FFFFFF" w:themeFill="background1"/>
              </w:rPr>
              <w:t xml:space="preserve"> el resultado del nivel de riesgo</w:t>
            </w:r>
            <w:r w:rsidR="00F21B3F">
              <w:rPr>
                <w:rFonts w:ascii="Arial" w:hAnsi="Arial" w:cs="Arial"/>
                <w:sz w:val="20"/>
                <w:szCs w:val="20"/>
                <w:shd w:val="clear" w:color="auto" w:fill="FFFFFF" w:themeFill="background1"/>
              </w:rPr>
              <w:t xml:space="preserve"> y un resumen breve de los hechos evaluados anteriormente dando cumplimiento a los criterios de razonabilidad en tiempo, modo y lugar. </w:t>
            </w:r>
          </w:p>
          <w:p w14:paraId="24B093DA" w14:textId="33037D4D" w:rsidR="00A6646D" w:rsidRPr="007D23CA" w:rsidRDefault="00A6646D" w:rsidP="00E9262A">
            <w:pPr>
              <w:jc w:val="both"/>
              <w:rPr>
                <w:rFonts w:ascii="Arial" w:eastAsia="Times New Roman" w:hAnsi="Arial" w:cs="Arial"/>
                <w:b/>
                <w:bCs/>
                <w:sz w:val="20"/>
                <w:szCs w:val="20"/>
                <w:lang w:val="es-CO" w:eastAsia="es-CO"/>
              </w:rPr>
            </w:pPr>
          </w:p>
        </w:tc>
      </w:tr>
      <w:tr w:rsidR="00CB2ED6" w14:paraId="6D325425" w14:textId="77777777" w:rsidTr="007D23CA">
        <w:trPr>
          <w:trHeight w:val="340"/>
        </w:trPr>
        <w:tc>
          <w:tcPr>
            <w:tcW w:w="10774" w:type="dxa"/>
            <w:gridSpan w:val="3"/>
            <w:shd w:val="clear" w:color="auto" w:fill="D9D9D9" w:themeFill="background1" w:themeFillShade="D9"/>
            <w:vAlign w:val="center"/>
          </w:tcPr>
          <w:p w14:paraId="03E46CE6" w14:textId="6A918654" w:rsidR="00CB2ED6" w:rsidRDefault="00CB2ED6" w:rsidP="00CB2ED6">
            <w:pPr>
              <w:jc w:val="center"/>
              <w:rPr>
                <w:rFonts w:ascii="Arial" w:hAnsi="Arial" w:cs="Arial"/>
                <w:sz w:val="20"/>
                <w:szCs w:val="20"/>
              </w:rPr>
            </w:pPr>
            <w:r w:rsidRPr="00910686">
              <w:rPr>
                <w:rFonts w:ascii="Arial" w:hAnsi="Arial" w:cs="Arial"/>
                <w:b/>
                <w:bCs/>
                <w:sz w:val="20"/>
                <w:szCs w:val="20"/>
              </w:rPr>
              <w:t>V. ANÁLISIS Y RESUMEN DE LOS HECHOS</w:t>
            </w:r>
          </w:p>
        </w:tc>
      </w:tr>
      <w:tr w:rsidR="00CB2ED6" w14:paraId="5E0E8F73" w14:textId="77777777" w:rsidTr="007D23CA">
        <w:trPr>
          <w:trHeight w:val="500"/>
        </w:trPr>
        <w:tc>
          <w:tcPr>
            <w:tcW w:w="10774" w:type="dxa"/>
            <w:gridSpan w:val="3"/>
            <w:shd w:val="clear" w:color="auto" w:fill="FFFFFF" w:themeFill="background1"/>
            <w:vAlign w:val="center"/>
          </w:tcPr>
          <w:p w14:paraId="545A3028" w14:textId="77777777" w:rsidR="00CB2ED6" w:rsidRDefault="00CB2ED6" w:rsidP="00CB2ED6">
            <w:pPr>
              <w:jc w:val="both"/>
              <w:rPr>
                <w:ins w:id="1" w:author="Maria Angelina Rojas Gonzalez" w:date="2026-02-17T11:35:00Z"/>
                <w:rFonts w:ascii="Arial" w:eastAsia="Times New Roman" w:hAnsi="Arial" w:cs="Arial"/>
                <w:sz w:val="20"/>
                <w:szCs w:val="20"/>
                <w:lang w:eastAsia="es-CO"/>
              </w:rPr>
            </w:pPr>
            <w:r w:rsidRPr="007D23CA">
              <w:rPr>
                <w:rFonts w:ascii="Arial" w:eastAsia="Times New Roman" w:hAnsi="Arial" w:cs="Arial"/>
                <w:sz w:val="20"/>
                <w:szCs w:val="20"/>
                <w:lang w:val="es-CO" w:eastAsia="es-CO"/>
              </w:rPr>
              <w:t xml:space="preserve">Describa las situaciones </w:t>
            </w:r>
            <w:r>
              <w:rPr>
                <w:rFonts w:ascii="Arial" w:eastAsia="Times New Roman" w:hAnsi="Arial" w:cs="Arial"/>
                <w:sz w:val="20"/>
                <w:szCs w:val="20"/>
                <w:lang w:val="es-CO" w:eastAsia="es-CO"/>
              </w:rPr>
              <w:t>que presenta la persona evaluada o beneficiaria del Programa Especializado de Seguridad y Protección, de manera</w:t>
            </w:r>
            <w:r w:rsidRPr="007D23CA">
              <w:rPr>
                <w:rFonts w:ascii="Arial" w:eastAsia="Times New Roman" w:hAnsi="Arial" w:cs="Arial"/>
                <w:sz w:val="20"/>
                <w:szCs w:val="20"/>
                <w:lang w:eastAsia="es-CO"/>
              </w:rPr>
              <w:t xml:space="preserve"> clara, objetiva y cronológica de los hechos relevantes del caso, a partir de la información recopilada, evidencias disponibles y antecedentes documentales, identificando las circunstancias, actores involucrados y elementos que permitan comprender el contexto general de la situación analizada.</w:t>
            </w:r>
          </w:p>
          <w:p w14:paraId="260AC336" w14:textId="77777777" w:rsidR="00E9262A" w:rsidRDefault="00E9262A" w:rsidP="00CB2ED6">
            <w:pPr>
              <w:jc w:val="both"/>
              <w:rPr>
                <w:rFonts w:ascii="Arial" w:eastAsia="Times New Roman" w:hAnsi="Arial" w:cs="Arial"/>
                <w:sz w:val="20"/>
                <w:szCs w:val="20"/>
                <w:lang w:eastAsia="es-CO"/>
              </w:rPr>
            </w:pPr>
          </w:p>
          <w:p w14:paraId="2AEFA70C" w14:textId="2BF128E2" w:rsidR="00CB2ED6" w:rsidRDefault="00CB2ED6" w:rsidP="00CB2ED6">
            <w:pPr>
              <w:suppressAutoHyphens/>
              <w:ind w:right="105"/>
              <w:jc w:val="both"/>
              <w:textAlignment w:val="baseline"/>
              <w:rPr>
                <w:ins w:id="2" w:author="Maria Angelina Rojas Gonzalez" w:date="2026-02-17T11:35:00Z"/>
                <w:rFonts w:ascii="Arial" w:hAnsi="Arial" w:cs="Arial"/>
                <w:sz w:val="20"/>
                <w:szCs w:val="20"/>
              </w:rPr>
            </w:pPr>
            <w:r>
              <w:rPr>
                <w:rFonts w:ascii="Arial" w:hAnsi="Arial" w:cs="Arial"/>
                <w:sz w:val="20"/>
                <w:szCs w:val="20"/>
              </w:rPr>
              <w:t xml:space="preserve">A través de la </w:t>
            </w:r>
            <w:r w:rsidRPr="004C6FE6">
              <w:rPr>
                <w:rFonts w:ascii="Arial" w:hAnsi="Arial" w:cs="Arial"/>
                <w:sz w:val="20"/>
                <w:szCs w:val="20"/>
              </w:rPr>
              <w:t>información recolectada en campo para el desarrollo del estudio de nivel de</w:t>
            </w:r>
            <w:r>
              <w:rPr>
                <w:rFonts w:ascii="Arial" w:hAnsi="Arial" w:cs="Arial"/>
                <w:sz w:val="20"/>
                <w:szCs w:val="20"/>
              </w:rPr>
              <w:t xml:space="preserve"> </w:t>
            </w:r>
            <w:r w:rsidRPr="004C6FE6">
              <w:rPr>
                <w:rFonts w:ascii="Arial" w:hAnsi="Arial" w:cs="Arial"/>
                <w:sz w:val="20"/>
                <w:szCs w:val="20"/>
              </w:rPr>
              <w:t>riesgo individual. Estos deben ajustarse de acuerdo con lo integrado en este campo:</w:t>
            </w:r>
          </w:p>
          <w:p w14:paraId="108D0A9F" w14:textId="77777777" w:rsidR="00E9262A" w:rsidRPr="004C6FE6" w:rsidRDefault="00E9262A" w:rsidP="00CB2ED6">
            <w:pPr>
              <w:suppressAutoHyphens/>
              <w:ind w:right="105"/>
              <w:jc w:val="both"/>
              <w:textAlignment w:val="baseline"/>
              <w:rPr>
                <w:rFonts w:ascii="Arial" w:hAnsi="Arial" w:cs="Arial"/>
                <w:sz w:val="20"/>
                <w:szCs w:val="20"/>
              </w:rPr>
            </w:pPr>
          </w:p>
          <w:p w14:paraId="6BBCC7A2" w14:textId="6AE2E2E0" w:rsidR="00CB2ED6" w:rsidRPr="004C6FE6" w:rsidRDefault="00CB2ED6" w:rsidP="00CB2ED6">
            <w:pPr>
              <w:pStyle w:val="TableParagraph"/>
              <w:tabs>
                <w:tab w:val="left" w:pos="792"/>
              </w:tabs>
              <w:spacing w:line="276" w:lineRule="auto"/>
              <w:ind w:right="70"/>
              <w:jc w:val="both"/>
              <w:rPr>
                <w:rFonts w:ascii="Arial" w:hAnsi="Arial" w:cs="Arial"/>
                <w:sz w:val="20"/>
                <w:szCs w:val="20"/>
              </w:rPr>
            </w:pPr>
            <w:r w:rsidRPr="004C6FE6">
              <w:rPr>
                <w:rFonts w:ascii="Arial" w:hAnsi="Arial" w:cs="Arial"/>
                <w:sz w:val="20"/>
                <w:szCs w:val="20"/>
              </w:rPr>
              <w:t xml:space="preserve">1. </w:t>
            </w:r>
            <w:r w:rsidRPr="004C6FE6">
              <w:rPr>
                <w:rFonts w:ascii="Arial" w:hAnsi="Arial" w:cs="Arial"/>
                <w:b/>
                <w:bCs/>
                <w:sz w:val="20"/>
                <w:szCs w:val="20"/>
              </w:rPr>
              <w:t>Tipo de estudio:</w:t>
            </w:r>
            <w:r w:rsidRPr="004C6FE6">
              <w:rPr>
                <w:rFonts w:ascii="Arial" w:hAnsi="Arial" w:cs="Arial"/>
                <w:sz w:val="20"/>
                <w:szCs w:val="20"/>
              </w:rPr>
              <w:t xml:space="preserve"> Indicar el medio, tiempo y lugar de la solicitud del estudio de nivel de riesgo.</w:t>
            </w:r>
          </w:p>
          <w:p w14:paraId="444386AA" w14:textId="37A031D2" w:rsidR="00CB2ED6" w:rsidRPr="004C6FE6" w:rsidRDefault="00F21B3F" w:rsidP="00CB2ED6">
            <w:pPr>
              <w:pStyle w:val="TableParagraph"/>
              <w:tabs>
                <w:tab w:val="left" w:pos="792"/>
              </w:tabs>
              <w:spacing w:line="276" w:lineRule="auto"/>
              <w:ind w:right="70"/>
              <w:jc w:val="both"/>
              <w:rPr>
                <w:rFonts w:ascii="Arial" w:hAnsi="Arial" w:cs="Arial"/>
                <w:sz w:val="20"/>
                <w:szCs w:val="20"/>
              </w:rPr>
            </w:pPr>
            <w:r>
              <w:rPr>
                <w:rFonts w:ascii="Arial" w:hAnsi="Arial" w:cs="Arial"/>
                <w:sz w:val="20"/>
                <w:szCs w:val="20"/>
              </w:rPr>
              <w:t>2</w:t>
            </w:r>
            <w:r w:rsidR="00CB2ED6" w:rsidRPr="004C6FE6">
              <w:rPr>
                <w:rFonts w:ascii="Arial" w:hAnsi="Arial" w:cs="Arial"/>
                <w:sz w:val="20"/>
                <w:szCs w:val="20"/>
              </w:rPr>
              <w:t xml:space="preserve">. </w:t>
            </w:r>
            <w:r w:rsidR="00CB2ED6" w:rsidRPr="004C6FE6">
              <w:rPr>
                <w:rFonts w:ascii="Arial" w:hAnsi="Arial" w:cs="Arial"/>
                <w:b/>
                <w:bCs/>
                <w:sz w:val="20"/>
                <w:szCs w:val="20"/>
              </w:rPr>
              <w:t>Perfil:</w:t>
            </w:r>
          </w:p>
          <w:p w14:paraId="6D92087D" w14:textId="37F6CABB" w:rsidR="00CB2ED6" w:rsidRPr="004C6FE6" w:rsidRDefault="00F21B3F" w:rsidP="00CB2ED6">
            <w:pPr>
              <w:pStyle w:val="TableParagraph"/>
              <w:tabs>
                <w:tab w:val="left" w:pos="792"/>
              </w:tabs>
              <w:spacing w:line="276" w:lineRule="auto"/>
              <w:ind w:left="720" w:right="70"/>
              <w:jc w:val="both"/>
              <w:rPr>
                <w:rFonts w:ascii="Arial" w:hAnsi="Arial" w:cs="Arial"/>
                <w:sz w:val="20"/>
                <w:szCs w:val="20"/>
              </w:rPr>
            </w:pPr>
            <w:r>
              <w:rPr>
                <w:rFonts w:ascii="Arial" w:hAnsi="Arial" w:cs="Arial"/>
                <w:sz w:val="20"/>
                <w:szCs w:val="20"/>
              </w:rPr>
              <w:t>2</w:t>
            </w:r>
            <w:r w:rsidR="00CB2ED6" w:rsidRPr="004C6FE6">
              <w:rPr>
                <w:rFonts w:ascii="Arial" w:hAnsi="Arial" w:cs="Arial"/>
                <w:sz w:val="20"/>
                <w:szCs w:val="20"/>
              </w:rPr>
              <w:t xml:space="preserve">.1. Reincorporados: Perfil en armas (año de ingreso, estructura, zona de operación, seudónimo, rol, lugar de dejación de armas y/o lugar de inicio de su proceso de reincorporación) y perfil actual. </w:t>
            </w:r>
          </w:p>
          <w:p w14:paraId="165C905C" w14:textId="64B2BF9B" w:rsidR="00CB2ED6" w:rsidRPr="004C6FE6" w:rsidRDefault="00F21B3F" w:rsidP="00CB2ED6">
            <w:pPr>
              <w:pStyle w:val="TableParagraph"/>
              <w:tabs>
                <w:tab w:val="left" w:pos="792"/>
              </w:tabs>
              <w:spacing w:line="276" w:lineRule="auto"/>
              <w:ind w:left="720" w:right="70"/>
              <w:jc w:val="both"/>
              <w:rPr>
                <w:rFonts w:ascii="Arial" w:hAnsi="Arial" w:cs="Arial"/>
                <w:sz w:val="20"/>
                <w:szCs w:val="20"/>
              </w:rPr>
            </w:pPr>
            <w:r>
              <w:rPr>
                <w:rFonts w:ascii="Arial" w:hAnsi="Arial" w:cs="Arial"/>
                <w:sz w:val="20"/>
                <w:szCs w:val="20"/>
              </w:rPr>
              <w:t>2</w:t>
            </w:r>
            <w:r w:rsidR="00CB2ED6" w:rsidRPr="004C6FE6">
              <w:rPr>
                <w:rFonts w:ascii="Arial" w:hAnsi="Arial" w:cs="Arial"/>
                <w:sz w:val="20"/>
                <w:szCs w:val="20"/>
              </w:rPr>
              <w:t xml:space="preserve">.2. Integrantes del Partido Comunes: Rol y actividades partidarias, liderazgo, etc. </w:t>
            </w:r>
          </w:p>
          <w:p w14:paraId="781AD117" w14:textId="669DA69A" w:rsidR="00CB2ED6" w:rsidRDefault="00F21B3F" w:rsidP="00CB2ED6">
            <w:pPr>
              <w:pStyle w:val="TableParagraph"/>
              <w:tabs>
                <w:tab w:val="left" w:pos="792"/>
              </w:tabs>
              <w:spacing w:line="276" w:lineRule="auto"/>
              <w:ind w:left="720" w:right="70"/>
              <w:jc w:val="both"/>
              <w:rPr>
                <w:rFonts w:ascii="Arial" w:hAnsi="Arial" w:cs="Arial"/>
                <w:sz w:val="20"/>
                <w:szCs w:val="20"/>
              </w:rPr>
            </w:pPr>
            <w:r>
              <w:rPr>
                <w:rFonts w:ascii="Arial" w:hAnsi="Arial" w:cs="Arial"/>
                <w:sz w:val="20"/>
                <w:szCs w:val="20"/>
              </w:rPr>
              <w:t>2</w:t>
            </w:r>
            <w:r w:rsidR="00CB2ED6" w:rsidRPr="004C6FE6">
              <w:rPr>
                <w:rFonts w:ascii="Arial" w:hAnsi="Arial" w:cs="Arial"/>
                <w:sz w:val="20"/>
                <w:szCs w:val="20"/>
              </w:rPr>
              <w:t xml:space="preserve">.3 Familiares de los anteriores: tipo de relacionamiento familiar con </w:t>
            </w:r>
            <w:r w:rsidR="00CB2ED6" w:rsidRPr="00974631">
              <w:rPr>
                <w:rFonts w:ascii="Arial" w:hAnsi="Arial" w:cs="Arial"/>
                <w:sz w:val="20"/>
                <w:szCs w:val="20"/>
              </w:rPr>
              <w:t>el PPR y/o militante, actividades que realiza el evaluado</w:t>
            </w:r>
            <w:r>
              <w:rPr>
                <w:rFonts w:ascii="Arial" w:hAnsi="Arial" w:cs="Arial"/>
                <w:sz w:val="20"/>
                <w:szCs w:val="20"/>
              </w:rPr>
              <w:t>,</w:t>
            </w:r>
            <w:r w:rsidR="00CB2ED6" w:rsidRPr="00974631">
              <w:rPr>
                <w:rFonts w:ascii="Arial" w:hAnsi="Arial" w:cs="Arial"/>
                <w:sz w:val="20"/>
                <w:szCs w:val="20"/>
              </w:rPr>
              <w:t xml:space="preserve"> perfil del PPR y/o Militante y composición familiar.</w:t>
            </w:r>
          </w:p>
          <w:p w14:paraId="5CC5A291" w14:textId="4D61F383" w:rsidR="00CB2ED6" w:rsidRPr="00974631" w:rsidRDefault="00F21B3F" w:rsidP="00CB2ED6">
            <w:pPr>
              <w:pStyle w:val="TableParagraph"/>
              <w:tabs>
                <w:tab w:val="left" w:pos="792"/>
              </w:tabs>
              <w:spacing w:line="276" w:lineRule="auto"/>
              <w:ind w:right="70"/>
              <w:jc w:val="both"/>
              <w:rPr>
                <w:rFonts w:ascii="Arial" w:hAnsi="Arial" w:cs="Arial"/>
                <w:sz w:val="20"/>
                <w:szCs w:val="20"/>
              </w:rPr>
            </w:pPr>
            <w:r>
              <w:rPr>
                <w:rFonts w:ascii="Arial" w:hAnsi="Arial" w:cs="Arial"/>
                <w:sz w:val="20"/>
                <w:szCs w:val="20"/>
              </w:rPr>
              <w:t>3</w:t>
            </w:r>
            <w:r w:rsidR="00CB2ED6" w:rsidRPr="00974631">
              <w:rPr>
                <w:rFonts w:ascii="Arial" w:hAnsi="Arial" w:cs="Arial"/>
                <w:sz w:val="20"/>
                <w:szCs w:val="20"/>
              </w:rPr>
              <w:t xml:space="preserve">. </w:t>
            </w:r>
            <w:r w:rsidR="00CB2ED6" w:rsidRPr="00974631">
              <w:rPr>
                <w:rFonts w:ascii="Arial" w:hAnsi="Arial" w:cs="Arial"/>
                <w:b/>
                <w:bCs/>
                <w:sz w:val="20"/>
                <w:szCs w:val="20"/>
              </w:rPr>
              <w:t>Situaciones de riesgos y/o hechos sobrevivientes</w:t>
            </w:r>
            <w:r w:rsidR="00CB2ED6" w:rsidRPr="00974631">
              <w:rPr>
                <w:rFonts w:ascii="Arial" w:hAnsi="Arial" w:cs="Arial"/>
                <w:sz w:val="20"/>
                <w:szCs w:val="20"/>
              </w:rPr>
              <w:t>.</w:t>
            </w:r>
          </w:p>
          <w:p w14:paraId="24FA8200" w14:textId="7852A5F9" w:rsidR="00CB2ED6" w:rsidRPr="00974631" w:rsidRDefault="00F21B3F" w:rsidP="00CB2ED6">
            <w:pPr>
              <w:pStyle w:val="TableParagraph"/>
              <w:tabs>
                <w:tab w:val="left" w:pos="792"/>
              </w:tabs>
              <w:spacing w:line="276" w:lineRule="auto"/>
              <w:ind w:right="70"/>
              <w:jc w:val="both"/>
              <w:rPr>
                <w:rFonts w:ascii="Arial" w:hAnsi="Arial" w:cs="Arial"/>
                <w:sz w:val="20"/>
                <w:szCs w:val="20"/>
              </w:rPr>
            </w:pPr>
            <w:r>
              <w:rPr>
                <w:rFonts w:ascii="Arial" w:hAnsi="Arial" w:cs="Arial"/>
                <w:sz w:val="20"/>
                <w:szCs w:val="20"/>
              </w:rPr>
              <w:t>4</w:t>
            </w:r>
            <w:r w:rsidR="00CB2ED6" w:rsidRPr="00974631">
              <w:rPr>
                <w:rFonts w:ascii="Arial" w:hAnsi="Arial" w:cs="Arial"/>
                <w:sz w:val="20"/>
                <w:szCs w:val="20"/>
              </w:rPr>
              <w:t xml:space="preserve">. </w:t>
            </w:r>
            <w:r w:rsidR="00CB2ED6" w:rsidRPr="00974631">
              <w:rPr>
                <w:rFonts w:ascii="Arial" w:hAnsi="Arial" w:cs="Arial"/>
                <w:b/>
                <w:bCs/>
                <w:sz w:val="20"/>
                <w:szCs w:val="20"/>
              </w:rPr>
              <w:t>Fuentes de verificación</w:t>
            </w:r>
            <w:r w:rsidR="00CB2ED6" w:rsidRPr="00974631">
              <w:rPr>
                <w:rFonts w:ascii="Arial" w:hAnsi="Arial" w:cs="Arial"/>
                <w:sz w:val="20"/>
                <w:szCs w:val="20"/>
              </w:rPr>
              <w:t>.</w:t>
            </w:r>
          </w:p>
          <w:p w14:paraId="3959EE00" w14:textId="631B4F86" w:rsidR="00CB2ED6" w:rsidRPr="00974631" w:rsidRDefault="00F21B3F" w:rsidP="00CB2ED6">
            <w:pPr>
              <w:pStyle w:val="TableParagraph"/>
              <w:tabs>
                <w:tab w:val="left" w:pos="792"/>
              </w:tabs>
              <w:spacing w:line="276" w:lineRule="auto"/>
              <w:ind w:right="70"/>
              <w:jc w:val="both"/>
              <w:rPr>
                <w:rFonts w:ascii="Arial" w:hAnsi="Arial" w:cs="Arial"/>
                <w:sz w:val="20"/>
                <w:szCs w:val="20"/>
              </w:rPr>
            </w:pPr>
            <w:r>
              <w:rPr>
                <w:rFonts w:ascii="Arial" w:hAnsi="Arial" w:cs="Arial"/>
                <w:sz w:val="20"/>
                <w:szCs w:val="20"/>
              </w:rPr>
              <w:t>5</w:t>
            </w:r>
            <w:r w:rsidR="00CB2ED6" w:rsidRPr="00974631">
              <w:rPr>
                <w:rFonts w:ascii="Arial" w:hAnsi="Arial" w:cs="Arial"/>
                <w:sz w:val="20"/>
                <w:szCs w:val="20"/>
              </w:rPr>
              <w:t xml:space="preserve">. </w:t>
            </w:r>
            <w:r w:rsidR="00CB2ED6" w:rsidRPr="00974631">
              <w:rPr>
                <w:rFonts w:ascii="Arial" w:hAnsi="Arial" w:cs="Arial"/>
                <w:b/>
                <w:bCs/>
                <w:sz w:val="20"/>
                <w:szCs w:val="20"/>
              </w:rPr>
              <w:t>Enfoque diferencial y/o de género</w:t>
            </w:r>
            <w:r w:rsidR="00CB2ED6" w:rsidRPr="00974631">
              <w:rPr>
                <w:rFonts w:ascii="Arial" w:hAnsi="Arial" w:cs="Arial"/>
                <w:sz w:val="20"/>
                <w:szCs w:val="20"/>
              </w:rPr>
              <w:t>.</w:t>
            </w:r>
          </w:p>
          <w:p w14:paraId="3FC75B83" w14:textId="0497831B" w:rsidR="00CB2ED6" w:rsidRPr="002A3E68" w:rsidRDefault="00F21B3F" w:rsidP="00CB2ED6">
            <w:pPr>
              <w:pStyle w:val="TableParagraph"/>
              <w:tabs>
                <w:tab w:val="left" w:pos="792"/>
              </w:tabs>
              <w:spacing w:line="276" w:lineRule="auto"/>
              <w:ind w:right="70"/>
              <w:jc w:val="both"/>
              <w:rPr>
                <w:rFonts w:ascii="Arial" w:hAnsi="Arial" w:cs="Arial"/>
                <w:sz w:val="20"/>
                <w:szCs w:val="20"/>
              </w:rPr>
            </w:pPr>
            <w:r>
              <w:rPr>
                <w:rFonts w:ascii="Arial" w:hAnsi="Arial" w:cs="Arial"/>
                <w:sz w:val="20"/>
                <w:szCs w:val="20"/>
              </w:rPr>
              <w:t>6</w:t>
            </w:r>
            <w:r w:rsidR="00CB2ED6" w:rsidRPr="00974631">
              <w:rPr>
                <w:rFonts w:ascii="Arial" w:hAnsi="Arial" w:cs="Arial"/>
                <w:sz w:val="20"/>
                <w:szCs w:val="20"/>
              </w:rPr>
              <w:t xml:space="preserve">. </w:t>
            </w:r>
            <w:r w:rsidR="00CB2ED6" w:rsidRPr="00974631">
              <w:rPr>
                <w:rFonts w:ascii="Arial" w:hAnsi="Arial" w:cs="Arial"/>
                <w:b/>
                <w:bCs/>
                <w:sz w:val="20"/>
                <w:szCs w:val="20"/>
              </w:rPr>
              <w:t>Vulnerabilidades</w:t>
            </w:r>
          </w:p>
        </w:tc>
      </w:tr>
      <w:tr w:rsidR="00CB2ED6" w14:paraId="055C339A" w14:textId="77777777" w:rsidTr="007D23CA">
        <w:trPr>
          <w:trHeight w:val="340"/>
        </w:trPr>
        <w:tc>
          <w:tcPr>
            <w:tcW w:w="10774" w:type="dxa"/>
            <w:gridSpan w:val="3"/>
            <w:shd w:val="clear" w:color="auto" w:fill="D9D9D9" w:themeFill="background1" w:themeFillShade="D9"/>
            <w:vAlign w:val="center"/>
          </w:tcPr>
          <w:p w14:paraId="2B195199" w14:textId="1615D800" w:rsidR="00CB2ED6" w:rsidRPr="007D23CA" w:rsidRDefault="00CB2ED6" w:rsidP="00CB2ED6">
            <w:pPr>
              <w:jc w:val="center"/>
              <w:rPr>
                <w:rFonts w:ascii="Arial" w:eastAsia="Times New Roman" w:hAnsi="Arial" w:cs="Arial"/>
                <w:sz w:val="20"/>
                <w:szCs w:val="20"/>
                <w:lang w:val="es-CO" w:eastAsia="es-CO"/>
              </w:rPr>
            </w:pPr>
            <w:r w:rsidRPr="007D23CA">
              <w:rPr>
                <w:rFonts w:ascii="Arial" w:hAnsi="Arial" w:cs="Arial"/>
                <w:b/>
                <w:bCs/>
                <w:sz w:val="20"/>
                <w:szCs w:val="20"/>
              </w:rPr>
              <w:t>V</w:t>
            </w:r>
            <w:r>
              <w:rPr>
                <w:rFonts w:ascii="Arial" w:hAnsi="Arial" w:cs="Arial"/>
                <w:b/>
                <w:bCs/>
                <w:sz w:val="20"/>
                <w:szCs w:val="20"/>
              </w:rPr>
              <w:t>I</w:t>
            </w:r>
            <w:r w:rsidRPr="007D23CA">
              <w:rPr>
                <w:rFonts w:ascii="Arial" w:hAnsi="Arial" w:cs="Arial"/>
                <w:b/>
                <w:bCs/>
                <w:sz w:val="20"/>
                <w:szCs w:val="20"/>
              </w:rPr>
              <w:t>. CONTEXTO DE ORDEN PÚBLICO</w:t>
            </w:r>
          </w:p>
        </w:tc>
      </w:tr>
      <w:tr w:rsidR="00CB2ED6" w14:paraId="1AAB2F7B" w14:textId="77777777" w:rsidTr="002A3E68">
        <w:trPr>
          <w:trHeight w:val="1768"/>
        </w:trPr>
        <w:tc>
          <w:tcPr>
            <w:tcW w:w="10774" w:type="dxa"/>
            <w:gridSpan w:val="3"/>
            <w:shd w:val="clear" w:color="auto" w:fill="FFFFFF" w:themeFill="background1"/>
            <w:vAlign w:val="center"/>
          </w:tcPr>
          <w:p w14:paraId="32B968E1" w14:textId="583F8EFE" w:rsidR="00CB2ED6" w:rsidRDefault="00CB2ED6" w:rsidP="00CB2ED6">
            <w:pPr>
              <w:jc w:val="both"/>
              <w:rPr>
                <w:ins w:id="3" w:author="Maria Angelina Rojas Gonzalez" w:date="2026-02-17T11:32:00Z"/>
                <w:rFonts w:ascii="Arial" w:eastAsia="Times New Roman" w:hAnsi="Arial" w:cs="Arial"/>
                <w:sz w:val="20"/>
                <w:szCs w:val="20"/>
                <w:lang w:eastAsia="es-CO"/>
              </w:rPr>
            </w:pPr>
            <w:r>
              <w:rPr>
                <w:rFonts w:ascii="Arial" w:eastAsia="Times New Roman" w:hAnsi="Arial" w:cs="Arial"/>
                <w:sz w:val="20"/>
                <w:szCs w:val="20"/>
                <w:lang w:eastAsia="es-CO"/>
              </w:rPr>
              <w:t>Describa el</w:t>
            </w:r>
            <w:r w:rsidRPr="007D23CA">
              <w:rPr>
                <w:rFonts w:ascii="Arial" w:eastAsia="Times New Roman" w:hAnsi="Arial" w:cs="Arial"/>
                <w:sz w:val="20"/>
                <w:szCs w:val="20"/>
                <w:lang w:eastAsia="es-CO"/>
              </w:rPr>
              <w:t xml:space="preserve"> análisis del entorno de seguridad y orden público vigente en el territorio donde ocurren los hechos o donde se ejecuta la orden de trabajo, considerando las dinámicas sociales, conflictividades, presencia de actores armados o situaciones de alteración del orden público que puedan incidir en el caso objeto de análisis.</w:t>
            </w:r>
          </w:p>
          <w:p w14:paraId="4DC60CA2" w14:textId="77777777" w:rsidR="00E9262A" w:rsidRDefault="00E9262A" w:rsidP="00CB2ED6">
            <w:pPr>
              <w:jc w:val="both"/>
              <w:rPr>
                <w:rFonts w:ascii="Arial" w:eastAsia="Times New Roman" w:hAnsi="Arial" w:cs="Arial"/>
                <w:sz w:val="20"/>
                <w:szCs w:val="20"/>
                <w:lang w:eastAsia="es-CO"/>
              </w:rPr>
            </w:pPr>
          </w:p>
          <w:p w14:paraId="0D992A8C" w14:textId="77777777" w:rsidR="00CB2ED6" w:rsidRDefault="00CB2ED6" w:rsidP="00CB2ED6">
            <w:pPr>
              <w:jc w:val="both"/>
              <w:rPr>
                <w:rFonts w:ascii="Arial" w:hAnsi="Arial" w:cs="Arial"/>
                <w:sz w:val="20"/>
                <w:szCs w:val="20"/>
              </w:rPr>
            </w:pPr>
            <w:r>
              <w:rPr>
                <w:rFonts w:ascii="Arial" w:hAnsi="Arial" w:cs="Arial"/>
                <w:sz w:val="20"/>
                <w:szCs w:val="20"/>
              </w:rPr>
              <w:t>A partir de la</w:t>
            </w:r>
            <w:r w:rsidRPr="004C6FE6">
              <w:rPr>
                <w:rFonts w:ascii="Arial" w:hAnsi="Arial" w:cs="Arial"/>
                <w:sz w:val="20"/>
                <w:szCs w:val="20"/>
              </w:rPr>
              <w:t xml:space="preserve"> información consultada a través de a medios abiertos y/o especializados (Alertas Temprana, JEP, INDEPAZ, etc.), entrevistas a terceros o información suministrada por entidades del territorio donde se realiza la recolección de información para identificar factores de riesgos en contra del evaluado</w:t>
            </w:r>
            <w:r>
              <w:rPr>
                <w:rFonts w:ascii="Arial" w:hAnsi="Arial" w:cs="Arial"/>
                <w:sz w:val="20"/>
                <w:szCs w:val="20"/>
              </w:rPr>
              <w:t xml:space="preserve"> (a) o beneficiario (a) del Programa de Protección. </w:t>
            </w:r>
          </w:p>
          <w:p w14:paraId="24E0881F" w14:textId="77777777" w:rsidR="00437D85" w:rsidRDefault="00437D85" w:rsidP="00CB2ED6">
            <w:pPr>
              <w:jc w:val="both"/>
              <w:rPr>
                <w:rFonts w:ascii="Arial" w:hAnsi="Arial" w:cs="Arial"/>
                <w:sz w:val="20"/>
                <w:szCs w:val="20"/>
              </w:rPr>
            </w:pPr>
          </w:p>
          <w:p w14:paraId="37D0BAF3" w14:textId="77777777" w:rsidR="00437D85" w:rsidRDefault="00437D85" w:rsidP="00CB2ED6">
            <w:pPr>
              <w:jc w:val="both"/>
              <w:rPr>
                <w:rFonts w:ascii="Arial" w:hAnsi="Arial" w:cs="Arial"/>
                <w:sz w:val="20"/>
                <w:szCs w:val="20"/>
              </w:rPr>
            </w:pPr>
          </w:p>
          <w:p w14:paraId="197AE4E0" w14:textId="3A109DBA" w:rsidR="00910686" w:rsidRPr="007D23CA" w:rsidRDefault="00910686" w:rsidP="00CB2ED6">
            <w:pPr>
              <w:jc w:val="both"/>
              <w:rPr>
                <w:rFonts w:ascii="Arial" w:eastAsia="Times New Roman" w:hAnsi="Arial" w:cs="Arial"/>
                <w:sz w:val="20"/>
                <w:szCs w:val="20"/>
                <w:lang w:val="es-CO" w:eastAsia="es-CO"/>
              </w:rPr>
            </w:pPr>
          </w:p>
        </w:tc>
      </w:tr>
      <w:tr w:rsidR="00CB2ED6" w14:paraId="1EA3A519" w14:textId="77777777" w:rsidTr="00F40B55">
        <w:trPr>
          <w:trHeight w:val="340"/>
        </w:trPr>
        <w:tc>
          <w:tcPr>
            <w:tcW w:w="10774" w:type="dxa"/>
            <w:gridSpan w:val="3"/>
            <w:shd w:val="clear" w:color="auto" w:fill="D9D9D9" w:themeFill="background1" w:themeFillShade="D9"/>
            <w:vAlign w:val="center"/>
          </w:tcPr>
          <w:p w14:paraId="7B3AED04" w14:textId="7B501DF1" w:rsidR="00CB2ED6" w:rsidRPr="007D23CA" w:rsidRDefault="00CB2ED6" w:rsidP="00CB2ED6">
            <w:pPr>
              <w:jc w:val="center"/>
              <w:rPr>
                <w:rFonts w:ascii="Arial" w:eastAsia="Times New Roman" w:hAnsi="Arial" w:cs="Arial"/>
                <w:sz w:val="20"/>
                <w:szCs w:val="20"/>
                <w:lang w:val="es-CO" w:eastAsia="es-CO"/>
              </w:rPr>
            </w:pPr>
            <w:r w:rsidRPr="00AE395D">
              <w:rPr>
                <w:rFonts w:ascii="Arial" w:hAnsi="Arial" w:cs="Arial"/>
                <w:b/>
                <w:bCs/>
                <w:sz w:val="20"/>
                <w:szCs w:val="20"/>
              </w:rPr>
              <w:t>V</w:t>
            </w:r>
            <w:r>
              <w:rPr>
                <w:rFonts w:ascii="Arial" w:hAnsi="Arial" w:cs="Arial"/>
                <w:b/>
                <w:bCs/>
                <w:sz w:val="20"/>
                <w:szCs w:val="20"/>
              </w:rPr>
              <w:t>I</w:t>
            </w:r>
            <w:r w:rsidRPr="00AE395D">
              <w:rPr>
                <w:rFonts w:ascii="Arial" w:hAnsi="Arial" w:cs="Arial"/>
                <w:b/>
                <w:bCs/>
                <w:sz w:val="20"/>
                <w:szCs w:val="20"/>
              </w:rPr>
              <w:t>I. ALERTAS TEMPRANAS</w:t>
            </w:r>
          </w:p>
        </w:tc>
      </w:tr>
      <w:tr w:rsidR="00CB2ED6" w14:paraId="5AD6BC4F" w14:textId="77777777" w:rsidTr="002A3E68">
        <w:trPr>
          <w:trHeight w:val="1331"/>
        </w:trPr>
        <w:tc>
          <w:tcPr>
            <w:tcW w:w="10774" w:type="dxa"/>
            <w:gridSpan w:val="3"/>
            <w:shd w:val="clear" w:color="auto" w:fill="FFFFFF" w:themeFill="background1"/>
            <w:vAlign w:val="center"/>
          </w:tcPr>
          <w:p w14:paraId="578A5677" w14:textId="77777777" w:rsidR="00CB2ED6" w:rsidRDefault="00CB2ED6" w:rsidP="00CB2ED6">
            <w:pPr>
              <w:jc w:val="both"/>
              <w:rPr>
                <w:rFonts w:ascii="Arial" w:eastAsia="Times New Roman" w:hAnsi="Arial" w:cs="Arial"/>
                <w:sz w:val="20"/>
                <w:szCs w:val="20"/>
                <w:lang w:eastAsia="es-CO"/>
              </w:rPr>
            </w:pPr>
            <w:r>
              <w:rPr>
                <w:rFonts w:ascii="Arial" w:eastAsia="Times New Roman" w:hAnsi="Arial" w:cs="Arial"/>
                <w:sz w:val="20"/>
                <w:szCs w:val="20"/>
                <w:lang w:eastAsia="es-CO"/>
              </w:rPr>
              <w:lastRenderedPageBreak/>
              <w:t xml:space="preserve">Relacione información de las </w:t>
            </w:r>
            <w:r w:rsidRPr="00F40B55">
              <w:rPr>
                <w:rFonts w:ascii="Arial" w:eastAsia="Times New Roman" w:hAnsi="Arial" w:cs="Arial"/>
                <w:sz w:val="20"/>
                <w:szCs w:val="20"/>
                <w:lang w:eastAsia="es-CO"/>
              </w:rPr>
              <w:t>alertas tempranas vigentes o emitidas por entidades competentes</w:t>
            </w:r>
            <w:r>
              <w:rPr>
                <w:rFonts w:ascii="Arial" w:eastAsia="Times New Roman" w:hAnsi="Arial" w:cs="Arial"/>
                <w:sz w:val="20"/>
                <w:szCs w:val="20"/>
                <w:lang w:eastAsia="es-CO"/>
              </w:rPr>
              <w:t xml:space="preserve"> como la (</w:t>
            </w:r>
            <w:r w:rsidRPr="004C6FE6">
              <w:rPr>
                <w:rFonts w:ascii="Arial" w:hAnsi="Arial" w:cs="Arial"/>
                <w:sz w:val="20"/>
                <w:szCs w:val="20"/>
              </w:rPr>
              <w:t>Comisión Intersectorial de Alertas Tempranas y/o el sistema de alertas tempranas de la Defensoría del Pueblo</w:t>
            </w:r>
            <w:r>
              <w:rPr>
                <w:rFonts w:ascii="Arial" w:hAnsi="Arial" w:cs="Arial"/>
                <w:sz w:val="20"/>
                <w:szCs w:val="20"/>
              </w:rPr>
              <w:t>)</w:t>
            </w:r>
            <w:r w:rsidRPr="004C6FE6">
              <w:rPr>
                <w:rFonts w:ascii="Arial" w:hAnsi="Arial" w:cs="Arial"/>
                <w:sz w:val="20"/>
                <w:szCs w:val="20"/>
              </w:rPr>
              <w:t xml:space="preserve"> que permita dilucidar la Configuración del Riesgo a la población objeto del decreto 299 de 2017, conductas que viola o vulnera los DDHH de la población objeto y/o civil en el lugar de ubicación</w:t>
            </w:r>
            <w:r w:rsidRPr="00F40B55">
              <w:rPr>
                <w:rFonts w:ascii="Arial" w:eastAsia="Times New Roman" w:hAnsi="Arial" w:cs="Arial"/>
                <w:sz w:val="20"/>
                <w:szCs w:val="20"/>
                <w:lang w:eastAsia="es-CO"/>
              </w:rPr>
              <w:t>, relacionadas con riesgos para la población, el territorio o la institucionalidad, que tengan incidencia directa o indirecta en el caso objeto de análisis.</w:t>
            </w:r>
          </w:p>
          <w:p w14:paraId="07016044" w14:textId="53467402" w:rsidR="002B3323" w:rsidRPr="0025622E" w:rsidRDefault="002B3323" w:rsidP="00CB2ED6">
            <w:pPr>
              <w:jc w:val="both"/>
              <w:rPr>
                <w:rFonts w:ascii="Arial" w:eastAsia="Times New Roman" w:hAnsi="Arial" w:cs="Arial"/>
                <w:sz w:val="20"/>
                <w:szCs w:val="20"/>
                <w:lang w:eastAsia="es-CO"/>
              </w:rPr>
            </w:pPr>
          </w:p>
        </w:tc>
      </w:tr>
      <w:tr w:rsidR="00CB2ED6" w14:paraId="3FAA8A41" w14:textId="77777777" w:rsidTr="00F40B55">
        <w:trPr>
          <w:trHeight w:val="340"/>
        </w:trPr>
        <w:tc>
          <w:tcPr>
            <w:tcW w:w="10774" w:type="dxa"/>
            <w:gridSpan w:val="3"/>
            <w:shd w:val="clear" w:color="auto" w:fill="D9D9D9" w:themeFill="background1" w:themeFillShade="D9"/>
            <w:vAlign w:val="center"/>
          </w:tcPr>
          <w:p w14:paraId="2294C086" w14:textId="6B0E13B4" w:rsidR="00CB2ED6" w:rsidRPr="007D23CA" w:rsidRDefault="00CB2ED6" w:rsidP="00CB2ED6">
            <w:pPr>
              <w:jc w:val="center"/>
              <w:rPr>
                <w:rFonts w:ascii="Arial" w:eastAsia="Times New Roman" w:hAnsi="Arial" w:cs="Arial"/>
                <w:sz w:val="20"/>
                <w:szCs w:val="20"/>
                <w:lang w:val="es-CO" w:eastAsia="es-CO"/>
              </w:rPr>
            </w:pPr>
            <w:r w:rsidRPr="00AE395D">
              <w:rPr>
                <w:rFonts w:ascii="Arial" w:hAnsi="Arial" w:cs="Arial"/>
                <w:b/>
                <w:bCs/>
                <w:sz w:val="20"/>
                <w:szCs w:val="20"/>
              </w:rPr>
              <w:t>V</w:t>
            </w:r>
            <w:r>
              <w:rPr>
                <w:rFonts w:ascii="Arial" w:hAnsi="Arial" w:cs="Arial"/>
                <w:b/>
                <w:bCs/>
                <w:sz w:val="20"/>
                <w:szCs w:val="20"/>
              </w:rPr>
              <w:t>II</w:t>
            </w:r>
            <w:r w:rsidRPr="00AE395D">
              <w:rPr>
                <w:rFonts w:ascii="Arial" w:hAnsi="Arial" w:cs="Arial"/>
                <w:b/>
                <w:bCs/>
                <w:sz w:val="20"/>
                <w:szCs w:val="20"/>
              </w:rPr>
              <w:t xml:space="preserve">I. </w:t>
            </w:r>
            <w:r>
              <w:rPr>
                <w:rFonts w:ascii="Arial" w:hAnsi="Arial" w:cs="Arial"/>
                <w:b/>
                <w:bCs/>
                <w:sz w:val="20"/>
                <w:szCs w:val="20"/>
              </w:rPr>
              <w:t>MEDIDAS DE EMERGENCIA</w:t>
            </w:r>
          </w:p>
        </w:tc>
      </w:tr>
      <w:tr w:rsidR="00CB2ED6" w14:paraId="2883CD55" w14:textId="77777777" w:rsidTr="002A3E68">
        <w:trPr>
          <w:trHeight w:val="766"/>
        </w:trPr>
        <w:tc>
          <w:tcPr>
            <w:tcW w:w="10774" w:type="dxa"/>
            <w:gridSpan w:val="3"/>
            <w:shd w:val="clear" w:color="auto" w:fill="FFFFFF" w:themeFill="background1"/>
            <w:vAlign w:val="center"/>
          </w:tcPr>
          <w:p w14:paraId="0C86C016" w14:textId="53FE5B50" w:rsidR="00CB2ED6" w:rsidRPr="002A3E68" w:rsidRDefault="00CB2ED6" w:rsidP="00CB2ED6">
            <w:pPr>
              <w:jc w:val="both"/>
              <w:rPr>
                <w:rFonts w:ascii="Arial" w:eastAsia="Times New Roman" w:hAnsi="Arial" w:cs="Arial"/>
                <w:sz w:val="20"/>
                <w:szCs w:val="20"/>
                <w:lang w:eastAsia="es-CO"/>
              </w:rPr>
            </w:pPr>
            <w:r>
              <w:rPr>
                <w:rFonts w:ascii="Arial" w:eastAsia="Times New Roman" w:hAnsi="Arial" w:cs="Arial"/>
                <w:sz w:val="20"/>
                <w:szCs w:val="20"/>
                <w:lang w:eastAsia="es-CO"/>
              </w:rPr>
              <w:t xml:space="preserve">Relacione </w:t>
            </w:r>
            <w:r w:rsidRPr="00F40B55">
              <w:rPr>
                <w:rFonts w:ascii="Arial" w:eastAsia="Times New Roman" w:hAnsi="Arial" w:cs="Arial"/>
                <w:sz w:val="20"/>
                <w:szCs w:val="20"/>
                <w:lang w:eastAsia="es-CO"/>
              </w:rPr>
              <w:t xml:space="preserve">las medidas de emergencia </w:t>
            </w:r>
            <w:r>
              <w:rPr>
                <w:rFonts w:ascii="Arial" w:eastAsia="Times New Roman" w:hAnsi="Arial" w:cs="Arial"/>
                <w:sz w:val="20"/>
                <w:szCs w:val="20"/>
                <w:lang w:eastAsia="es-CO"/>
              </w:rPr>
              <w:t>implementadas</w:t>
            </w:r>
            <w:r w:rsidRPr="00F40B55">
              <w:rPr>
                <w:rFonts w:ascii="Arial" w:eastAsia="Times New Roman" w:hAnsi="Arial" w:cs="Arial"/>
                <w:sz w:val="20"/>
                <w:szCs w:val="20"/>
                <w:lang w:eastAsia="es-CO"/>
              </w:rPr>
              <w:t xml:space="preserve"> o recomendadas para mitigar, contener o reducir el riesgo identificado, orientadas a la protección de la vida, la integridad,</w:t>
            </w:r>
            <w:r>
              <w:rPr>
                <w:rFonts w:ascii="Arial" w:eastAsia="Times New Roman" w:hAnsi="Arial" w:cs="Arial"/>
                <w:sz w:val="20"/>
                <w:szCs w:val="20"/>
                <w:lang w:eastAsia="es-CO"/>
              </w:rPr>
              <w:t xml:space="preserve"> libertad y seguridad personal</w:t>
            </w:r>
            <w:r w:rsidR="00F21B3F">
              <w:rPr>
                <w:rFonts w:ascii="Arial" w:eastAsia="Times New Roman" w:hAnsi="Arial" w:cs="Arial"/>
                <w:sz w:val="20"/>
                <w:szCs w:val="20"/>
                <w:lang w:eastAsia="es-CO"/>
              </w:rPr>
              <w:t xml:space="preserve">. Únicamente las únicas que no han sido ratificadas mediante resolución. </w:t>
            </w:r>
            <w:r w:rsidRPr="004C6FE6">
              <w:rPr>
                <w:rFonts w:ascii="Arial" w:hAnsi="Arial" w:cs="Arial"/>
                <w:sz w:val="20"/>
                <w:szCs w:val="20"/>
              </w:rPr>
              <w:t xml:space="preserve">(incluir </w:t>
            </w:r>
            <w:r>
              <w:rPr>
                <w:rFonts w:ascii="Arial" w:hAnsi="Arial" w:cs="Arial"/>
                <w:sz w:val="20"/>
                <w:szCs w:val="20"/>
              </w:rPr>
              <w:t>nú</w:t>
            </w:r>
            <w:r w:rsidRPr="004C6FE6">
              <w:rPr>
                <w:rFonts w:ascii="Arial" w:hAnsi="Arial" w:cs="Arial"/>
                <w:sz w:val="20"/>
                <w:szCs w:val="20"/>
              </w:rPr>
              <w:t>mero y fecha de activación del trámite).</w:t>
            </w:r>
          </w:p>
        </w:tc>
      </w:tr>
      <w:tr w:rsidR="00CB2ED6" w14:paraId="546B9521" w14:textId="77777777" w:rsidTr="00F40B55">
        <w:trPr>
          <w:trHeight w:val="340"/>
        </w:trPr>
        <w:tc>
          <w:tcPr>
            <w:tcW w:w="10774" w:type="dxa"/>
            <w:gridSpan w:val="3"/>
            <w:shd w:val="clear" w:color="auto" w:fill="D9D9D9" w:themeFill="background1" w:themeFillShade="D9"/>
            <w:vAlign w:val="center"/>
          </w:tcPr>
          <w:p w14:paraId="36C23B59" w14:textId="59C1AE6A" w:rsidR="00CB2ED6" w:rsidRPr="007D23CA" w:rsidRDefault="00CB2ED6" w:rsidP="00CB2ED6">
            <w:pPr>
              <w:jc w:val="center"/>
              <w:rPr>
                <w:rFonts w:ascii="Arial" w:eastAsia="Times New Roman" w:hAnsi="Arial" w:cs="Arial"/>
                <w:sz w:val="20"/>
                <w:szCs w:val="20"/>
                <w:lang w:val="es-CO" w:eastAsia="es-CO"/>
              </w:rPr>
            </w:pPr>
            <w:r w:rsidRPr="00AE395D">
              <w:rPr>
                <w:rFonts w:ascii="Arial" w:hAnsi="Arial" w:cs="Arial"/>
                <w:b/>
                <w:bCs/>
                <w:sz w:val="20"/>
                <w:szCs w:val="20"/>
              </w:rPr>
              <w:t>I</w:t>
            </w:r>
            <w:r>
              <w:rPr>
                <w:rFonts w:ascii="Arial" w:hAnsi="Arial" w:cs="Arial"/>
                <w:b/>
                <w:bCs/>
                <w:sz w:val="20"/>
                <w:szCs w:val="20"/>
              </w:rPr>
              <w:t>X</w:t>
            </w:r>
            <w:r w:rsidRPr="00AE395D">
              <w:rPr>
                <w:rFonts w:ascii="Arial" w:hAnsi="Arial" w:cs="Arial"/>
                <w:b/>
                <w:bCs/>
                <w:sz w:val="20"/>
                <w:szCs w:val="20"/>
              </w:rPr>
              <w:t xml:space="preserve">. </w:t>
            </w:r>
            <w:r>
              <w:rPr>
                <w:rFonts w:ascii="Arial" w:hAnsi="Arial" w:cs="Arial"/>
                <w:b/>
                <w:bCs/>
                <w:sz w:val="20"/>
                <w:szCs w:val="20"/>
              </w:rPr>
              <w:t>MEDIDAS DE PROTECCIÓN VIGENTES</w:t>
            </w:r>
          </w:p>
        </w:tc>
      </w:tr>
      <w:tr w:rsidR="00CB2ED6" w14:paraId="34A39DE4" w14:textId="77777777" w:rsidTr="007D23CA">
        <w:trPr>
          <w:trHeight w:val="500"/>
        </w:trPr>
        <w:tc>
          <w:tcPr>
            <w:tcW w:w="10774" w:type="dxa"/>
            <w:gridSpan w:val="3"/>
            <w:shd w:val="clear" w:color="auto" w:fill="FFFFFF" w:themeFill="background1"/>
            <w:vAlign w:val="center"/>
          </w:tcPr>
          <w:p w14:paraId="0ED8F7B5" w14:textId="1C612F5E" w:rsidR="00CB2ED6" w:rsidRPr="007D23CA" w:rsidRDefault="00CB2ED6" w:rsidP="00CB2ED6">
            <w:pPr>
              <w:jc w:val="both"/>
              <w:rPr>
                <w:rFonts w:ascii="Arial" w:eastAsia="Times New Roman" w:hAnsi="Arial" w:cs="Arial"/>
                <w:sz w:val="20"/>
                <w:szCs w:val="20"/>
                <w:lang w:val="es-CO" w:eastAsia="es-CO"/>
              </w:rPr>
            </w:pPr>
            <w:r>
              <w:rPr>
                <w:rFonts w:ascii="Arial" w:hAnsi="Arial" w:cs="Arial"/>
                <w:sz w:val="20"/>
                <w:szCs w:val="20"/>
              </w:rPr>
              <w:t xml:space="preserve">Relacione las medidas de protección vigentes mediante la </w:t>
            </w:r>
            <w:r w:rsidRPr="004C6FE6">
              <w:rPr>
                <w:rFonts w:ascii="Arial" w:hAnsi="Arial" w:cs="Arial"/>
                <w:sz w:val="20"/>
                <w:szCs w:val="20"/>
              </w:rPr>
              <w:t>consulta</w:t>
            </w:r>
            <w:r>
              <w:rPr>
                <w:rFonts w:ascii="Arial" w:hAnsi="Arial" w:cs="Arial"/>
                <w:sz w:val="20"/>
                <w:szCs w:val="20"/>
              </w:rPr>
              <w:t xml:space="preserve"> </w:t>
            </w:r>
            <w:r w:rsidRPr="004C6FE6">
              <w:rPr>
                <w:rFonts w:ascii="Arial" w:hAnsi="Arial" w:cs="Arial"/>
                <w:sz w:val="20"/>
                <w:szCs w:val="20"/>
              </w:rPr>
              <w:t>al grupo y/o a coordinación de implementación, seguimiento y finalización de medidas de la subdirección especializada de seguridad de la unidad nacional de protección – UNP acerca de las medidas de seguridad y protección que cuente actualmente el evaluado</w:t>
            </w:r>
            <w:r>
              <w:rPr>
                <w:rFonts w:ascii="Arial" w:hAnsi="Arial" w:cs="Arial"/>
                <w:sz w:val="20"/>
                <w:szCs w:val="20"/>
              </w:rPr>
              <w:t xml:space="preserve"> (a) / beneficiario (a)</w:t>
            </w:r>
            <w:r w:rsidRPr="004C6FE6">
              <w:rPr>
                <w:rFonts w:ascii="Arial" w:hAnsi="Arial" w:cs="Arial"/>
                <w:sz w:val="20"/>
                <w:szCs w:val="20"/>
              </w:rPr>
              <w:t>. Estos pueden ser mediante Tr</w:t>
            </w:r>
            <w:r>
              <w:rPr>
                <w:rFonts w:ascii="Arial" w:hAnsi="Arial" w:cs="Arial"/>
                <w:sz w:val="20"/>
                <w:szCs w:val="20"/>
              </w:rPr>
              <w:t>á</w:t>
            </w:r>
            <w:r w:rsidRPr="004C6FE6">
              <w:rPr>
                <w:rFonts w:ascii="Arial" w:hAnsi="Arial" w:cs="Arial"/>
                <w:sz w:val="20"/>
                <w:szCs w:val="20"/>
              </w:rPr>
              <w:t>mite de emergencia o resolución</w:t>
            </w:r>
            <w:r w:rsidR="00F21B3F">
              <w:rPr>
                <w:rFonts w:ascii="Arial" w:hAnsi="Arial" w:cs="Arial"/>
                <w:sz w:val="20"/>
                <w:szCs w:val="20"/>
              </w:rPr>
              <w:t>.</w:t>
            </w:r>
          </w:p>
        </w:tc>
      </w:tr>
      <w:tr w:rsidR="00CB2ED6" w14:paraId="2D5B23BC" w14:textId="77777777" w:rsidTr="002A3E68">
        <w:trPr>
          <w:trHeight w:val="340"/>
        </w:trPr>
        <w:tc>
          <w:tcPr>
            <w:tcW w:w="10774" w:type="dxa"/>
            <w:gridSpan w:val="3"/>
            <w:shd w:val="clear" w:color="auto" w:fill="D9D9D9" w:themeFill="background1" w:themeFillShade="D9"/>
            <w:vAlign w:val="center"/>
          </w:tcPr>
          <w:p w14:paraId="0309E321" w14:textId="5D7C1384" w:rsidR="00CB2ED6" w:rsidRPr="007D23CA" w:rsidRDefault="00CB2ED6" w:rsidP="00CB2ED6">
            <w:pPr>
              <w:jc w:val="center"/>
              <w:rPr>
                <w:rFonts w:ascii="Arial" w:eastAsia="Times New Roman" w:hAnsi="Arial" w:cs="Arial"/>
                <w:sz w:val="20"/>
                <w:szCs w:val="20"/>
                <w:lang w:val="es-CO" w:eastAsia="es-CO"/>
              </w:rPr>
            </w:pPr>
            <w:r w:rsidRPr="00704230">
              <w:rPr>
                <w:rFonts w:ascii="Arial" w:hAnsi="Arial" w:cs="Arial"/>
                <w:b/>
                <w:bCs/>
                <w:sz w:val="20"/>
                <w:szCs w:val="20"/>
              </w:rPr>
              <w:t>X.</w:t>
            </w:r>
            <w:r>
              <w:rPr>
                <w:rFonts w:ascii="Arial" w:hAnsi="Arial" w:cs="Arial"/>
                <w:b/>
                <w:bCs/>
                <w:sz w:val="20"/>
                <w:szCs w:val="20"/>
              </w:rPr>
              <w:t xml:space="preserve"> </w:t>
            </w:r>
            <w:r w:rsidRPr="00704230">
              <w:rPr>
                <w:rFonts w:ascii="Arial" w:hAnsi="Arial" w:cs="Arial"/>
                <w:b/>
                <w:bCs/>
                <w:sz w:val="20"/>
                <w:szCs w:val="20"/>
              </w:rPr>
              <w:t>NIVEL</w:t>
            </w:r>
            <w:r>
              <w:rPr>
                <w:rFonts w:ascii="Arial" w:hAnsi="Arial" w:cs="Arial"/>
                <w:b/>
                <w:bCs/>
                <w:sz w:val="20"/>
                <w:szCs w:val="20"/>
              </w:rPr>
              <w:t xml:space="preserve"> </w:t>
            </w:r>
            <w:r w:rsidRPr="00704230">
              <w:rPr>
                <w:rFonts w:ascii="Arial" w:hAnsi="Arial" w:cs="Arial"/>
                <w:b/>
                <w:bCs/>
                <w:sz w:val="20"/>
                <w:szCs w:val="20"/>
              </w:rPr>
              <w:t>DEL RIESGO</w:t>
            </w:r>
          </w:p>
        </w:tc>
      </w:tr>
      <w:tr w:rsidR="00CB2ED6" w14:paraId="08A0A678" w14:textId="77777777" w:rsidTr="002A3E68">
        <w:trPr>
          <w:trHeight w:val="642"/>
        </w:trPr>
        <w:tc>
          <w:tcPr>
            <w:tcW w:w="10774" w:type="dxa"/>
            <w:gridSpan w:val="3"/>
            <w:shd w:val="clear" w:color="auto" w:fill="FFFFFF" w:themeFill="background1"/>
            <w:vAlign w:val="center"/>
          </w:tcPr>
          <w:p w14:paraId="319DAA72" w14:textId="7F29889A" w:rsidR="00CB2ED6" w:rsidRPr="007D23CA" w:rsidRDefault="00CB2ED6" w:rsidP="00CB2ED6">
            <w:pPr>
              <w:jc w:val="both"/>
              <w:rPr>
                <w:rFonts w:ascii="Arial" w:eastAsia="Times New Roman" w:hAnsi="Arial" w:cs="Arial"/>
                <w:sz w:val="20"/>
                <w:szCs w:val="20"/>
                <w:lang w:val="es-CO" w:eastAsia="es-CO"/>
              </w:rPr>
            </w:pPr>
            <w:r>
              <w:rPr>
                <w:rFonts w:ascii="Arial" w:hAnsi="Arial" w:cs="Arial"/>
                <w:sz w:val="20"/>
                <w:szCs w:val="20"/>
              </w:rPr>
              <w:t xml:space="preserve">Relacione </w:t>
            </w:r>
            <w:r w:rsidRPr="004C6FE6">
              <w:rPr>
                <w:rFonts w:ascii="Arial" w:hAnsi="Arial" w:cs="Arial"/>
                <w:sz w:val="20"/>
                <w:szCs w:val="20"/>
              </w:rPr>
              <w:t>el nivel al cual se encuentra expuesto el evaluado</w:t>
            </w:r>
            <w:r>
              <w:rPr>
                <w:rFonts w:ascii="Arial" w:hAnsi="Arial" w:cs="Arial"/>
                <w:sz w:val="20"/>
                <w:szCs w:val="20"/>
              </w:rPr>
              <w:t xml:space="preserve"> (a) / beneficiario(a),</w:t>
            </w:r>
            <w:r w:rsidRPr="004C6FE6">
              <w:rPr>
                <w:rFonts w:ascii="Arial" w:hAnsi="Arial" w:cs="Arial"/>
                <w:sz w:val="20"/>
                <w:szCs w:val="20"/>
              </w:rPr>
              <w:t xml:space="preserve"> para los presentes efectos, puede ser ordinario, extraordinario</w:t>
            </w:r>
            <w:r w:rsidR="00CA1DE9">
              <w:rPr>
                <w:rFonts w:ascii="Arial" w:hAnsi="Arial" w:cs="Arial"/>
                <w:sz w:val="20"/>
                <w:szCs w:val="20"/>
              </w:rPr>
              <w:t>, extraordinario de género</w:t>
            </w:r>
            <w:r w:rsidRPr="004C6FE6">
              <w:rPr>
                <w:rFonts w:ascii="Arial" w:hAnsi="Arial" w:cs="Arial"/>
                <w:sz w:val="20"/>
                <w:szCs w:val="20"/>
              </w:rPr>
              <w:t xml:space="preserve"> o extremo (Decreto 1066 de 2015).</w:t>
            </w:r>
          </w:p>
        </w:tc>
      </w:tr>
      <w:tr w:rsidR="00CB2ED6" w14:paraId="34A3D5C6" w14:textId="77777777" w:rsidTr="00597D0F">
        <w:trPr>
          <w:trHeight w:val="340"/>
        </w:trPr>
        <w:tc>
          <w:tcPr>
            <w:tcW w:w="10774" w:type="dxa"/>
            <w:gridSpan w:val="3"/>
            <w:shd w:val="clear" w:color="auto" w:fill="D9D9D9" w:themeFill="background1" w:themeFillShade="D9"/>
            <w:vAlign w:val="center"/>
          </w:tcPr>
          <w:p w14:paraId="0987AA7B" w14:textId="61BC1DF6" w:rsidR="00CB2ED6" w:rsidRPr="004C6FE6" w:rsidRDefault="00CB2ED6" w:rsidP="00CB2ED6">
            <w:pPr>
              <w:jc w:val="center"/>
              <w:rPr>
                <w:rFonts w:ascii="Arial" w:hAnsi="Arial" w:cs="Arial"/>
                <w:sz w:val="20"/>
                <w:szCs w:val="20"/>
              </w:rPr>
            </w:pPr>
            <w:r>
              <w:rPr>
                <w:rFonts w:ascii="Arial" w:hAnsi="Arial" w:cs="Arial"/>
                <w:b/>
                <w:bCs/>
                <w:sz w:val="20"/>
                <w:szCs w:val="20"/>
              </w:rPr>
              <w:t xml:space="preserve">XI. </w:t>
            </w:r>
            <w:r w:rsidRPr="004C6FE6">
              <w:rPr>
                <w:rFonts w:ascii="Arial" w:hAnsi="Arial" w:cs="Arial"/>
                <w:b/>
                <w:bCs/>
                <w:sz w:val="20"/>
                <w:szCs w:val="20"/>
              </w:rPr>
              <w:t>CONCLUSIÓN D</w:t>
            </w:r>
            <w:r>
              <w:rPr>
                <w:rFonts w:ascii="Arial" w:hAnsi="Arial" w:cs="Arial"/>
                <w:b/>
                <w:bCs/>
                <w:sz w:val="20"/>
                <w:szCs w:val="20"/>
              </w:rPr>
              <w:t>E LA EVALUACIÓN DEL RIESGO</w:t>
            </w:r>
          </w:p>
        </w:tc>
      </w:tr>
      <w:tr w:rsidR="00CB2ED6" w14:paraId="682F9178" w14:textId="77777777" w:rsidTr="007D23CA">
        <w:trPr>
          <w:trHeight w:val="500"/>
        </w:trPr>
        <w:tc>
          <w:tcPr>
            <w:tcW w:w="10774" w:type="dxa"/>
            <w:gridSpan w:val="3"/>
            <w:shd w:val="clear" w:color="auto" w:fill="FFFFFF" w:themeFill="background1"/>
            <w:vAlign w:val="center"/>
          </w:tcPr>
          <w:p w14:paraId="0C7AAB6D" w14:textId="77777777" w:rsidR="00CB2ED6" w:rsidRDefault="00CB2ED6" w:rsidP="00CB2ED6">
            <w:pPr>
              <w:jc w:val="both"/>
              <w:rPr>
                <w:rFonts w:ascii="Arial" w:hAnsi="Arial" w:cs="Arial"/>
                <w:sz w:val="20"/>
                <w:szCs w:val="20"/>
              </w:rPr>
            </w:pPr>
            <w:r>
              <w:rPr>
                <w:rFonts w:ascii="Arial" w:hAnsi="Arial" w:cs="Arial"/>
                <w:sz w:val="20"/>
                <w:szCs w:val="20"/>
              </w:rPr>
              <w:t>Se r</w:t>
            </w:r>
            <w:r w:rsidRPr="004C6FE6">
              <w:rPr>
                <w:rFonts w:ascii="Arial" w:hAnsi="Arial" w:cs="Arial"/>
                <w:sz w:val="20"/>
                <w:szCs w:val="20"/>
              </w:rPr>
              <w:t>efiere a los criterios de razonabilidad el cual se realiza del análisis identificado de los diferentes factores de riesgo (amenaza, riesgo específico y vulnerabilidad) a fin de determinar el nivel al cual se encuentra expuesto el evaluado, para los presentes efectos, puede ser ordinario, extraordinario</w:t>
            </w:r>
            <w:r w:rsidR="00CA1DE9">
              <w:rPr>
                <w:rFonts w:ascii="Arial" w:hAnsi="Arial" w:cs="Arial"/>
                <w:sz w:val="20"/>
                <w:szCs w:val="20"/>
              </w:rPr>
              <w:t>, extraordinario de género</w:t>
            </w:r>
            <w:r w:rsidRPr="004C6FE6">
              <w:rPr>
                <w:rFonts w:ascii="Arial" w:hAnsi="Arial" w:cs="Arial"/>
                <w:sz w:val="20"/>
                <w:szCs w:val="20"/>
              </w:rPr>
              <w:t xml:space="preserve"> o extremo (Decreto 1066 de 2015). </w:t>
            </w:r>
            <w:r w:rsidR="00CA1DE9">
              <w:rPr>
                <w:rFonts w:ascii="Arial" w:hAnsi="Arial" w:cs="Arial"/>
                <w:sz w:val="20"/>
                <w:szCs w:val="20"/>
              </w:rPr>
              <w:t>M</w:t>
            </w:r>
            <w:r w:rsidRPr="004C6FE6">
              <w:rPr>
                <w:rFonts w:ascii="Arial" w:hAnsi="Arial" w:cs="Arial"/>
                <w:sz w:val="20"/>
                <w:szCs w:val="20"/>
              </w:rPr>
              <w:t>encionar brevemente los elementos del riesgo en clave de amenaza directa y potencial (aspectos de liderazgo, visibilidad, contexto territorial), vulnerabilidades e impacto consecuencial todo enmarcado en los cinco criterios de razonabilidad (perfil, relacionamiento con las autoridades, contexto territorial, factores de estigmatización, garantías para el ejercicio de la política y la reincorporación</w:t>
            </w:r>
            <w:r w:rsidR="00CA1DE9">
              <w:rPr>
                <w:rFonts w:ascii="Arial" w:hAnsi="Arial" w:cs="Arial"/>
                <w:sz w:val="20"/>
                <w:szCs w:val="20"/>
              </w:rPr>
              <w:t>)</w:t>
            </w:r>
            <w:r w:rsidRPr="004C6FE6">
              <w:rPr>
                <w:rFonts w:ascii="Arial" w:hAnsi="Arial" w:cs="Arial"/>
                <w:sz w:val="20"/>
                <w:szCs w:val="20"/>
              </w:rPr>
              <w:t>.</w:t>
            </w:r>
          </w:p>
          <w:p w14:paraId="7CBC8B0E" w14:textId="43CDF4F3" w:rsidR="00EA48B8" w:rsidRPr="004C6FE6" w:rsidRDefault="00EA48B8" w:rsidP="00CB2ED6">
            <w:pPr>
              <w:jc w:val="both"/>
              <w:rPr>
                <w:rFonts w:ascii="Arial" w:hAnsi="Arial" w:cs="Arial"/>
                <w:sz w:val="20"/>
                <w:szCs w:val="20"/>
              </w:rPr>
            </w:pPr>
          </w:p>
        </w:tc>
      </w:tr>
      <w:tr w:rsidR="00CB2ED6" w14:paraId="4B231AB5" w14:textId="77777777" w:rsidTr="00597D0F">
        <w:trPr>
          <w:trHeight w:val="340"/>
        </w:trPr>
        <w:tc>
          <w:tcPr>
            <w:tcW w:w="10774" w:type="dxa"/>
            <w:gridSpan w:val="3"/>
            <w:shd w:val="clear" w:color="auto" w:fill="D9D9D9" w:themeFill="background1" w:themeFillShade="D9"/>
            <w:vAlign w:val="center"/>
          </w:tcPr>
          <w:p w14:paraId="4BC12130" w14:textId="474DB93A" w:rsidR="00CB2ED6" w:rsidRPr="00597D0F" w:rsidRDefault="00CB2ED6" w:rsidP="00CB2ED6">
            <w:pPr>
              <w:jc w:val="center"/>
              <w:rPr>
                <w:rFonts w:ascii="Arial" w:hAnsi="Arial" w:cs="Arial"/>
                <w:b/>
                <w:bCs/>
                <w:sz w:val="20"/>
                <w:szCs w:val="20"/>
              </w:rPr>
            </w:pPr>
            <w:r w:rsidRPr="00EA29AC">
              <w:rPr>
                <w:rFonts w:ascii="Arial" w:hAnsi="Arial" w:cs="Arial"/>
                <w:b/>
                <w:bCs/>
                <w:sz w:val="20"/>
                <w:szCs w:val="20"/>
              </w:rPr>
              <w:t>XI</w:t>
            </w:r>
            <w:r>
              <w:rPr>
                <w:rFonts w:ascii="Arial" w:hAnsi="Arial" w:cs="Arial"/>
                <w:b/>
                <w:bCs/>
                <w:sz w:val="20"/>
                <w:szCs w:val="20"/>
              </w:rPr>
              <w:t>I</w:t>
            </w:r>
            <w:r w:rsidRPr="00EA29AC">
              <w:rPr>
                <w:rFonts w:ascii="Arial" w:hAnsi="Arial" w:cs="Arial"/>
                <w:b/>
                <w:bCs/>
                <w:sz w:val="20"/>
                <w:szCs w:val="20"/>
              </w:rPr>
              <w:t xml:space="preserve">. </w:t>
            </w:r>
            <w:r w:rsidR="00EA48B8">
              <w:rPr>
                <w:rFonts w:ascii="Arial" w:hAnsi="Arial" w:cs="Arial"/>
                <w:b/>
                <w:bCs/>
                <w:sz w:val="20"/>
                <w:szCs w:val="20"/>
              </w:rPr>
              <w:t>MODIFICACIONES SOLICITADAS EN PREMESA POR LOS Y LAS DELEGADAS DE LA MTSP</w:t>
            </w:r>
          </w:p>
        </w:tc>
      </w:tr>
      <w:tr w:rsidR="00CB2ED6" w14:paraId="5B69DF75" w14:textId="77777777" w:rsidTr="00EA48B8">
        <w:trPr>
          <w:trHeight w:val="340"/>
        </w:trPr>
        <w:tc>
          <w:tcPr>
            <w:tcW w:w="10774" w:type="dxa"/>
            <w:gridSpan w:val="3"/>
            <w:shd w:val="clear" w:color="auto" w:fill="FFFFFF" w:themeFill="background1"/>
            <w:vAlign w:val="center"/>
          </w:tcPr>
          <w:p w14:paraId="03E74C61" w14:textId="4260BF5C" w:rsidR="002B3323" w:rsidRPr="00E9262A" w:rsidRDefault="00CB2ED6" w:rsidP="00332874">
            <w:pPr>
              <w:jc w:val="both"/>
              <w:rPr>
                <w:rFonts w:ascii="Arial" w:hAnsi="Arial" w:cs="Arial"/>
                <w:sz w:val="20"/>
                <w:szCs w:val="20"/>
              </w:rPr>
            </w:pPr>
            <w:r>
              <w:rPr>
                <w:rFonts w:ascii="Arial" w:hAnsi="Arial" w:cs="Arial"/>
                <w:sz w:val="20"/>
                <w:szCs w:val="20"/>
              </w:rPr>
              <w:t xml:space="preserve">Las modificaciones que se relacionarán estarán sujetas a los cambios del nivel del riesgo o aquellas que generen devolución del estudio. Se deberá indicar fecha de la premesa y el nombre del o los delegados de la MTSP que realizaron la solicitud. </w:t>
            </w:r>
          </w:p>
        </w:tc>
      </w:tr>
      <w:tr w:rsidR="00CB2ED6" w14:paraId="1C9C2423" w14:textId="77777777" w:rsidTr="00597D0F">
        <w:trPr>
          <w:trHeight w:val="340"/>
        </w:trPr>
        <w:tc>
          <w:tcPr>
            <w:tcW w:w="10774" w:type="dxa"/>
            <w:gridSpan w:val="3"/>
            <w:shd w:val="clear" w:color="auto" w:fill="D9D9D9" w:themeFill="background1" w:themeFillShade="D9"/>
            <w:vAlign w:val="center"/>
          </w:tcPr>
          <w:p w14:paraId="140EF365" w14:textId="278B8B85" w:rsidR="00CB2ED6" w:rsidRDefault="00CB2ED6" w:rsidP="00CB2ED6">
            <w:pPr>
              <w:jc w:val="center"/>
              <w:rPr>
                <w:rFonts w:ascii="Arial" w:hAnsi="Arial" w:cs="Arial"/>
                <w:sz w:val="20"/>
                <w:szCs w:val="20"/>
              </w:rPr>
            </w:pPr>
            <w:r w:rsidRPr="00597D0F">
              <w:rPr>
                <w:rFonts w:ascii="Arial" w:hAnsi="Arial" w:cs="Arial"/>
                <w:b/>
                <w:bCs/>
                <w:sz w:val="20"/>
                <w:szCs w:val="20"/>
              </w:rPr>
              <w:t>XI</w:t>
            </w:r>
            <w:r w:rsidR="00E9262A">
              <w:rPr>
                <w:rFonts w:ascii="Arial" w:hAnsi="Arial" w:cs="Arial"/>
                <w:b/>
                <w:bCs/>
                <w:sz w:val="20"/>
                <w:szCs w:val="20"/>
              </w:rPr>
              <w:t>II</w:t>
            </w:r>
            <w:r w:rsidRPr="00597D0F">
              <w:rPr>
                <w:rFonts w:ascii="Arial" w:hAnsi="Arial" w:cs="Arial"/>
                <w:b/>
                <w:bCs/>
                <w:sz w:val="20"/>
                <w:szCs w:val="20"/>
              </w:rPr>
              <w:t>. DATOS DEL SERVIDOR PÚBLICO O CONTRATISTA QUE REALIZA LA EVALUACIÓN DE RIESGO</w:t>
            </w:r>
          </w:p>
        </w:tc>
      </w:tr>
      <w:tr w:rsidR="00CB2ED6" w14:paraId="1D2D884D" w14:textId="3AC7F180" w:rsidTr="00654F03">
        <w:trPr>
          <w:trHeight w:val="500"/>
        </w:trPr>
        <w:tc>
          <w:tcPr>
            <w:tcW w:w="2269" w:type="dxa"/>
            <w:shd w:val="clear" w:color="auto" w:fill="FFFFFF" w:themeFill="background1"/>
            <w:vAlign w:val="center"/>
          </w:tcPr>
          <w:p w14:paraId="3799AA78" w14:textId="695195C0" w:rsidR="00CB2ED6" w:rsidRDefault="00CB2ED6" w:rsidP="00CB2ED6">
            <w:pPr>
              <w:jc w:val="both"/>
              <w:rPr>
                <w:rFonts w:ascii="Arial" w:hAnsi="Arial" w:cs="Arial"/>
                <w:sz w:val="20"/>
                <w:szCs w:val="20"/>
              </w:rPr>
            </w:pPr>
            <w:r w:rsidRPr="00344D9B">
              <w:rPr>
                <w:rFonts w:ascii="Arial" w:hAnsi="Arial" w:cs="Arial"/>
                <w:sz w:val="20"/>
                <w:szCs w:val="20"/>
              </w:rPr>
              <w:t>Nombres y Apellidos</w:t>
            </w:r>
          </w:p>
        </w:tc>
        <w:tc>
          <w:tcPr>
            <w:tcW w:w="8505" w:type="dxa"/>
            <w:gridSpan w:val="2"/>
            <w:shd w:val="clear" w:color="auto" w:fill="FFFFFF" w:themeFill="background1"/>
            <w:vAlign w:val="center"/>
          </w:tcPr>
          <w:p w14:paraId="23888A40" w14:textId="56A1FC40" w:rsidR="00CB2ED6" w:rsidRDefault="00CB2ED6" w:rsidP="00CB2ED6">
            <w:pPr>
              <w:jc w:val="both"/>
              <w:rPr>
                <w:rFonts w:ascii="Arial" w:hAnsi="Arial" w:cs="Arial"/>
                <w:sz w:val="20"/>
                <w:szCs w:val="20"/>
              </w:rPr>
            </w:pPr>
            <w:r w:rsidRPr="00AA2DF6">
              <w:rPr>
                <w:rFonts w:ascii="Arial" w:hAnsi="Arial" w:cs="Arial"/>
                <w:sz w:val="20"/>
                <w:szCs w:val="20"/>
              </w:rPr>
              <w:t xml:space="preserve">Diligencie nombre completo del servidor público o contratista </w:t>
            </w:r>
            <w:r>
              <w:rPr>
                <w:rFonts w:ascii="Arial" w:hAnsi="Arial" w:cs="Arial"/>
                <w:sz w:val="20"/>
                <w:szCs w:val="20"/>
              </w:rPr>
              <w:t>que realiza la evaluación del riesgo</w:t>
            </w:r>
            <w:r w:rsidR="00E9262A">
              <w:rPr>
                <w:rFonts w:ascii="Arial" w:hAnsi="Arial" w:cs="Arial"/>
                <w:sz w:val="20"/>
                <w:szCs w:val="20"/>
              </w:rPr>
              <w:t>.</w:t>
            </w:r>
          </w:p>
        </w:tc>
      </w:tr>
      <w:tr w:rsidR="00CB2ED6" w14:paraId="77B81331" w14:textId="3706892A" w:rsidTr="00654F03">
        <w:trPr>
          <w:trHeight w:val="500"/>
        </w:trPr>
        <w:tc>
          <w:tcPr>
            <w:tcW w:w="2269" w:type="dxa"/>
            <w:shd w:val="clear" w:color="auto" w:fill="FFFFFF" w:themeFill="background1"/>
            <w:vAlign w:val="center"/>
          </w:tcPr>
          <w:p w14:paraId="15EE72D5" w14:textId="44C29622" w:rsidR="00CB2ED6" w:rsidRDefault="00CB2ED6" w:rsidP="00CB2ED6">
            <w:pPr>
              <w:jc w:val="both"/>
              <w:rPr>
                <w:rFonts w:ascii="Arial" w:hAnsi="Arial" w:cs="Arial"/>
                <w:sz w:val="20"/>
                <w:szCs w:val="20"/>
              </w:rPr>
            </w:pPr>
            <w:r w:rsidRPr="00344D9B">
              <w:rPr>
                <w:rFonts w:ascii="Arial" w:hAnsi="Arial" w:cs="Arial"/>
                <w:sz w:val="20"/>
                <w:szCs w:val="20"/>
              </w:rPr>
              <w:t>Documento de Identidad N°</w:t>
            </w:r>
          </w:p>
        </w:tc>
        <w:tc>
          <w:tcPr>
            <w:tcW w:w="8505" w:type="dxa"/>
            <w:gridSpan w:val="2"/>
            <w:shd w:val="clear" w:color="auto" w:fill="FFFFFF" w:themeFill="background1"/>
            <w:vAlign w:val="center"/>
          </w:tcPr>
          <w:p w14:paraId="10C8EE85" w14:textId="40474FAE" w:rsidR="00CB2ED6" w:rsidRDefault="00CB2ED6" w:rsidP="00CB2ED6">
            <w:pPr>
              <w:jc w:val="both"/>
              <w:rPr>
                <w:rFonts w:ascii="Arial" w:hAnsi="Arial" w:cs="Arial"/>
                <w:sz w:val="20"/>
                <w:szCs w:val="20"/>
              </w:rPr>
            </w:pPr>
            <w:r w:rsidRPr="00AA2DF6">
              <w:rPr>
                <w:rFonts w:ascii="Arial" w:hAnsi="Arial" w:cs="Arial"/>
                <w:sz w:val="20"/>
                <w:szCs w:val="20"/>
              </w:rPr>
              <w:t>Diligencie el número de documento de identidad.</w:t>
            </w:r>
          </w:p>
        </w:tc>
      </w:tr>
      <w:tr w:rsidR="00CB2ED6" w14:paraId="4B54BBEF" w14:textId="163C88ED" w:rsidTr="00654F03">
        <w:trPr>
          <w:trHeight w:val="500"/>
        </w:trPr>
        <w:tc>
          <w:tcPr>
            <w:tcW w:w="2269" w:type="dxa"/>
            <w:shd w:val="clear" w:color="auto" w:fill="FFFFFF" w:themeFill="background1"/>
            <w:vAlign w:val="center"/>
          </w:tcPr>
          <w:p w14:paraId="083744BD" w14:textId="0988F48E" w:rsidR="00CB2ED6" w:rsidRDefault="00CB2ED6" w:rsidP="00CB2ED6">
            <w:pPr>
              <w:jc w:val="both"/>
              <w:rPr>
                <w:rFonts w:ascii="Arial" w:hAnsi="Arial" w:cs="Arial"/>
                <w:sz w:val="20"/>
                <w:szCs w:val="20"/>
              </w:rPr>
            </w:pPr>
            <w:r w:rsidRPr="00344D9B">
              <w:rPr>
                <w:rFonts w:ascii="Arial" w:hAnsi="Arial" w:cs="Arial"/>
                <w:sz w:val="20"/>
                <w:szCs w:val="20"/>
              </w:rPr>
              <w:t>Cargo o Rol</w:t>
            </w:r>
          </w:p>
        </w:tc>
        <w:tc>
          <w:tcPr>
            <w:tcW w:w="8505" w:type="dxa"/>
            <w:gridSpan w:val="2"/>
            <w:shd w:val="clear" w:color="auto" w:fill="FFFFFF" w:themeFill="background1"/>
            <w:vAlign w:val="center"/>
          </w:tcPr>
          <w:p w14:paraId="2B5DA784" w14:textId="1F5706D5" w:rsidR="00CB2ED6" w:rsidRDefault="00CB2ED6" w:rsidP="00CB2ED6">
            <w:pPr>
              <w:jc w:val="both"/>
              <w:rPr>
                <w:rFonts w:ascii="Arial" w:hAnsi="Arial" w:cs="Arial"/>
                <w:sz w:val="20"/>
                <w:szCs w:val="20"/>
              </w:rPr>
            </w:pPr>
            <w:r w:rsidRPr="00AA2DF6">
              <w:rPr>
                <w:rFonts w:ascii="Arial" w:hAnsi="Arial" w:cs="Arial"/>
                <w:sz w:val="20"/>
                <w:szCs w:val="20"/>
              </w:rPr>
              <w:t xml:space="preserve">Diligencie el cargo o rol que desempeña en </w:t>
            </w:r>
            <w:r>
              <w:rPr>
                <w:rFonts w:ascii="Arial" w:hAnsi="Arial" w:cs="Arial"/>
                <w:sz w:val="20"/>
                <w:szCs w:val="20"/>
              </w:rPr>
              <w:t>el proceso de Gestión Especializada de Seguridad y Protección</w:t>
            </w:r>
            <w:r w:rsidR="00E9262A">
              <w:rPr>
                <w:rFonts w:ascii="Arial" w:hAnsi="Arial" w:cs="Arial"/>
                <w:sz w:val="20"/>
                <w:szCs w:val="20"/>
              </w:rPr>
              <w:t>.</w:t>
            </w:r>
          </w:p>
        </w:tc>
      </w:tr>
      <w:tr w:rsidR="00CB2ED6" w14:paraId="6E7D76BA" w14:textId="0F2DF197" w:rsidTr="00654F03">
        <w:trPr>
          <w:trHeight w:val="500"/>
        </w:trPr>
        <w:tc>
          <w:tcPr>
            <w:tcW w:w="2269" w:type="dxa"/>
            <w:shd w:val="clear" w:color="auto" w:fill="FFFFFF" w:themeFill="background1"/>
            <w:vAlign w:val="center"/>
          </w:tcPr>
          <w:p w14:paraId="0CBA9F49" w14:textId="53D7A7EE" w:rsidR="00CB2ED6" w:rsidRDefault="00CB2ED6" w:rsidP="00CB2ED6">
            <w:pPr>
              <w:jc w:val="both"/>
              <w:rPr>
                <w:rFonts w:ascii="Arial" w:hAnsi="Arial" w:cs="Arial"/>
                <w:sz w:val="20"/>
                <w:szCs w:val="20"/>
              </w:rPr>
            </w:pPr>
            <w:r w:rsidRPr="00344D9B">
              <w:rPr>
                <w:rFonts w:ascii="Arial" w:hAnsi="Arial" w:cs="Arial"/>
                <w:sz w:val="20"/>
                <w:szCs w:val="20"/>
              </w:rPr>
              <w:t>Correo Electrónico Institucional</w:t>
            </w:r>
          </w:p>
        </w:tc>
        <w:tc>
          <w:tcPr>
            <w:tcW w:w="8505" w:type="dxa"/>
            <w:gridSpan w:val="2"/>
            <w:shd w:val="clear" w:color="auto" w:fill="FFFFFF" w:themeFill="background1"/>
            <w:vAlign w:val="center"/>
          </w:tcPr>
          <w:p w14:paraId="7099F58F" w14:textId="5BA0DACF" w:rsidR="00CB2ED6" w:rsidRDefault="00CB2ED6" w:rsidP="00CB2ED6">
            <w:pPr>
              <w:jc w:val="both"/>
              <w:rPr>
                <w:rFonts w:ascii="Arial" w:hAnsi="Arial" w:cs="Arial"/>
                <w:sz w:val="20"/>
                <w:szCs w:val="20"/>
              </w:rPr>
            </w:pPr>
            <w:r>
              <w:rPr>
                <w:rFonts w:ascii="Arial" w:hAnsi="Arial" w:cs="Arial"/>
                <w:sz w:val="20"/>
                <w:szCs w:val="20"/>
              </w:rPr>
              <w:t xml:space="preserve">Relacione el </w:t>
            </w:r>
            <w:r w:rsidRPr="00AA2DF6">
              <w:rPr>
                <w:rFonts w:ascii="Arial" w:hAnsi="Arial" w:cs="Arial"/>
                <w:sz w:val="20"/>
                <w:szCs w:val="20"/>
              </w:rPr>
              <w:t>Correo Electrónico institucional.</w:t>
            </w:r>
          </w:p>
        </w:tc>
      </w:tr>
      <w:tr w:rsidR="00CB2ED6" w14:paraId="03DE412A" w14:textId="0BB1D8BA" w:rsidTr="00654F03">
        <w:trPr>
          <w:trHeight w:val="500"/>
        </w:trPr>
        <w:tc>
          <w:tcPr>
            <w:tcW w:w="2269" w:type="dxa"/>
            <w:shd w:val="clear" w:color="auto" w:fill="FFFFFF" w:themeFill="background1"/>
            <w:vAlign w:val="center"/>
          </w:tcPr>
          <w:p w14:paraId="74588B20" w14:textId="0523E1B8" w:rsidR="00CB2ED6" w:rsidRDefault="00CB2ED6" w:rsidP="00CB2ED6">
            <w:pPr>
              <w:jc w:val="both"/>
              <w:rPr>
                <w:rFonts w:ascii="Arial" w:hAnsi="Arial" w:cs="Arial"/>
                <w:sz w:val="20"/>
                <w:szCs w:val="20"/>
              </w:rPr>
            </w:pPr>
            <w:r>
              <w:rPr>
                <w:rFonts w:ascii="Arial" w:hAnsi="Arial" w:cs="Arial"/>
                <w:sz w:val="20"/>
                <w:szCs w:val="20"/>
              </w:rPr>
              <w:t>Firma del Analista:</w:t>
            </w:r>
          </w:p>
        </w:tc>
        <w:tc>
          <w:tcPr>
            <w:tcW w:w="8505" w:type="dxa"/>
            <w:gridSpan w:val="2"/>
            <w:shd w:val="clear" w:color="auto" w:fill="FFFFFF" w:themeFill="background1"/>
            <w:vAlign w:val="center"/>
          </w:tcPr>
          <w:p w14:paraId="40D408A6" w14:textId="188A80F8" w:rsidR="00CB2ED6" w:rsidRDefault="00CB2ED6" w:rsidP="00CB2ED6">
            <w:pPr>
              <w:jc w:val="both"/>
              <w:rPr>
                <w:rFonts w:ascii="Arial" w:hAnsi="Arial" w:cs="Arial"/>
                <w:sz w:val="20"/>
                <w:szCs w:val="20"/>
              </w:rPr>
            </w:pPr>
            <w:r w:rsidRPr="00AA2DF6">
              <w:rPr>
                <w:rFonts w:ascii="Arial" w:hAnsi="Arial" w:cs="Arial"/>
                <w:sz w:val="20"/>
                <w:szCs w:val="20"/>
              </w:rPr>
              <w:t xml:space="preserve">Corresponde a la firma </w:t>
            </w:r>
            <w:r>
              <w:rPr>
                <w:rFonts w:ascii="Arial" w:hAnsi="Arial" w:cs="Arial"/>
                <w:sz w:val="20"/>
                <w:szCs w:val="20"/>
              </w:rPr>
              <w:t xml:space="preserve">digital </w:t>
            </w:r>
            <w:r w:rsidRPr="00AA2DF6">
              <w:rPr>
                <w:rFonts w:ascii="Arial" w:hAnsi="Arial" w:cs="Arial"/>
                <w:sz w:val="20"/>
                <w:szCs w:val="20"/>
              </w:rPr>
              <w:t xml:space="preserve">del analista de riesgo que </w:t>
            </w:r>
            <w:r>
              <w:rPr>
                <w:rFonts w:ascii="Arial" w:hAnsi="Arial" w:cs="Arial"/>
                <w:sz w:val="20"/>
                <w:szCs w:val="20"/>
              </w:rPr>
              <w:t>realiza la evaluación del riesgo.</w:t>
            </w:r>
          </w:p>
        </w:tc>
      </w:tr>
      <w:tr w:rsidR="00CB2ED6" w14:paraId="0CF6D70C" w14:textId="77777777" w:rsidTr="00590107">
        <w:trPr>
          <w:trHeight w:val="340"/>
        </w:trPr>
        <w:tc>
          <w:tcPr>
            <w:tcW w:w="10774" w:type="dxa"/>
            <w:gridSpan w:val="3"/>
            <w:shd w:val="clear" w:color="auto" w:fill="D1D1D1" w:themeFill="background2" w:themeFillShade="E6"/>
            <w:vAlign w:val="center"/>
          </w:tcPr>
          <w:p w14:paraId="63CEBB5D" w14:textId="367385D2" w:rsidR="00CB2ED6" w:rsidRPr="00787741" w:rsidRDefault="00CB2ED6" w:rsidP="00CB2ED6">
            <w:pPr>
              <w:jc w:val="center"/>
              <w:rPr>
                <w:rFonts w:ascii="Arial" w:hAnsi="Arial" w:cs="Arial"/>
                <w:sz w:val="20"/>
                <w:szCs w:val="20"/>
              </w:rPr>
            </w:pPr>
            <w:r w:rsidRPr="00787741">
              <w:rPr>
                <w:rFonts w:ascii="Arial" w:hAnsi="Arial" w:cs="Arial"/>
                <w:b/>
                <w:bCs/>
                <w:sz w:val="20"/>
                <w:szCs w:val="20"/>
                <w:shd w:val="clear" w:color="auto" w:fill="D9D9D9" w:themeFill="background1" w:themeFillShade="D9"/>
              </w:rPr>
              <w:t>X</w:t>
            </w:r>
            <w:r w:rsidR="00E9262A">
              <w:rPr>
                <w:rFonts w:ascii="Arial" w:hAnsi="Arial" w:cs="Arial"/>
                <w:b/>
                <w:bCs/>
                <w:sz w:val="20"/>
                <w:szCs w:val="20"/>
                <w:shd w:val="clear" w:color="auto" w:fill="D9D9D9" w:themeFill="background1" w:themeFillShade="D9"/>
              </w:rPr>
              <w:t>I</w:t>
            </w:r>
            <w:r w:rsidRPr="00787741">
              <w:rPr>
                <w:rFonts w:ascii="Arial" w:hAnsi="Arial" w:cs="Arial"/>
                <w:b/>
                <w:bCs/>
                <w:sz w:val="20"/>
                <w:szCs w:val="20"/>
                <w:shd w:val="clear" w:color="auto" w:fill="D9D9D9" w:themeFill="background1" w:themeFillShade="D9"/>
              </w:rPr>
              <w:t xml:space="preserve">V. </w:t>
            </w:r>
            <w:r w:rsidR="00590107" w:rsidRPr="00590107">
              <w:rPr>
                <w:rFonts w:ascii="Arial" w:hAnsi="Arial" w:cs="Arial"/>
                <w:b/>
                <w:bCs/>
                <w:sz w:val="20"/>
                <w:szCs w:val="20"/>
                <w:shd w:val="clear" w:color="auto" w:fill="D1D1D1" w:themeFill="background2" w:themeFillShade="E6"/>
              </w:rPr>
              <w:t>INFORMACIÓN DEL SERVIDOR PÚBLICO O CONTRATISTA QUE REVISA EL CASO</w:t>
            </w:r>
          </w:p>
        </w:tc>
      </w:tr>
      <w:tr w:rsidR="00CB2ED6" w14:paraId="2635FD64" w14:textId="69E80719" w:rsidTr="001457FE">
        <w:trPr>
          <w:trHeight w:val="500"/>
        </w:trPr>
        <w:tc>
          <w:tcPr>
            <w:tcW w:w="2282" w:type="dxa"/>
            <w:gridSpan w:val="2"/>
            <w:shd w:val="clear" w:color="auto" w:fill="FFFFFF" w:themeFill="background1"/>
            <w:vAlign w:val="center"/>
          </w:tcPr>
          <w:p w14:paraId="1887A0F1" w14:textId="67FC5CBC" w:rsidR="00CB2ED6" w:rsidRDefault="00CB2ED6" w:rsidP="00CB2ED6">
            <w:pPr>
              <w:jc w:val="both"/>
              <w:rPr>
                <w:rFonts w:ascii="Arial" w:hAnsi="Arial" w:cs="Arial"/>
                <w:sz w:val="20"/>
                <w:szCs w:val="20"/>
              </w:rPr>
            </w:pPr>
            <w:r w:rsidRPr="00156826">
              <w:rPr>
                <w:rFonts w:ascii="Arial" w:hAnsi="Arial" w:cs="Arial"/>
                <w:sz w:val="20"/>
                <w:szCs w:val="20"/>
              </w:rPr>
              <w:lastRenderedPageBreak/>
              <w:t>Responsable</w:t>
            </w:r>
            <w:r>
              <w:rPr>
                <w:rFonts w:ascii="Arial" w:hAnsi="Arial" w:cs="Arial"/>
                <w:sz w:val="20"/>
                <w:szCs w:val="20"/>
              </w:rPr>
              <w:t xml:space="preserve">   </w:t>
            </w:r>
          </w:p>
        </w:tc>
        <w:tc>
          <w:tcPr>
            <w:tcW w:w="8492" w:type="dxa"/>
            <w:shd w:val="clear" w:color="auto" w:fill="FFFFFF" w:themeFill="background1"/>
            <w:vAlign w:val="center"/>
          </w:tcPr>
          <w:p w14:paraId="0565432C" w14:textId="785E533B" w:rsidR="00CB2ED6" w:rsidRDefault="00CB2ED6" w:rsidP="003B7D64">
            <w:pPr>
              <w:jc w:val="both"/>
              <w:rPr>
                <w:rFonts w:ascii="Arial" w:hAnsi="Arial" w:cs="Arial"/>
                <w:sz w:val="20"/>
                <w:szCs w:val="20"/>
              </w:rPr>
            </w:pPr>
            <w:r>
              <w:rPr>
                <w:rFonts w:ascii="Arial" w:hAnsi="Arial" w:cs="Arial"/>
                <w:sz w:val="20"/>
                <w:szCs w:val="20"/>
              </w:rPr>
              <w:t>Se r</w:t>
            </w:r>
            <w:r w:rsidRPr="004C6FE6">
              <w:rPr>
                <w:rFonts w:ascii="Arial" w:hAnsi="Arial" w:cs="Arial"/>
                <w:sz w:val="20"/>
                <w:szCs w:val="20"/>
              </w:rPr>
              <w:t xml:space="preserve">efiere </w:t>
            </w:r>
            <w:r>
              <w:rPr>
                <w:rFonts w:ascii="Arial" w:hAnsi="Arial" w:cs="Arial"/>
                <w:sz w:val="20"/>
                <w:szCs w:val="20"/>
              </w:rPr>
              <w:t>a la persona responsable de</w:t>
            </w:r>
            <w:r w:rsidRPr="00156826">
              <w:rPr>
                <w:rFonts w:ascii="Arial" w:hAnsi="Arial" w:cs="Arial"/>
                <w:sz w:val="20"/>
                <w:szCs w:val="20"/>
              </w:rPr>
              <w:t xml:space="preserve"> Calidad - </w:t>
            </w:r>
            <w:r>
              <w:rPr>
                <w:rFonts w:ascii="Arial" w:hAnsi="Arial" w:cs="Arial"/>
                <w:sz w:val="20"/>
                <w:szCs w:val="20"/>
              </w:rPr>
              <w:t xml:space="preserve">del </w:t>
            </w:r>
            <w:r w:rsidRPr="00156826">
              <w:rPr>
                <w:rFonts w:ascii="Arial" w:hAnsi="Arial" w:cs="Arial"/>
                <w:sz w:val="20"/>
                <w:szCs w:val="20"/>
              </w:rPr>
              <w:t>Equipo Técnico de Análisis y Articulación Regional (ETAAR</w:t>
            </w:r>
            <w:r w:rsidR="00CA1DE9">
              <w:rPr>
                <w:rFonts w:ascii="Arial" w:hAnsi="Arial" w:cs="Arial"/>
                <w:sz w:val="20"/>
                <w:szCs w:val="20"/>
              </w:rPr>
              <w:t>),</w:t>
            </w:r>
            <w:r>
              <w:rPr>
                <w:rFonts w:ascii="Arial" w:hAnsi="Arial" w:cs="Arial"/>
                <w:sz w:val="20"/>
                <w:szCs w:val="20"/>
              </w:rPr>
              <w:t xml:space="preserve"> </w:t>
            </w:r>
            <w:r w:rsidRPr="004C6FE6">
              <w:rPr>
                <w:rFonts w:ascii="Arial" w:hAnsi="Arial" w:cs="Arial"/>
                <w:sz w:val="20"/>
                <w:szCs w:val="20"/>
              </w:rPr>
              <w:t xml:space="preserve">quien </w:t>
            </w:r>
            <w:r w:rsidR="004E621C">
              <w:rPr>
                <w:rFonts w:ascii="Arial" w:hAnsi="Arial" w:cs="Arial"/>
                <w:sz w:val="20"/>
                <w:szCs w:val="20"/>
              </w:rPr>
              <w:t xml:space="preserve">revisa y </w:t>
            </w:r>
            <w:r w:rsidRPr="004C6FE6">
              <w:rPr>
                <w:rFonts w:ascii="Arial" w:hAnsi="Arial" w:cs="Arial"/>
                <w:sz w:val="20"/>
                <w:szCs w:val="20"/>
              </w:rPr>
              <w:t xml:space="preserve">emite visto bueno e informa mediante correo electrónico al </w:t>
            </w:r>
            <w:r>
              <w:rPr>
                <w:rFonts w:ascii="Arial" w:hAnsi="Arial" w:cs="Arial"/>
                <w:sz w:val="20"/>
                <w:szCs w:val="20"/>
              </w:rPr>
              <w:t>analista de riesgo a</w:t>
            </w:r>
            <w:r w:rsidRPr="004C6FE6">
              <w:rPr>
                <w:rFonts w:ascii="Arial" w:hAnsi="Arial" w:cs="Arial"/>
                <w:sz w:val="20"/>
                <w:szCs w:val="20"/>
              </w:rPr>
              <w:t xml:space="preserve">signado para </w:t>
            </w:r>
            <w:r>
              <w:rPr>
                <w:rFonts w:ascii="Arial" w:hAnsi="Arial" w:cs="Arial"/>
                <w:sz w:val="20"/>
                <w:szCs w:val="20"/>
              </w:rPr>
              <w:t xml:space="preserve">realizar la </w:t>
            </w:r>
            <w:r w:rsidRPr="004C6FE6">
              <w:rPr>
                <w:rFonts w:ascii="Arial" w:hAnsi="Arial" w:cs="Arial"/>
                <w:sz w:val="20"/>
                <w:szCs w:val="20"/>
              </w:rPr>
              <w:t>evaluación de nivel de riesgo individual</w:t>
            </w:r>
            <w:r w:rsidR="00CA1DE9">
              <w:rPr>
                <w:rFonts w:ascii="Arial" w:hAnsi="Arial" w:cs="Arial"/>
                <w:sz w:val="20"/>
                <w:szCs w:val="20"/>
              </w:rPr>
              <w:t>.</w:t>
            </w:r>
          </w:p>
        </w:tc>
      </w:tr>
      <w:tr w:rsidR="00CB2ED6" w14:paraId="700A1E6C" w14:textId="2C838FA4" w:rsidTr="001457FE">
        <w:trPr>
          <w:trHeight w:val="500"/>
        </w:trPr>
        <w:tc>
          <w:tcPr>
            <w:tcW w:w="2282" w:type="dxa"/>
            <w:gridSpan w:val="2"/>
            <w:shd w:val="clear" w:color="auto" w:fill="FFFFFF" w:themeFill="background1"/>
            <w:vAlign w:val="center"/>
          </w:tcPr>
          <w:p w14:paraId="07C6C898" w14:textId="1004DBEB" w:rsidR="00CB2ED6" w:rsidRDefault="00CB2ED6" w:rsidP="00CB2ED6">
            <w:pPr>
              <w:jc w:val="both"/>
              <w:rPr>
                <w:rFonts w:ascii="Arial" w:hAnsi="Arial" w:cs="Arial"/>
                <w:sz w:val="20"/>
                <w:szCs w:val="20"/>
              </w:rPr>
            </w:pPr>
            <w:r w:rsidRPr="00156826">
              <w:rPr>
                <w:rFonts w:ascii="Arial" w:hAnsi="Arial" w:cs="Arial"/>
                <w:sz w:val="20"/>
                <w:szCs w:val="20"/>
              </w:rPr>
              <w:t>Nombres Completos</w:t>
            </w:r>
          </w:p>
        </w:tc>
        <w:tc>
          <w:tcPr>
            <w:tcW w:w="8492" w:type="dxa"/>
            <w:shd w:val="clear" w:color="auto" w:fill="FFFFFF" w:themeFill="background1"/>
            <w:vAlign w:val="center"/>
          </w:tcPr>
          <w:p w14:paraId="4E2A4525" w14:textId="4B195697" w:rsidR="00CB2ED6" w:rsidRDefault="007B1CE2" w:rsidP="00CB2ED6">
            <w:pPr>
              <w:jc w:val="both"/>
              <w:rPr>
                <w:rFonts w:ascii="Arial" w:hAnsi="Arial" w:cs="Arial"/>
                <w:sz w:val="20"/>
                <w:szCs w:val="20"/>
              </w:rPr>
            </w:pPr>
            <w:r w:rsidRPr="00AA2DF6">
              <w:rPr>
                <w:rFonts w:ascii="Arial" w:hAnsi="Arial" w:cs="Arial"/>
                <w:sz w:val="20"/>
                <w:szCs w:val="20"/>
              </w:rPr>
              <w:t xml:space="preserve">Diligencie nombre completo del servidor público o contratista </w:t>
            </w:r>
            <w:r>
              <w:rPr>
                <w:rFonts w:ascii="Arial" w:hAnsi="Arial" w:cs="Arial"/>
                <w:sz w:val="20"/>
                <w:szCs w:val="20"/>
              </w:rPr>
              <w:t>que realiza la revisión de calidad.</w:t>
            </w:r>
          </w:p>
        </w:tc>
      </w:tr>
      <w:tr w:rsidR="00CB2ED6" w14:paraId="6D56C551" w14:textId="77777777" w:rsidTr="001457FE">
        <w:trPr>
          <w:trHeight w:val="500"/>
        </w:trPr>
        <w:tc>
          <w:tcPr>
            <w:tcW w:w="2282" w:type="dxa"/>
            <w:gridSpan w:val="2"/>
            <w:shd w:val="clear" w:color="auto" w:fill="FFFFFF" w:themeFill="background1"/>
            <w:vAlign w:val="center"/>
          </w:tcPr>
          <w:p w14:paraId="616385F1" w14:textId="34DC9349" w:rsidR="00CB2ED6" w:rsidRPr="00156826" w:rsidRDefault="00CB2ED6" w:rsidP="00CB2ED6">
            <w:pPr>
              <w:jc w:val="both"/>
              <w:rPr>
                <w:rFonts w:ascii="Arial" w:hAnsi="Arial" w:cs="Arial"/>
                <w:sz w:val="20"/>
                <w:szCs w:val="20"/>
              </w:rPr>
            </w:pPr>
            <w:r>
              <w:rPr>
                <w:rFonts w:ascii="Arial" w:hAnsi="Arial" w:cs="Arial"/>
                <w:sz w:val="20"/>
                <w:szCs w:val="20"/>
              </w:rPr>
              <w:t>N° de Revisiones</w:t>
            </w:r>
          </w:p>
        </w:tc>
        <w:tc>
          <w:tcPr>
            <w:tcW w:w="8492" w:type="dxa"/>
            <w:shd w:val="clear" w:color="auto" w:fill="FFFFFF" w:themeFill="background1"/>
            <w:vAlign w:val="center"/>
          </w:tcPr>
          <w:p w14:paraId="4216520E" w14:textId="237415D9" w:rsidR="00CB2ED6" w:rsidRPr="00AA2DF6" w:rsidRDefault="00CB2ED6" w:rsidP="00CB2ED6">
            <w:pPr>
              <w:jc w:val="both"/>
              <w:rPr>
                <w:rFonts w:ascii="Arial" w:hAnsi="Arial" w:cs="Arial"/>
                <w:sz w:val="20"/>
                <w:szCs w:val="20"/>
              </w:rPr>
            </w:pPr>
            <w:r>
              <w:rPr>
                <w:rFonts w:ascii="Arial" w:hAnsi="Arial" w:cs="Arial"/>
                <w:sz w:val="20"/>
                <w:szCs w:val="20"/>
              </w:rPr>
              <w:t>Corresponde al N° de revisiones que realiza el responsable de calidad antes de dar el aval para remitir a premesa</w:t>
            </w:r>
            <w:r w:rsidR="00CA1DE9">
              <w:rPr>
                <w:rFonts w:ascii="Arial" w:hAnsi="Arial" w:cs="Arial"/>
                <w:sz w:val="20"/>
                <w:szCs w:val="20"/>
              </w:rPr>
              <w:t>.</w:t>
            </w:r>
          </w:p>
        </w:tc>
      </w:tr>
      <w:tr w:rsidR="00CB2ED6" w14:paraId="567D1A32" w14:textId="4D6133F2" w:rsidTr="002B3323">
        <w:trPr>
          <w:trHeight w:val="312"/>
        </w:trPr>
        <w:tc>
          <w:tcPr>
            <w:tcW w:w="2282" w:type="dxa"/>
            <w:gridSpan w:val="2"/>
            <w:vAlign w:val="center"/>
          </w:tcPr>
          <w:p w14:paraId="33BC3655" w14:textId="2B37A888" w:rsidR="00CB2ED6" w:rsidRPr="00D60881" w:rsidRDefault="00CB2ED6" w:rsidP="00CB2ED6">
            <w:pPr>
              <w:jc w:val="both"/>
              <w:rPr>
                <w:rFonts w:ascii="Arial" w:hAnsi="Arial" w:cs="Arial"/>
                <w:sz w:val="20"/>
                <w:szCs w:val="20"/>
              </w:rPr>
            </w:pPr>
            <w:r w:rsidRPr="00D60881">
              <w:rPr>
                <w:rFonts w:ascii="Arial" w:hAnsi="Arial" w:cs="Arial"/>
                <w:sz w:val="20"/>
                <w:szCs w:val="20"/>
              </w:rPr>
              <w:t>Fecha</w:t>
            </w:r>
          </w:p>
        </w:tc>
        <w:tc>
          <w:tcPr>
            <w:tcW w:w="8492" w:type="dxa"/>
            <w:vAlign w:val="center"/>
          </w:tcPr>
          <w:p w14:paraId="2512B95C" w14:textId="215053AC" w:rsidR="00CB2ED6" w:rsidRPr="00D60881" w:rsidRDefault="00CB2ED6" w:rsidP="00CB2ED6">
            <w:pPr>
              <w:jc w:val="both"/>
              <w:rPr>
                <w:rFonts w:ascii="Arial" w:hAnsi="Arial" w:cs="Arial"/>
                <w:sz w:val="20"/>
                <w:szCs w:val="20"/>
              </w:rPr>
            </w:pPr>
            <w:r w:rsidRPr="00D60881">
              <w:rPr>
                <w:rFonts w:ascii="Arial" w:hAnsi="Arial" w:cs="Arial"/>
                <w:sz w:val="20"/>
                <w:szCs w:val="20"/>
              </w:rPr>
              <w:t xml:space="preserve">Relacione </w:t>
            </w:r>
            <w:r>
              <w:rPr>
                <w:rFonts w:ascii="Arial" w:hAnsi="Arial" w:cs="Arial"/>
                <w:sz w:val="20"/>
                <w:szCs w:val="20"/>
              </w:rPr>
              <w:t xml:space="preserve">día, mes y año en que se </w:t>
            </w:r>
            <w:r w:rsidR="0000412B">
              <w:rPr>
                <w:rFonts w:ascii="Arial" w:hAnsi="Arial" w:cs="Arial"/>
                <w:sz w:val="20"/>
                <w:szCs w:val="20"/>
              </w:rPr>
              <w:t>realiza la revisión</w:t>
            </w:r>
            <w:r w:rsidRPr="00D60881">
              <w:rPr>
                <w:rFonts w:ascii="Arial" w:hAnsi="Arial" w:cs="Arial"/>
                <w:sz w:val="20"/>
                <w:szCs w:val="20"/>
              </w:rPr>
              <w:t xml:space="preserve"> de calidad</w:t>
            </w:r>
            <w:r w:rsidR="00CA1DE9">
              <w:rPr>
                <w:rFonts w:ascii="Arial" w:hAnsi="Arial" w:cs="Arial"/>
                <w:sz w:val="20"/>
                <w:szCs w:val="20"/>
              </w:rPr>
              <w:t>.</w:t>
            </w:r>
          </w:p>
        </w:tc>
      </w:tr>
      <w:tr w:rsidR="00CB2ED6" w14:paraId="1E94B73A" w14:textId="0A83CABF" w:rsidTr="001457FE">
        <w:trPr>
          <w:trHeight w:val="500"/>
        </w:trPr>
        <w:tc>
          <w:tcPr>
            <w:tcW w:w="2282" w:type="dxa"/>
            <w:gridSpan w:val="2"/>
            <w:shd w:val="clear" w:color="auto" w:fill="FFFFFF" w:themeFill="background1"/>
            <w:vAlign w:val="center"/>
          </w:tcPr>
          <w:p w14:paraId="18E77F84" w14:textId="77777777" w:rsidR="00CB2ED6" w:rsidRPr="00156826" w:rsidRDefault="00CB2ED6" w:rsidP="00CB2ED6">
            <w:pPr>
              <w:rPr>
                <w:rFonts w:ascii="Arial" w:hAnsi="Arial" w:cs="Arial"/>
                <w:sz w:val="20"/>
                <w:szCs w:val="20"/>
              </w:rPr>
            </w:pPr>
            <w:r w:rsidRPr="00156826">
              <w:rPr>
                <w:rFonts w:ascii="Arial" w:hAnsi="Arial" w:cs="Arial"/>
                <w:sz w:val="20"/>
                <w:szCs w:val="20"/>
              </w:rPr>
              <w:t xml:space="preserve">Aval de Calidad - </w:t>
            </w:r>
          </w:p>
          <w:p w14:paraId="10BF866D" w14:textId="0413B13D" w:rsidR="00CB2ED6" w:rsidRDefault="00CB2ED6" w:rsidP="00CB2ED6">
            <w:pPr>
              <w:jc w:val="both"/>
              <w:rPr>
                <w:rFonts w:ascii="Arial" w:hAnsi="Arial" w:cs="Arial"/>
                <w:sz w:val="20"/>
                <w:szCs w:val="20"/>
              </w:rPr>
            </w:pPr>
            <w:r w:rsidRPr="00156826">
              <w:rPr>
                <w:rFonts w:ascii="Arial" w:hAnsi="Arial" w:cs="Arial"/>
                <w:sz w:val="20"/>
                <w:szCs w:val="20"/>
              </w:rPr>
              <w:t>Equipo Técnico de Análisis y Articulación Regional (ETAAR).</w:t>
            </w:r>
          </w:p>
        </w:tc>
        <w:tc>
          <w:tcPr>
            <w:tcW w:w="8492" w:type="dxa"/>
            <w:shd w:val="clear" w:color="auto" w:fill="FFFFFF" w:themeFill="background1"/>
            <w:vAlign w:val="center"/>
          </w:tcPr>
          <w:p w14:paraId="7D05A9FF" w14:textId="25F5ED92" w:rsidR="00CB2ED6" w:rsidRDefault="00CB2ED6" w:rsidP="00CB2ED6">
            <w:pPr>
              <w:jc w:val="both"/>
              <w:rPr>
                <w:rFonts w:ascii="Arial" w:hAnsi="Arial" w:cs="Arial"/>
                <w:sz w:val="20"/>
                <w:szCs w:val="20"/>
              </w:rPr>
            </w:pPr>
            <w:r w:rsidRPr="00787741">
              <w:rPr>
                <w:rFonts w:ascii="Arial" w:hAnsi="Arial" w:cs="Arial"/>
                <w:sz w:val="20"/>
                <w:szCs w:val="20"/>
              </w:rPr>
              <w:t xml:space="preserve">Es la validación otorgada por el </w:t>
            </w:r>
            <w:r>
              <w:rPr>
                <w:rFonts w:ascii="Arial" w:hAnsi="Arial" w:cs="Arial"/>
                <w:sz w:val="20"/>
                <w:szCs w:val="20"/>
              </w:rPr>
              <w:t>responsable</w:t>
            </w:r>
            <w:r w:rsidRPr="00787741">
              <w:rPr>
                <w:rFonts w:ascii="Arial" w:hAnsi="Arial" w:cs="Arial"/>
                <w:sz w:val="20"/>
                <w:szCs w:val="20"/>
              </w:rPr>
              <w:t xml:space="preserve"> de calidad, quien realiza una revisión integral tanto en aspectos de fondo como de forma. Este proceso verifica el cumplimiento de las actividades establecidas para la evaluación de riesgo individual, asegurando el correcto diligenciamiento de los formatos, la existencia y validez de los soportes documentales de las labores de campo, y la coherencia, organización y completitud de la información conforme al presente procedimiento.</w:t>
            </w:r>
            <w:r>
              <w:rPr>
                <w:rFonts w:ascii="Arial" w:hAnsi="Arial" w:cs="Arial"/>
                <w:sz w:val="20"/>
                <w:szCs w:val="20"/>
              </w:rPr>
              <w:t xml:space="preserve"> </w:t>
            </w:r>
            <w:r w:rsidRPr="00787741">
              <w:rPr>
                <w:rFonts w:ascii="Arial" w:hAnsi="Arial" w:cs="Arial"/>
                <w:sz w:val="20"/>
                <w:szCs w:val="20"/>
              </w:rPr>
              <w:t xml:space="preserve">Para formalizar el aval, el </w:t>
            </w:r>
            <w:r>
              <w:rPr>
                <w:rFonts w:ascii="Arial" w:hAnsi="Arial" w:cs="Arial"/>
                <w:sz w:val="20"/>
                <w:szCs w:val="20"/>
              </w:rPr>
              <w:t xml:space="preserve">responsable </w:t>
            </w:r>
            <w:r w:rsidRPr="00787741">
              <w:rPr>
                <w:rFonts w:ascii="Arial" w:hAnsi="Arial" w:cs="Arial"/>
                <w:sz w:val="20"/>
                <w:szCs w:val="20"/>
              </w:rPr>
              <w:t xml:space="preserve">de calidad deberá registrar su nombre completo, la fecha de </w:t>
            </w:r>
            <w:r w:rsidR="00CA1DE9">
              <w:rPr>
                <w:rFonts w:ascii="Arial" w:hAnsi="Arial" w:cs="Arial"/>
                <w:sz w:val="20"/>
                <w:szCs w:val="20"/>
              </w:rPr>
              <w:t xml:space="preserve">aval </w:t>
            </w:r>
            <w:r w:rsidRPr="00787741">
              <w:rPr>
                <w:rFonts w:ascii="Arial" w:hAnsi="Arial" w:cs="Arial"/>
                <w:sz w:val="20"/>
                <w:szCs w:val="20"/>
              </w:rPr>
              <w:t>y su firma</w:t>
            </w:r>
            <w:r>
              <w:rPr>
                <w:rFonts w:ascii="Arial" w:hAnsi="Arial" w:cs="Arial"/>
                <w:sz w:val="20"/>
                <w:szCs w:val="20"/>
              </w:rPr>
              <w:t xml:space="preserve"> digital</w:t>
            </w:r>
            <w:r w:rsidRPr="00787741">
              <w:rPr>
                <w:rFonts w:ascii="Arial" w:hAnsi="Arial" w:cs="Arial"/>
                <w:sz w:val="20"/>
                <w:szCs w:val="20"/>
              </w:rPr>
              <w:t>, garantizando la trazabilidad y autenticidad del proceso.</w:t>
            </w:r>
          </w:p>
        </w:tc>
      </w:tr>
      <w:tr w:rsidR="00943D80" w14:paraId="75F42AE2" w14:textId="77777777" w:rsidTr="002B3323">
        <w:trPr>
          <w:trHeight w:val="287"/>
        </w:trPr>
        <w:tc>
          <w:tcPr>
            <w:tcW w:w="10774" w:type="dxa"/>
            <w:gridSpan w:val="3"/>
            <w:shd w:val="clear" w:color="auto" w:fill="D1D1D1" w:themeFill="background2" w:themeFillShade="E6"/>
            <w:vAlign w:val="center"/>
          </w:tcPr>
          <w:p w14:paraId="666619AF" w14:textId="48476E21" w:rsidR="00943D80" w:rsidRPr="00787741" w:rsidRDefault="00943D80" w:rsidP="001457FE">
            <w:pPr>
              <w:jc w:val="center"/>
              <w:rPr>
                <w:rFonts w:ascii="Arial" w:hAnsi="Arial" w:cs="Arial"/>
                <w:sz w:val="20"/>
                <w:szCs w:val="20"/>
              </w:rPr>
            </w:pPr>
            <w:r w:rsidRPr="00787741">
              <w:rPr>
                <w:rFonts w:ascii="Arial" w:hAnsi="Arial" w:cs="Arial"/>
                <w:b/>
                <w:bCs/>
                <w:sz w:val="20"/>
                <w:szCs w:val="20"/>
                <w:shd w:val="clear" w:color="auto" w:fill="D9D9D9" w:themeFill="background1" w:themeFillShade="D9"/>
              </w:rPr>
              <w:t>XV. INFORMACIÓN DEL SERVIDOR PÚBLICO O CONTRATISTA QUE OTORGA</w:t>
            </w:r>
            <w:r w:rsidRPr="00787741">
              <w:rPr>
                <w:rFonts w:ascii="Arial" w:hAnsi="Arial" w:cs="Arial"/>
                <w:b/>
                <w:bCs/>
                <w:sz w:val="20"/>
                <w:szCs w:val="20"/>
              </w:rPr>
              <w:t xml:space="preserve"> EL AVAL DE CALIDAD</w:t>
            </w:r>
          </w:p>
        </w:tc>
      </w:tr>
      <w:tr w:rsidR="001457FE" w14:paraId="06E9F560" w14:textId="26CA9A0C" w:rsidTr="001457FE">
        <w:trPr>
          <w:trHeight w:val="500"/>
        </w:trPr>
        <w:tc>
          <w:tcPr>
            <w:tcW w:w="2282" w:type="dxa"/>
            <w:gridSpan w:val="2"/>
            <w:vAlign w:val="center"/>
          </w:tcPr>
          <w:p w14:paraId="5091DD77" w14:textId="407905A9" w:rsidR="001457FE" w:rsidRPr="00787741" w:rsidRDefault="0000412B" w:rsidP="00BD02F2">
            <w:pPr>
              <w:rPr>
                <w:rFonts w:ascii="Arial" w:hAnsi="Arial" w:cs="Arial"/>
                <w:b/>
                <w:bCs/>
                <w:sz w:val="20"/>
                <w:szCs w:val="20"/>
                <w:shd w:val="clear" w:color="auto" w:fill="D9D9D9" w:themeFill="background1" w:themeFillShade="D9"/>
              </w:rPr>
            </w:pPr>
            <w:r w:rsidRPr="00BD02F2">
              <w:rPr>
                <w:rFonts w:ascii="Arial" w:hAnsi="Arial" w:cs="Arial"/>
                <w:sz w:val="20"/>
                <w:szCs w:val="20"/>
              </w:rPr>
              <w:t xml:space="preserve">Nombres Completos del </w:t>
            </w:r>
            <w:r w:rsidR="00BD02F2" w:rsidRPr="00BD02F2">
              <w:rPr>
                <w:rFonts w:ascii="Arial" w:hAnsi="Arial" w:cs="Arial"/>
                <w:sz w:val="20"/>
                <w:szCs w:val="20"/>
              </w:rPr>
              <w:t>responsable</w:t>
            </w:r>
            <w:r w:rsidRPr="00BD02F2">
              <w:rPr>
                <w:rFonts w:ascii="Arial" w:hAnsi="Arial" w:cs="Arial"/>
                <w:sz w:val="20"/>
                <w:szCs w:val="20"/>
              </w:rPr>
              <w:t xml:space="preserve"> de Calidad</w:t>
            </w:r>
          </w:p>
        </w:tc>
        <w:tc>
          <w:tcPr>
            <w:tcW w:w="8492" w:type="dxa"/>
            <w:vAlign w:val="center"/>
          </w:tcPr>
          <w:p w14:paraId="45847FFF" w14:textId="64AA9523" w:rsidR="001457FE" w:rsidRPr="00787741" w:rsidRDefault="007B1CE2" w:rsidP="007B1CE2">
            <w:pPr>
              <w:rPr>
                <w:rFonts w:ascii="Arial" w:hAnsi="Arial" w:cs="Arial"/>
                <w:b/>
                <w:bCs/>
                <w:sz w:val="20"/>
                <w:szCs w:val="20"/>
                <w:shd w:val="clear" w:color="auto" w:fill="D9D9D9" w:themeFill="background1" w:themeFillShade="D9"/>
              </w:rPr>
            </w:pPr>
            <w:r w:rsidRPr="00AA2DF6">
              <w:rPr>
                <w:rFonts w:ascii="Arial" w:hAnsi="Arial" w:cs="Arial"/>
                <w:sz w:val="20"/>
                <w:szCs w:val="20"/>
              </w:rPr>
              <w:t xml:space="preserve">Diligencie nombre completo del servidor público o contratista </w:t>
            </w:r>
            <w:r>
              <w:rPr>
                <w:rFonts w:ascii="Arial" w:hAnsi="Arial" w:cs="Arial"/>
                <w:sz w:val="20"/>
                <w:szCs w:val="20"/>
              </w:rPr>
              <w:t>que otorga el aval de calidad.</w:t>
            </w:r>
          </w:p>
        </w:tc>
      </w:tr>
      <w:tr w:rsidR="001457FE" w14:paraId="37522610" w14:textId="77777777" w:rsidTr="001457FE">
        <w:trPr>
          <w:trHeight w:val="500"/>
        </w:trPr>
        <w:tc>
          <w:tcPr>
            <w:tcW w:w="2282" w:type="dxa"/>
            <w:gridSpan w:val="2"/>
            <w:vAlign w:val="center"/>
          </w:tcPr>
          <w:p w14:paraId="7EE7A895" w14:textId="070EA1B0" w:rsidR="001457FE" w:rsidRPr="00787741" w:rsidRDefault="0000412B" w:rsidP="00BD02F2">
            <w:pPr>
              <w:rPr>
                <w:rFonts w:ascii="Arial" w:hAnsi="Arial" w:cs="Arial"/>
                <w:b/>
                <w:bCs/>
                <w:sz w:val="20"/>
                <w:szCs w:val="20"/>
                <w:shd w:val="clear" w:color="auto" w:fill="D9D9D9" w:themeFill="background1" w:themeFillShade="D9"/>
              </w:rPr>
            </w:pPr>
            <w:r w:rsidRPr="00D60881">
              <w:rPr>
                <w:rFonts w:ascii="Arial" w:hAnsi="Arial" w:cs="Arial"/>
                <w:sz w:val="20"/>
                <w:szCs w:val="20"/>
              </w:rPr>
              <w:t>Fecha</w:t>
            </w:r>
          </w:p>
        </w:tc>
        <w:tc>
          <w:tcPr>
            <w:tcW w:w="8492" w:type="dxa"/>
            <w:vAlign w:val="center"/>
          </w:tcPr>
          <w:p w14:paraId="183B55AA" w14:textId="5A388B2C" w:rsidR="001457FE" w:rsidRPr="00787741" w:rsidRDefault="0000412B" w:rsidP="0000412B">
            <w:pPr>
              <w:rPr>
                <w:rFonts w:ascii="Arial" w:hAnsi="Arial" w:cs="Arial"/>
                <w:b/>
                <w:bCs/>
                <w:sz w:val="20"/>
                <w:szCs w:val="20"/>
                <w:shd w:val="clear" w:color="auto" w:fill="D9D9D9" w:themeFill="background1" w:themeFillShade="D9"/>
              </w:rPr>
            </w:pPr>
            <w:r w:rsidRPr="00D60881">
              <w:rPr>
                <w:rFonts w:ascii="Arial" w:hAnsi="Arial" w:cs="Arial"/>
                <w:sz w:val="20"/>
                <w:szCs w:val="20"/>
              </w:rPr>
              <w:t xml:space="preserve">Relacione </w:t>
            </w:r>
            <w:r>
              <w:rPr>
                <w:rFonts w:ascii="Arial" w:hAnsi="Arial" w:cs="Arial"/>
                <w:sz w:val="20"/>
                <w:szCs w:val="20"/>
              </w:rPr>
              <w:t>día, mes y año en que se da</w:t>
            </w:r>
            <w:r w:rsidRPr="00D60881">
              <w:rPr>
                <w:rFonts w:ascii="Arial" w:hAnsi="Arial" w:cs="Arial"/>
                <w:sz w:val="20"/>
                <w:szCs w:val="20"/>
              </w:rPr>
              <w:t xml:space="preserve"> el aval de calidad</w:t>
            </w:r>
            <w:r>
              <w:rPr>
                <w:rFonts w:ascii="Arial" w:hAnsi="Arial" w:cs="Arial"/>
                <w:sz w:val="20"/>
                <w:szCs w:val="20"/>
              </w:rPr>
              <w:t>.</w:t>
            </w:r>
          </w:p>
        </w:tc>
      </w:tr>
      <w:tr w:rsidR="001457FE" w14:paraId="2F695FE4" w14:textId="77777777" w:rsidTr="001457FE">
        <w:trPr>
          <w:trHeight w:val="500"/>
        </w:trPr>
        <w:tc>
          <w:tcPr>
            <w:tcW w:w="2282" w:type="dxa"/>
            <w:gridSpan w:val="2"/>
            <w:vAlign w:val="center"/>
          </w:tcPr>
          <w:p w14:paraId="4F2BC0CE" w14:textId="2D8604B6" w:rsidR="001457FE" w:rsidRPr="00787741" w:rsidRDefault="0000412B" w:rsidP="00BD02F2">
            <w:pPr>
              <w:rPr>
                <w:rFonts w:ascii="Arial" w:hAnsi="Arial" w:cs="Arial"/>
                <w:b/>
                <w:bCs/>
                <w:sz w:val="20"/>
                <w:szCs w:val="20"/>
                <w:shd w:val="clear" w:color="auto" w:fill="D9D9D9" w:themeFill="background1" w:themeFillShade="D9"/>
              </w:rPr>
            </w:pPr>
            <w:r w:rsidRPr="00156826">
              <w:rPr>
                <w:rFonts w:ascii="Arial" w:hAnsi="Arial" w:cs="Arial"/>
                <w:sz w:val="20"/>
                <w:szCs w:val="20"/>
              </w:rPr>
              <w:t>Firma</w:t>
            </w:r>
          </w:p>
        </w:tc>
        <w:tc>
          <w:tcPr>
            <w:tcW w:w="8492" w:type="dxa"/>
            <w:vAlign w:val="center"/>
          </w:tcPr>
          <w:p w14:paraId="5C9085C9" w14:textId="1FE18763" w:rsidR="001457FE" w:rsidRPr="00787741" w:rsidRDefault="0000412B" w:rsidP="0000412B">
            <w:pPr>
              <w:rPr>
                <w:rFonts w:ascii="Arial" w:hAnsi="Arial" w:cs="Arial"/>
                <w:b/>
                <w:bCs/>
                <w:sz w:val="20"/>
                <w:szCs w:val="20"/>
                <w:shd w:val="clear" w:color="auto" w:fill="D9D9D9" w:themeFill="background1" w:themeFillShade="D9"/>
              </w:rPr>
            </w:pPr>
            <w:r w:rsidRPr="00AA2DF6">
              <w:rPr>
                <w:rFonts w:ascii="Arial" w:hAnsi="Arial" w:cs="Arial"/>
                <w:sz w:val="20"/>
                <w:szCs w:val="20"/>
              </w:rPr>
              <w:t xml:space="preserve">Corresponde a la firma </w:t>
            </w:r>
            <w:r>
              <w:rPr>
                <w:rFonts w:ascii="Arial" w:hAnsi="Arial" w:cs="Arial"/>
                <w:sz w:val="20"/>
                <w:szCs w:val="20"/>
              </w:rPr>
              <w:t xml:space="preserve">digital </w:t>
            </w:r>
            <w:r w:rsidRPr="00AA2DF6">
              <w:rPr>
                <w:rFonts w:ascii="Arial" w:hAnsi="Arial" w:cs="Arial"/>
                <w:sz w:val="20"/>
                <w:szCs w:val="20"/>
              </w:rPr>
              <w:t xml:space="preserve">del </w:t>
            </w:r>
            <w:r>
              <w:rPr>
                <w:rFonts w:ascii="Arial" w:hAnsi="Arial" w:cs="Arial"/>
                <w:sz w:val="20"/>
                <w:szCs w:val="20"/>
              </w:rPr>
              <w:t xml:space="preserve">responsable de calidad del </w:t>
            </w:r>
            <w:r w:rsidRPr="00156826">
              <w:rPr>
                <w:rFonts w:ascii="Arial" w:hAnsi="Arial" w:cs="Arial"/>
                <w:sz w:val="20"/>
                <w:szCs w:val="20"/>
              </w:rPr>
              <w:t>Equipo Técnico de Análisis y Articulación Regional (ETAAR)</w:t>
            </w:r>
            <w:r>
              <w:rPr>
                <w:rFonts w:ascii="Arial" w:hAnsi="Arial" w:cs="Arial"/>
                <w:sz w:val="20"/>
                <w:szCs w:val="20"/>
              </w:rPr>
              <w:t xml:space="preserve"> que otorga el aval de calidad</w:t>
            </w:r>
          </w:p>
        </w:tc>
      </w:tr>
      <w:tr w:rsidR="00943D80" w14:paraId="31BC17A7" w14:textId="77777777" w:rsidTr="00AA2DF6">
        <w:trPr>
          <w:trHeight w:val="340"/>
        </w:trPr>
        <w:tc>
          <w:tcPr>
            <w:tcW w:w="10774" w:type="dxa"/>
            <w:gridSpan w:val="3"/>
            <w:shd w:val="clear" w:color="auto" w:fill="D9D9D9" w:themeFill="background1" w:themeFillShade="D9"/>
            <w:vAlign w:val="center"/>
          </w:tcPr>
          <w:p w14:paraId="139AB91C" w14:textId="01451612" w:rsidR="00943D80" w:rsidRPr="00787741" w:rsidRDefault="00943D80" w:rsidP="00943D80">
            <w:pPr>
              <w:jc w:val="center"/>
              <w:rPr>
                <w:rFonts w:ascii="Arial" w:hAnsi="Arial" w:cs="Arial"/>
                <w:sz w:val="20"/>
                <w:szCs w:val="20"/>
              </w:rPr>
            </w:pPr>
            <w:r w:rsidRPr="00AA2DF6">
              <w:rPr>
                <w:rFonts w:ascii="Arial" w:hAnsi="Arial" w:cs="Arial"/>
                <w:b/>
                <w:bCs/>
                <w:sz w:val="20"/>
                <w:szCs w:val="20"/>
                <w:shd w:val="clear" w:color="auto" w:fill="D9D9D9" w:themeFill="background1" w:themeFillShade="D9"/>
              </w:rPr>
              <w:t>XV</w:t>
            </w:r>
            <w:r w:rsidR="006A7C6C">
              <w:rPr>
                <w:rFonts w:ascii="Arial" w:hAnsi="Arial" w:cs="Arial"/>
                <w:b/>
                <w:bCs/>
                <w:sz w:val="20"/>
                <w:szCs w:val="20"/>
                <w:shd w:val="clear" w:color="auto" w:fill="D9D9D9" w:themeFill="background1" w:themeFillShade="D9"/>
              </w:rPr>
              <w:t>I</w:t>
            </w:r>
            <w:r w:rsidRPr="00AA2DF6">
              <w:rPr>
                <w:rFonts w:ascii="Arial" w:hAnsi="Arial" w:cs="Arial"/>
                <w:b/>
                <w:bCs/>
                <w:sz w:val="20"/>
                <w:szCs w:val="20"/>
                <w:shd w:val="clear" w:color="auto" w:fill="D9D9D9" w:themeFill="background1" w:themeFillShade="D9"/>
              </w:rPr>
              <w:t>. ANEXOS</w:t>
            </w:r>
          </w:p>
        </w:tc>
      </w:tr>
      <w:tr w:rsidR="00943D80" w14:paraId="7EEC1480" w14:textId="77777777" w:rsidTr="001C5154">
        <w:trPr>
          <w:trHeight w:val="500"/>
        </w:trPr>
        <w:tc>
          <w:tcPr>
            <w:tcW w:w="10774" w:type="dxa"/>
            <w:gridSpan w:val="3"/>
            <w:shd w:val="clear" w:color="auto" w:fill="FFFFFF" w:themeFill="background1"/>
            <w:vAlign w:val="center"/>
          </w:tcPr>
          <w:p w14:paraId="183D3377" w14:textId="386B63C8" w:rsidR="00943D80" w:rsidRPr="00787741" w:rsidRDefault="00943D80" w:rsidP="00943D80">
            <w:pPr>
              <w:jc w:val="both"/>
              <w:rPr>
                <w:rFonts w:ascii="Arial" w:hAnsi="Arial" w:cs="Arial"/>
                <w:sz w:val="20"/>
                <w:szCs w:val="20"/>
              </w:rPr>
            </w:pPr>
            <w:r>
              <w:rPr>
                <w:rFonts w:ascii="Arial" w:hAnsi="Arial" w:cs="Arial"/>
                <w:sz w:val="20"/>
                <w:szCs w:val="20"/>
              </w:rPr>
              <w:t>Los anexos obligatorios que deberán adjuntarse al presente documento serán la cédula, el consentimiento y los demás que se consideren relevantes para sustentar la evaluación del riesgo.</w:t>
            </w:r>
          </w:p>
        </w:tc>
      </w:tr>
      <w:tr w:rsidR="006D18B5" w14:paraId="343AFFE4" w14:textId="77777777" w:rsidTr="002B3323">
        <w:trPr>
          <w:trHeight w:val="445"/>
        </w:trPr>
        <w:tc>
          <w:tcPr>
            <w:tcW w:w="10774" w:type="dxa"/>
            <w:gridSpan w:val="3"/>
            <w:shd w:val="clear" w:color="auto" w:fill="D1D1D1" w:themeFill="background2" w:themeFillShade="E6"/>
            <w:vAlign w:val="center"/>
          </w:tcPr>
          <w:p w14:paraId="0EAD9508" w14:textId="79A36DAB" w:rsidR="006D18B5" w:rsidRPr="003E7039" w:rsidRDefault="00520E84" w:rsidP="00520E84">
            <w:pPr>
              <w:jc w:val="center"/>
              <w:rPr>
                <w:rFonts w:ascii="Arial" w:hAnsi="Arial" w:cs="Arial"/>
                <w:b/>
                <w:bCs/>
                <w:color w:val="000000" w:themeColor="text1"/>
                <w:sz w:val="20"/>
                <w:szCs w:val="20"/>
              </w:rPr>
            </w:pPr>
            <w:r w:rsidRPr="003E7039">
              <w:rPr>
                <w:rFonts w:ascii="Arial" w:hAnsi="Arial" w:cs="Arial"/>
                <w:b/>
                <w:bCs/>
                <w:color w:val="000000" w:themeColor="text1"/>
                <w:sz w:val="20"/>
                <w:szCs w:val="20"/>
              </w:rPr>
              <w:t>DOCUMENTO DE IDENTIDAD</w:t>
            </w:r>
          </w:p>
        </w:tc>
      </w:tr>
      <w:tr w:rsidR="00520E84" w14:paraId="17FF4AE8" w14:textId="77777777" w:rsidTr="00520E84">
        <w:trPr>
          <w:trHeight w:val="500"/>
        </w:trPr>
        <w:tc>
          <w:tcPr>
            <w:tcW w:w="10774" w:type="dxa"/>
            <w:gridSpan w:val="3"/>
            <w:shd w:val="clear" w:color="auto" w:fill="FFFFFF" w:themeFill="background1"/>
            <w:vAlign w:val="center"/>
          </w:tcPr>
          <w:p w14:paraId="2D830FBB" w14:textId="2C06F9F6" w:rsidR="00520E84" w:rsidRDefault="0032014E" w:rsidP="003E7039">
            <w:pPr>
              <w:rPr>
                <w:rFonts w:ascii="Arial" w:hAnsi="Arial" w:cs="Arial"/>
                <w:color w:val="000000" w:themeColor="text1"/>
                <w:sz w:val="20"/>
                <w:szCs w:val="20"/>
              </w:rPr>
            </w:pPr>
            <w:r>
              <w:rPr>
                <w:rFonts w:ascii="Arial" w:hAnsi="Arial" w:cs="Arial"/>
                <w:color w:val="000000" w:themeColor="text1"/>
                <w:sz w:val="20"/>
                <w:szCs w:val="20"/>
              </w:rPr>
              <w:t>Inserte la imagen</w:t>
            </w:r>
            <w:r w:rsidR="00DB0496">
              <w:rPr>
                <w:rFonts w:ascii="Arial" w:hAnsi="Arial" w:cs="Arial"/>
                <w:color w:val="000000" w:themeColor="text1"/>
                <w:sz w:val="20"/>
                <w:szCs w:val="20"/>
              </w:rPr>
              <w:t xml:space="preserve"> </w:t>
            </w:r>
            <w:r w:rsidR="006160DF">
              <w:rPr>
                <w:rFonts w:ascii="Arial" w:hAnsi="Arial" w:cs="Arial"/>
                <w:color w:val="000000" w:themeColor="text1"/>
                <w:sz w:val="20"/>
                <w:szCs w:val="20"/>
              </w:rPr>
              <w:t>(</w:t>
            </w:r>
            <w:r w:rsidR="00DB0496">
              <w:rPr>
                <w:rFonts w:ascii="Arial" w:hAnsi="Arial" w:cs="Arial"/>
                <w:color w:val="000000" w:themeColor="text1"/>
                <w:sz w:val="20"/>
                <w:szCs w:val="20"/>
              </w:rPr>
              <w:t>registro digital</w:t>
            </w:r>
            <w:r w:rsidR="006160DF">
              <w:rPr>
                <w:rFonts w:ascii="Arial" w:hAnsi="Arial" w:cs="Arial"/>
                <w:color w:val="000000" w:themeColor="text1"/>
                <w:sz w:val="20"/>
                <w:szCs w:val="20"/>
              </w:rPr>
              <w:t>)</w:t>
            </w:r>
            <w:r w:rsidR="00DB0496">
              <w:rPr>
                <w:rFonts w:ascii="Arial" w:hAnsi="Arial" w:cs="Arial"/>
                <w:color w:val="000000" w:themeColor="text1"/>
                <w:sz w:val="20"/>
                <w:szCs w:val="20"/>
              </w:rPr>
              <w:t xml:space="preserve"> </w:t>
            </w:r>
            <w:r w:rsidR="003E7039">
              <w:rPr>
                <w:rFonts w:ascii="Arial" w:hAnsi="Arial" w:cs="Arial"/>
                <w:color w:val="000000" w:themeColor="text1"/>
                <w:sz w:val="20"/>
                <w:szCs w:val="20"/>
              </w:rPr>
              <w:t xml:space="preserve">del documento de identidad </w:t>
            </w:r>
            <w:r w:rsidR="00DB0496">
              <w:rPr>
                <w:rFonts w:ascii="Arial" w:hAnsi="Arial" w:cs="Arial"/>
                <w:color w:val="000000" w:themeColor="text1"/>
                <w:sz w:val="20"/>
                <w:szCs w:val="20"/>
              </w:rPr>
              <w:t>de</w:t>
            </w:r>
            <w:r w:rsidR="003E7039">
              <w:rPr>
                <w:rFonts w:ascii="Arial" w:hAnsi="Arial" w:cs="Arial"/>
                <w:color w:val="000000" w:themeColor="text1"/>
                <w:sz w:val="20"/>
                <w:szCs w:val="20"/>
              </w:rPr>
              <w:t xml:space="preserve"> </w:t>
            </w:r>
            <w:r w:rsidR="00DB0496">
              <w:rPr>
                <w:rFonts w:ascii="Arial" w:hAnsi="Arial" w:cs="Arial"/>
                <w:color w:val="000000" w:themeColor="text1"/>
                <w:sz w:val="20"/>
                <w:szCs w:val="20"/>
              </w:rPr>
              <w:t>la persona evaluada</w:t>
            </w:r>
            <w:r>
              <w:rPr>
                <w:rFonts w:ascii="Arial" w:hAnsi="Arial" w:cs="Arial"/>
                <w:color w:val="000000" w:themeColor="text1"/>
                <w:sz w:val="20"/>
                <w:szCs w:val="20"/>
              </w:rPr>
              <w:t>,</w:t>
            </w:r>
            <w:r w:rsidR="00DB0496">
              <w:rPr>
                <w:rFonts w:ascii="Arial" w:hAnsi="Arial" w:cs="Arial"/>
                <w:color w:val="000000" w:themeColor="text1"/>
                <w:sz w:val="20"/>
                <w:szCs w:val="20"/>
              </w:rPr>
              <w:t xml:space="preserve"> con el fin de constatar l</w:t>
            </w:r>
            <w:r w:rsidR="000F2F48">
              <w:rPr>
                <w:rFonts w:ascii="Arial" w:hAnsi="Arial" w:cs="Arial"/>
                <w:color w:val="000000" w:themeColor="text1"/>
                <w:sz w:val="20"/>
                <w:szCs w:val="20"/>
              </w:rPr>
              <w:t xml:space="preserve">os </w:t>
            </w:r>
            <w:r w:rsidR="000F2F48" w:rsidRPr="000F2F48">
              <w:rPr>
                <w:rFonts w:ascii="Arial" w:hAnsi="Arial" w:cs="Arial"/>
                <w:color w:val="000000" w:themeColor="text1"/>
                <w:sz w:val="20"/>
                <w:szCs w:val="20"/>
              </w:rPr>
              <w:t>datos personales del evaluado (a) - beneficiario (a)</w:t>
            </w:r>
            <w:r w:rsidR="00DB0496">
              <w:rPr>
                <w:rFonts w:ascii="Arial" w:hAnsi="Arial" w:cs="Arial"/>
                <w:color w:val="000000" w:themeColor="text1"/>
                <w:sz w:val="20"/>
                <w:szCs w:val="20"/>
              </w:rPr>
              <w:t xml:space="preserve"> </w:t>
            </w:r>
            <w:r w:rsidR="000F2F48">
              <w:rPr>
                <w:rFonts w:ascii="Arial" w:hAnsi="Arial" w:cs="Arial"/>
                <w:color w:val="000000" w:themeColor="text1"/>
                <w:sz w:val="20"/>
                <w:szCs w:val="20"/>
              </w:rPr>
              <w:t xml:space="preserve">y la </w:t>
            </w:r>
            <w:r w:rsidR="00DB0496">
              <w:rPr>
                <w:rFonts w:ascii="Arial" w:hAnsi="Arial" w:cs="Arial"/>
                <w:color w:val="000000" w:themeColor="text1"/>
                <w:sz w:val="20"/>
                <w:szCs w:val="20"/>
              </w:rPr>
              <w:t xml:space="preserve">información relacionada </w:t>
            </w:r>
            <w:r w:rsidR="003E7039">
              <w:rPr>
                <w:rFonts w:ascii="Arial" w:hAnsi="Arial" w:cs="Arial"/>
                <w:color w:val="000000" w:themeColor="text1"/>
                <w:sz w:val="20"/>
                <w:szCs w:val="20"/>
              </w:rPr>
              <w:t>en este formato</w:t>
            </w:r>
            <w:r w:rsidR="00D61C6C">
              <w:rPr>
                <w:rFonts w:ascii="Arial" w:hAnsi="Arial" w:cs="Arial"/>
                <w:color w:val="000000" w:themeColor="text1"/>
                <w:sz w:val="20"/>
                <w:szCs w:val="20"/>
              </w:rPr>
              <w:t>.</w:t>
            </w:r>
          </w:p>
        </w:tc>
      </w:tr>
      <w:tr w:rsidR="00D61C6C" w14:paraId="4CDF3A84" w14:textId="6DC59B5C" w:rsidTr="00654F03">
        <w:trPr>
          <w:trHeight w:val="500"/>
        </w:trPr>
        <w:tc>
          <w:tcPr>
            <w:tcW w:w="2269" w:type="dxa"/>
            <w:shd w:val="clear" w:color="auto" w:fill="FFFFFF" w:themeFill="background1"/>
            <w:vAlign w:val="center"/>
          </w:tcPr>
          <w:p w14:paraId="000B4EEB" w14:textId="3862C215" w:rsidR="00D61C6C" w:rsidRDefault="00546A25" w:rsidP="003E7039">
            <w:pPr>
              <w:rPr>
                <w:rFonts w:ascii="Arial" w:hAnsi="Arial" w:cs="Arial"/>
                <w:color w:val="000000" w:themeColor="text1"/>
                <w:sz w:val="20"/>
                <w:szCs w:val="20"/>
              </w:rPr>
            </w:pPr>
            <w:r w:rsidRPr="00546A25">
              <w:rPr>
                <w:rFonts w:ascii="Arial" w:hAnsi="Arial" w:cs="Arial"/>
                <w:color w:val="000000" w:themeColor="text1"/>
                <w:sz w:val="20"/>
                <w:szCs w:val="20"/>
              </w:rPr>
              <w:t>Etiquetado</w:t>
            </w:r>
          </w:p>
        </w:tc>
        <w:tc>
          <w:tcPr>
            <w:tcW w:w="8505" w:type="dxa"/>
            <w:gridSpan w:val="2"/>
            <w:shd w:val="clear" w:color="auto" w:fill="FFFFFF" w:themeFill="background1"/>
            <w:vAlign w:val="center"/>
          </w:tcPr>
          <w:p w14:paraId="279C03DE" w14:textId="77777777" w:rsidR="0014374F" w:rsidRPr="00794890" w:rsidRDefault="0014374F" w:rsidP="00332874">
            <w:pPr>
              <w:pStyle w:val="NormalWeb"/>
              <w:spacing w:before="0" w:beforeAutospacing="0" w:after="0" w:afterAutospacing="0"/>
              <w:rPr>
                <w:rFonts w:ascii="Arial" w:hAnsi="Arial" w:cs="Arial"/>
                <w:sz w:val="20"/>
                <w:szCs w:val="20"/>
              </w:rPr>
            </w:pPr>
            <w:r w:rsidRPr="00794890">
              <w:rPr>
                <w:rFonts w:ascii="Arial" w:hAnsi="Arial" w:cs="Arial"/>
                <w:sz w:val="20"/>
                <w:szCs w:val="20"/>
              </w:rPr>
              <w:t xml:space="preserve">Es obligatorio que el </w:t>
            </w:r>
            <w:r w:rsidRPr="00794890">
              <w:rPr>
                <w:rStyle w:val="Fuerte"/>
                <w:rFonts w:ascii="Arial" w:hAnsi="Arial" w:cs="Arial"/>
                <w:sz w:val="20"/>
                <w:szCs w:val="20"/>
              </w:rPr>
              <w:t>servidor público y/o contratista</w:t>
            </w:r>
            <w:r w:rsidRPr="00794890">
              <w:rPr>
                <w:rFonts w:ascii="Arial" w:hAnsi="Arial" w:cs="Arial"/>
                <w:sz w:val="20"/>
                <w:szCs w:val="20"/>
              </w:rPr>
              <w:t xml:space="preserve"> responsable de la elaboración del documento </w:t>
            </w:r>
            <w:r w:rsidRPr="00794890">
              <w:rPr>
                <w:rStyle w:val="Fuerte"/>
                <w:rFonts w:ascii="Arial" w:hAnsi="Arial" w:cs="Arial"/>
                <w:sz w:val="20"/>
                <w:szCs w:val="20"/>
              </w:rPr>
              <w:t>establezca el etiquetado correspondiente a la información contenida</w:t>
            </w:r>
            <w:r w:rsidRPr="00794890">
              <w:rPr>
                <w:rFonts w:ascii="Arial" w:hAnsi="Arial" w:cs="Arial"/>
                <w:sz w:val="20"/>
                <w:szCs w:val="20"/>
              </w:rPr>
              <w:t>, indicando de manera explícita una de las siguientes clasificaciones:</w:t>
            </w:r>
          </w:p>
          <w:p w14:paraId="274D2262" w14:textId="77777777" w:rsidR="0014374F" w:rsidRPr="00794890" w:rsidRDefault="0014374F" w:rsidP="00332874">
            <w:pPr>
              <w:widowControl/>
              <w:numPr>
                <w:ilvl w:val="0"/>
                <w:numId w:val="5"/>
              </w:numPr>
              <w:autoSpaceDE/>
              <w:autoSpaceDN/>
              <w:rPr>
                <w:rFonts w:ascii="Arial" w:hAnsi="Arial" w:cs="Arial"/>
                <w:sz w:val="20"/>
                <w:szCs w:val="20"/>
              </w:rPr>
            </w:pPr>
            <w:r w:rsidRPr="00794890">
              <w:rPr>
                <w:rStyle w:val="Fuerte"/>
                <w:rFonts w:ascii="Arial" w:hAnsi="Arial" w:cs="Arial"/>
                <w:sz w:val="20"/>
                <w:szCs w:val="20"/>
              </w:rPr>
              <w:t>P:</w:t>
            </w:r>
            <w:r w:rsidRPr="00794890">
              <w:rPr>
                <w:rFonts w:ascii="Arial" w:hAnsi="Arial" w:cs="Arial"/>
                <w:sz w:val="20"/>
                <w:szCs w:val="20"/>
              </w:rPr>
              <w:t xml:space="preserve"> Público</w:t>
            </w:r>
          </w:p>
          <w:p w14:paraId="552CCF0F" w14:textId="77777777" w:rsidR="0014374F" w:rsidRPr="00794890" w:rsidRDefault="0014374F" w:rsidP="00332874">
            <w:pPr>
              <w:widowControl/>
              <w:numPr>
                <w:ilvl w:val="0"/>
                <w:numId w:val="5"/>
              </w:numPr>
              <w:autoSpaceDE/>
              <w:autoSpaceDN/>
              <w:spacing w:before="100" w:beforeAutospacing="1"/>
              <w:rPr>
                <w:rFonts w:ascii="Arial" w:hAnsi="Arial" w:cs="Arial"/>
                <w:sz w:val="20"/>
                <w:szCs w:val="20"/>
              </w:rPr>
            </w:pPr>
            <w:r w:rsidRPr="00794890">
              <w:rPr>
                <w:rStyle w:val="Fuerte"/>
                <w:rFonts w:ascii="Arial" w:hAnsi="Arial" w:cs="Arial"/>
                <w:sz w:val="20"/>
                <w:szCs w:val="20"/>
              </w:rPr>
              <w:t>PC:</w:t>
            </w:r>
            <w:r w:rsidRPr="00794890">
              <w:rPr>
                <w:rFonts w:ascii="Arial" w:hAnsi="Arial" w:cs="Arial"/>
                <w:sz w:val="20"/>
                <w:szCs w:val="20"/>
              </w:rPr>
              <w:t xml:space="preserve"> Público Clasificado</w:t>
            </w:r>
          </w:p>
          <w:p w14:paraId="33105AE6" w14:textId="77777777" w:rsidR="0014374F" w:rsidRPr="00794890" w:rsidRDefault="0014374F" w:rsidP="00332874">
            <w:pPr>
              <w:widowControl/>
              <w:numPr>
                <w:ilvl w:val="0"/>
                <w:numId w:val="5"/>
              </w:numPr>
              <w:autoSpaceDE/>
              <w:autoSpaceDN/>
              <w:spacing w:before="100" w:beforeAutospacing="1"/>
              <w:rPr>
                <w:rFonts w:ascii="Arial" w:hAnsi="Arial" w:cs="Arial"/>
                <w:sz w:val="20"/>
                <w:szCs w:val="20"/>
              </w:rPr>
            </w:pPr>
            <w:r w:rsidRPr="00794890">
              <w:rPr>
                <w:rStyle w:val="Fuerte"/>
                <w:rFonts w:ascii="Arial" w:hAnsi="Arial" w:cs="Arial"/>
                <w:sz w:val="20"/>
                <w:szCs w:val="20"/>
              </w:rPr>
              <w:t>PR:</w:t>
            </w:r>
            <w:r w:rsidRPr="00794890">
              <w:rPr>
                <w:rFonts w:ascii="Arial" w:hAnsi="Arial" w:cs="Arial"/>
                <w:sz w:val="20"/>
                <w:szCs w:val="20"/>
              </w:rPr>
              <w:t xml:space="preserve"> Público Reservado</w:t>
            </w:r>
          </w:p>
          <w:p w14:paraId="50E5FE2C" w14:textId="727FE953" w:rsidR="00D61C6C" w:rsidRDefault="0014374F" w:rsidP="00332874">
            <w:pPr>
              <w:jc w:val="both"/>
              <w:rPr>
                <w:rFonts w:ascii="Arial" w:hAnsi="Arial" w:cs="Arial"/>
                <w:color w:val="000000" w:themeColor="text1"/>
                <w:sz w:val="20"/>
                <w:szCs w:val="20"/>
              </w:rPr>
            </w:pPr>
            <w:r w:rsidRPr="00794890">
              <w:rPr>
                <w:rFonts w:ascii="Arial" w:hAnsi="Arial" w:cs="Arial"/>
                <w:sz w:val="20"/>
                <w:szCs w:val="20"/>
              </w:rPr>
              <w:t xml:space="preserve">Para la correcta aplicación del etiquetado, se deberá tener en cuenta lo establecido en el </w:t>
            </w:r>
            <w:r w:rsidRPr="00794890">
              <w:rPr>
                <w:rStyle w:val="Fuerte"/>
                <w:rFonts w:ascii="Arial" w:hAnsi="Arial" w:cs="Arial"/>
                <w:sz w:val="20"/>
                <w:szCs w:val="20"/>
              </w:rPr>
              <w:t>GIN-PE-01 Política Específica de Clasificación y Etiquetado de la Información</w:t>
            </w:r>
            <w:r w:rsidRPr="00794890">
              <w:rPr>
                <w:rFonts w:ascii="Arial" w:hAnsi="Arial" w:cs="Arial"/>
                <w:sz w:val="20"/>
                <w:szCs w:val="20"/>
              </w:rPr>
              <w:t xml:space="preserve">, o el documento que haga sus veces, así como lo dispuesto en la </w:t>
            </w:r>
            <w:r w:rsidRPr="00794890">
              <w:rPr>
                <w:rStyle w:val="Fuerte"/>
                <w:rFonts w:ascii="Arial" w:hAnsi="Arial" w:cs="Arial"/>
                <w:sz w:val="20"/>
                <w:szCs w:val="20"/>
              </w:rPr>
              <w:t>Ley 1712 de 2014</w:t>
            </w:r>
            <w:r w:rsidRPr="00794890">
              <w:rPr>
                <w:rFonts w:ascii="Arial" w:hAnsi="Arial" w:cs="Arial"/>
                <w:sz w:val="20"/>
                <w:szCs w:val="20"/>
              </w:rPr>
              <w:t>, “Por medio de la cual se crea la Ley de Transparencia y del Derecho de Acceso a la Información Pública Nacional y se dictan otras disposiciones”.</w:t>
            </w:r>
          </w:p>
        </w:tc>
      </w:tr>
    </w:tbl>
    <w:p w14:paraId="2E663713" w14:textId="77777777" w:rsidR="00E82773" w:rsidRDefault="00E82773" w:rsidP="00466FAC">
      <w:pPr>
        <w:ind w:left="-709" w:hanging="284"/>
      </w:pPr>
    </w:p>
    <w:p w14:paraId="770512D6" w14:textId="77777777" w:rsidR="00886251" w:rsidRDefault="00886251" w:rsidP="00466FAC">
      <w:pPr>
        <w:ind w:left="-709" w:hanging="284"/>
      </w:pPr>
    </w:p>
    <w:sectPr w:rsidR="00886251" w:rsidSect="002B3323">
      <w:headerReference w:type="default" r:id="rId15"/>
      <w:footerReference w:type="default" r:id="rId16"/>
      <w:pgSz w:w="12240" w:h="15840"/>
      <w:pgMar w:top="851" w:right="758" w:bottom="1417" w:left="1701" w:header="708" w:footer="462"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avid Leonardo Cucaita Mariño" w:date="2026-07-06T12:52:00Z" w:initials="DC">
    <w:p w14:paraId="34B7E345" w14:textId="77777777" w:rsidR="00CB1CB4" w:rsidRDefault="00CB1CB4" w:rsidP="00CB1CB4">
      <w:pPr>
        <w:pStyle w:val="Textocomentario"/>
      </w:pPr>
      <w:r>
        <w:rPr>
          <w:rStyle w:val="Refdecomentario"/>
        </w:rPr>
        <w:annotationRef/>
      </w:r>
      <w:r>
        <w:rPr>
          <w:color w:val="000000"/>
        </w:rPr>
        <w:t>No hay control real que lo garantice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4B7E34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942B845" w16cex:dateUtc="2026-07-06T17: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4B7E345" w16cid:durableId="4942B84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CC1394" w14:textId="77777777" w:rsidR="00902501" w:rsidRDefault="00902501" w:rsidP="00AA04A2">
      <w:r>
        <w:separator/>
      </w:r>
    </w:p>
  </w:endnote>
  <w:endnote w:type="continuationSeparator" w:id="0">
    <w:p w14:paraId="4D0C97C3" w14:textId="77777777" w:rsidR="00902501" w:rsidRDefault="00902501" w:rsidP="00AA04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emilight">
    <w:panose1 w:val="020B04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96433" w14:textId="77777777" w:rsidR="006E586B" w:rsidRDefault="006E586B" w:rsidP="008F2DBD">
    <w:pPr>
      <w:pStyle w:val="Piedepgina"/>
      <w:keepNext/>
      <w:keepLines/>
      <w:pageBreakBefore/>
      <w:ind w:right="-340" w:hanging="993"/>
      <w:rPr>
        <w:rFonts w:ascii="Arial" w:hAnsi="Arial" w:cs="Arial"/>
        <w:color w:val="B2B2B2"/>
        <w:sz w:val="20"/>
        <w:szCs w:val="20"/>
      </w:rPr>
    </w:pPr>
  </w:p>
  <w:p w14:paraId="264716E5" w14:textId="6A787CD2" w:rsidR="008F2DBD" w:rsidRPr="008F2DBD" w:rsidRDefault="008F2DBD" w:rsidP="008F2DBD">
    <w:pPr>
      <w:pStyle w:val="Piedepgina"/>
      <w:keepNext/>
      <w:keepLines/>
      <w:pageBreakBefore/>
      <w:ind w:right="-340" w:hanging="993"/>
      <w:rPr>
        <w:rFonts w:ascii="Arial" w:hAnsi="Arial" w:cs="Arial"/>
        <w:color w:val="B2B2B2"/>
        <w:sz w:val="20"/>
        <w:szCs w:val="20"/>
      </w:rPr>
    </w:pPr>
    <w:r w:rsidRPr="008F2DBD">
      <w:rPr>
        <w:rFonts w:ascii="Arial" w:hAnsi="Arial" w:cs="Arial"/>
        <w:color w:val="B2B2B2"/>
        <w:sz w:val="20"/>
        <w:szCs w:val="20"/>
      </w:rPr>
      <w:t>Etiquetado:</w:t>
    </w:r>
  </w:p>
  <w:p w14:paraId="18F448D4" w14:textId="77777777" w:rsidR="00910686" w:rsidRDefault="00910686" w:rsidP="008F2DBD">
    <w:pPr>
      <w:pStyle w:val="Piedepgina"/>
      <w:keepNext/>
      <w:keepLines/>
      <w:pageBreakBefore/>
      <w:ind w:right="-340" w:hanging="993"/>
      <w:rPr>
        <w:sz w:val="20"/>
        <w:szCs w:val="20"/>
      </w:rPr>
    </w:pPr>
  </w:p>
  <w:p w14:paraId="22B53E6C" w14:textId="6607CC7F" w:rsidR="006E586B" w:rsidRPr="00DA48DC" w:rsidRDefault="00BC0AE8" w:rsidP="006E586B">
    <w:pPr>
      <w:pStyle w:val="Piedepgina"/>
      <w:tabs>
        <w:tab w:val="left" w:pos="7800"/>
        <w:tab w:val="right" w:pos="9998"/>
      </w:tabs>
      <w:ind w:right="-24" w:hanging="993"/>
      <w:rPr>
        <w:rFonts w:ascii="Arial" w:hAnsi="Arial" w:cs="Arial"/>
        <w:sz w:val="20"/>
        <w:szCs w:val="20"/>
      </w:rPr>
    </w:pPr>
    <w:r w:rsidRPr="00910686">
      <w:rPr>
        <w:rFonts w:ascii="Arial" w:hAnsi="Arial" w:cs="Arial"/>
        <w:sz w:val="20"/>
        <w:szCs w:val="20"/>
      </w:rPr>
      <w:t>GESP-FT-14/V</w:t>
    </w:r>
    <w:r w:rsidR="00910686">
      <w:rPr>
        <w:rFonts w:ascii="Arial" w:hAnsi="Arial" w:cs="Arial"/>
        <w:sz w:val="20"/>
        <w:szCs w:val="20"/>
      </w:rPr>
      <w:t>3</w:t>
    </w:r>
    <w:r w:rsidRPr="00910686">
      <w:rPr>
        <w:rFonts w:ascii="Arial" w:hAnsi="Arial" w:cs="Arial"/>
        <w:sz w:val="20"/>
        <w:szCs w:val="20"/>
      </w:rPr>
      <w:ptab w:relativeTo="margin" w:alignment="center" w:leader="none"/>
    </w:r>
    <w:r w:rsidRPr="00910686">
      <w:rPr>
        <w:rFonts w:ascii="Arial" w:hAnsi="Arial" w:cs="Arial"/>
        <w:sz w:val="20"/>
        <w:szCs w:val="20"/>
      </w:rPr>
      <w:t xml:space="preserve">Oficialización: </w:t>
    </w:r>
    <w:r w:rsidR="00910686">
      <w:rPr>
        <w:rFonts w:ascii="Arial" w:hAnsi="Arial" w:cs="Arial"/>
        <w:sz w:val="20"/>
        <w:szCs w:val="20"/>
      </w:rPr>
      <w:t>18</w:t>
    </w:r>
    <w:r w:rsidRPr="00910686">
      <w:rPr>
        <w:rFonts w:ascii="Arial" w:hAnsi="Arial" w:cs="Arial"/>
        <w:sz w:val="20"/>
        <w:szCs w:val="20"/>
      </w:rPr>
      <w:t>/</w:t>
    </w:r>
    <w:r w:rsidR="00910686">
      <w:rPr>
        <w:rFonts w:ascii="Arial" w:hAnsi="Arial" w:cs="Arial"/>
        <w:sz w:val="20"/>
        <w:szCs w:val="20"/>
      </w:rPr>
      <w:t>03</w:t>
    </w:r>
    <w:r w:rsidRPr="00910686">
      <w:rPr>
        <w:rFonts w:ascii="Arial" w:hAnsi="Arial" w:cs="Arial"/>
        <w:sz w:val="20"/>
        <w:szCs w:val="20"/>
      </w:rPr>
      <w:t>/</w:t>
    </w:r>
    <w:r w:rsidR="00910686">
      <w:rPr>
        <w:rFonts w:ascii="Arial" w:hAnsi="Arial" w:cs="Arial"/>
        <w:sz w:val="20"/>
        <w:szCs w:val="20"/>
      </w:rPr>
      <w:t>2026</w:t>
    </w:r>
    <w:r w:rsidRPr="00910686">
      <w:rPr>
        <w:rFonts w:ascii="Arial" w:hAnsi="Arial" w:cs="Arial"/>
        <w:sz w:val="20"/>
        <w:szCs w:val="20"/>
      </w:rPr>
      <w:ptab w:relativeTo="margin" w:alignment="right" w:leader="none"/>
    </w:r>
    <w:r w:rsidR="006E586B" w:rsidRPr="006E586B">
      <w:rPr>
        <w:rFonts w:ascii="Arial" w:hAnsi="Arial" w:cs="Arial"/>
        <w:sz w:val="20"/>
        <w:szCs w:val="20"/>
      </w:rPr>
      <w:t xml:space="preserve"> </w:t>
    </w:r>
    <w:r w:rsidR="006E586B" w:rsidRPr="00DA48DC">
      <w:rPr>
        <w:rFonts w:ascii="Arial" w:hAnsi="Arial" w:cs="Arial"/>
        <w:sz w:val="20"/>
        <w:szCs w:val="20"/>
      </w:rPr>
      <w:t xml:space="preserve">Página </w:t>
    </w:r>
    <w:r w:rsidR="006E586B" w:rsidRPr="00DA48DC">
      <w:rPr>
        <w:rFonts w:ascii="Arial" w:hAnsi="Arial" w:cs="Arial"/>
        <w:b/>
        <w:bCs/>
        <w:sz w:val="20"/>
        <w:szCs w:val="20"/>
      </w:rPr>
      <w:fldChar w:fldCharType="begin"/>
    </w:r>
    <w:r w:rsidR="006E586B" w:rsidRPr="00DA48DC">
      <w:rPr>
        <w:rFonts w:ascii="Arial" w:hAnsi="Arial" w:cs="Arial"/>
        <w:b/>
        <w:bCs/>
        <w:sz w:val="20"/>
        <w:szCs w:val="20"/>
      </w:rPr>
      <w:instrText>PAGE  \* Arabic  \* MERGEFORMAT</w:instrText>
    </w:r>
    <w:r w:rsidR="006E586B" w:rsidRPr="00DA48DC">
      <w:rPr>
        <w:rFonts w:ascii="Arial" w:hAnsi="Arial" w:cs="Arial"/>
        <w:b/>
        <w:bCs/>
        <w:sz w:val="20"/>
        <w:szCs w:val="20"/>
      </w:rPr>
      <w:fldChar w:fldCharType="separate"/>
    </w:r>
    <w:r w:rsidR="006E586B">
      <w:rPr>
        <w:rFonts w:ascii="Arial" w:hAnsi="Arial" w:cs="Arial"/>
        <w:b/>
        <w:bCs/>
        <w:sz w:val="20"/>
        <w:szCs w:val="20"/>
      </w:rPr>
      <w:t>1</w:t>
    </w:r>
    <w:r w:rsidR="006E586B" w:rsidRPr="00DA48DC">
      <w:rPr>
        <w:rFonts w:ascii="Arial" w:hAnsi="Arial" w:cs="Arial"/>
        <w:b/>
        <w:bCs/>
        <w:sz w:val="20"/>
        <w:szCs w:val="20"/>
      </w:rPr>
      <w:fldChar w:fldCharType="end"/>
    </w:r>
    <w:r w:rsidR="006E586B" w:rsidRPr="00DA48DC">
      <w:rPr>
        <w:rFonts w:ascii="Arial" w:hAnsi="Arial" w:cs="Arial"/>
        <w:sz w:val="20"/>
        <w:szCs w:val="20"/>
      </w:rPr>
      <w:t xml:space="preserve"> de </w:t>
    </w:r>
    <w:r w:rsidR="006E586B" w:rsidRPr="00DA48DC">
      <w:rPr>
        <w:rFonts w:ascii="Arial" w:hAnsi="Arial" w:cs="Arial"/>
        <w:b/>
        <w:bCs/>
        <w:sz w:val="20"/>
        <w:szCs w:val="20"/>
      </w:rPr>
      <w:fldChar w:fldCharType="begin"/>
    </w:r>
    <w:r w:rsidR="006E586B" w:rsidRPr="00DA48DC">
      <w:rPr>
        <w:rFonts w:ascii="Arial" w:hAnsi="Arial" w:cs="Arial"/>
        <w:b/>
        <w:bCs/>
        <w:sz w:val="20"/>
        <w:szCs w:val="20"/>
      </w:rPr>
      <w:instrText>NUMPAGES  \* Arabic  \* MERGEFORMAT</w:instrText>
    </w:r>
    <w:r w:rsidR="006E586B" w:rsidRPr="00DA48DC">
      <w:rPr>
        <w:rFonts w:ascii="Arial" w:hAnsi="Arial" w:cs="Arial"/>
        <w:b/>
        <w:bCs/>
        <w:sz w:val="20"/>
        <w:szCs w:val="20"/>
      </w:rPr>
      <w:fldChar w:fldCharType="separate"/>
    </w:r>
    <w:r w:rsidR="006E586B">
      <w:rPr>
        <w:rFonts w:ascii="Arial" w:hAnsi="Arial" w:cs="Arial"/>
        <w:b/>
        <w:bCs/>
        <w:sz w:val="20"/>
        <w:szCs w:val="20"/>
      </w:rPr>
      <w:t>3</w:t>
    </w:r>
    <w:r w:rsidR="006E586B" w:rsidRPr="00DA48DC">
      <w:rPr>
        <w:rFonts w:ascii="Arial" w:hAnsi="Arial" w:cs="Arial"/>
        <w:b/>
        <w:bCs/>
        <w:sz w:val="20"/>
        <w:szCs w:val="20"/>
      </w:rPr>
      <w:fldChar w:fldCharType="end"/>
    </w:r>
  </w:p>
  <w:p w14:paraId="4DAF8ABC" w14:textId="1E28766D" w:rsidR="00BC0AE8" w:rsidRPr="00910686" w:rsidRDefault="00BC0AE8" w:rsidP="008F2DBD">
    <w:pPr>
      <w:pStyle w:val="Piedepgina"/>
      <w:keepNext/>
      <w:keepLines/>
      <w:pageBreakBefore/>
      <w:ind w:right="-340" w:hanging="993"/>
      <w:rPr>
        <w:rFonts w:ascii="Arial" w:hAnsi="Arial" w:cs="Arial"/>
        <w:sz w:val="20"/>
        <w:szCs w:val="20"/>
      </w:rPr>
    </w:pPr>
  </w:p>
  <w:p w14:paraId="6EBB6FB1" w14:textId="4DF9E4C7" w:rsidR="00AA04A2" w:rsidRPr="00BC0AE8" w:rsidRDefault="00AA04A2" w:rsidP="00BC0AE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6095EE" w14:textId="77777777" w:rsidR="00902501" w:rsidRDefault="00902501" w:rsidP="00AA04A2">
      <w:r>
        <w:separator/>
      </w:r>
    </w:p>
  </w:footnote>
  <w:footnote w:type="continuationSeparator" w:id="0">
    <w:p w14:paraId="1F73E928" w14:textId="77777777" w:rsidR="00902501" w:rsidRDefault="00902501" w:rsidP="00AA04A2">
      <w:r>
        <w:continuationSeparator/>
      </w:r>
    </w:p>
  </w:footnote>
  <w:footnote w:id="1">
    <w:p w14:paraId="75022AD2" w14:textId="3FDABE81" w:rsidR="0009493D" w:rsidRDefault="0009493D">
      <w:pPr>
        <w:pStyle w:val="Textonotapie"/>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Normal1"/>
      <w:tblW w:w="10721" w:type="dxa"/>
      <w:tblInd w:w="-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1E0" w:firstRow="1" w:lastRow="1" w:firstColumn="1" w:lastColumn="1" w:noHBand="0" w:noVBand="0"/>
    </w:tblPr>
    <w:tblGrid>
      <w:gridCol w:w="2022"/>
      <w:gridCol w:w="6870"/>
      <w:gridCol w:w="1829"/>
    </w:tblGrid>
    <w:tr w:rsidR="00580D98" w:rsidRPr="00C3063F" w14:paraId="7B7BD00A" w14:textId="77777777" w:rsidTr="00116C91">
      <w:trPr>
        <w:trHeight w:val="454"/>
      </w:trPr>
      <w:tc>
        <w:tcPr>
          <w:tcW w:w="2022" w:type="dxa"/>
          <w:vMerge w:val="restart"/>
        </w:tcPr>
        <w:p w14:paraId="20943780" w14:textId="4D074443" w:rsidR="00580D98" w:rsidRPr="00C3063F" w:rsidRDefault="001F0481" w:rsidP="00580D98">
          <w:pPr>
            <w:pStyle w:val="TableParagraph"/>
            <w:spacing w:before="7"/>
            <w:rPr>
              <w:rFonts w:ascii="Arial" w:hAnsi="Arial" w:cs="Arial"/>
              <w:sz w:val="11"/>
            </w:rPr>
          </w:pPr>
          <w:r>
            <w:rPr>
              <w:rFonts w:ascii="Arial" w:hAnsi="Arial" w:cs="Arial"/>
              <w:noProof/>
              <w:sz w:val="18"/>
              <w:szCs w:val="18"/>
            </w:rPr>
            <w:drawing>
              <wp:inline distT="0" distB="0" distL="0" distR="0" wp14:anchorId="2AD29FAC" wp14:editId="2E8347C4">
                <wp:extent cx="1208314" cy="761903"/>
                <wp:effectExtent l="0" t="0" r="0" b="635"/>
                <wp:docPr id="9982998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498397" name="Imagen 565498397"/>
                        <pic:cNvPicPr/>
                      </pic:nvPicPr>
                      <pic:blipFill>
                        <a:blip r:embed="rId1">
                          <a:extLst>
                            <a:ext uri="{28A0092B-C50C-407E-A947-70E740481C1C}">
                              <a14:useLocalDpi xmlns:a14="http://schemas.microsoft.com/office/drawing/2010/main" val="0"/>
                            </a:ext>
                          </a:extLst>
                        </a:blip>
                        <a:stretch>
                          <a:fillRect/>
                        </a:stretch>
                      </pic:blipFill>
                      <pic:spPr>
                        <a:xfrm>
                          <a:off x="0" y="0"/>
                          <a:ext cx="1239469" cy="781548"/>
                        </a:xfrm>
                        <a:prstGeom prst="rect">
                          <a:avLst/>
                        </a:prstGeom>
                      </pic:spPr>
                    </pic:pic>
                  </a:graphicData>
                </a:graphic>
              </wp:inline>
            </w:drawing>
          </w:r>
        </w:p>
        <w:p w14:paraId="7121EE48" w14:textId="4DFB7996" w:rsidR="00580D98" w:rsidRPr="00C3063F" w:rsidRDefault="00580D98" w:rsidP="00580D98">
          <w:pPr>
            <w:pStyle w:val="TableParagraph"/>
            <w:jc w:val="center"/>
            <w:rPr>
              <w:rFonts w:ascii="Arial" w:hAnsi="Arial" w:cs="Arial"/>
              <w:sz w:val="20"/>
            </w:rPr>
          </w:pPr>
        </w:p>
      </w:tc>
      <w:tc>
        <w:tcPr>
          <w:tcW w:w="6870" w:type="dxa"/>
          <w:vAlign w:val="center"/>
        </w:tcPr>
        <w:p w14:paraId="20A1E6AB" w14:textId="77777777" w:rsidR="00F83A29" w:rsidRDefault="00580D98" w:rsidP="00580D98">
          <w:pPr>
            <w:pStyle w:val="TableParagraph"/>
            <w:tabs>
              <w:tab w:val="left" w:pos="285"/>
              <w:tab w:val="center" w:pos="3332"/>
            </w:tabs>
            <w:jc w:val="center"/>
            <w:rPr>
              <w:rFonts w:ascii="Arial" w:hAnsi="Arial" w:cs="Arial"/>
              <w:b/>
              <w:bCs/>
              <w:sz w:val="20"/>
              <w:szCs w:val="20"/>
            </w:rPr>
          </w:pPr>
          <w:r>
            <w:rPr>
              <w:rFonts w:ascii="Arial" w:hAnsi="Arial" w:cs="Arial"/>
              <w:b/>
              <w:bCs/>
              <w:sz w:val="20"/>
              <w:szCs w:val="20"/>
            </w:rPr>
            <w:t xml:space="preserve">EVALUACIÓN DE RIESGO – RUTA INDIVIDUAL </w:t>
          </w:r>
        </w:p>
        <w:p w14:paraId="3DBF369E" w14:textId="2B384A14" w:rsidR="00580D98" w:rsidRPr="004A2097" w:rsidRDefault="00580D98" w:rsidP="00580D98">
          <w:pPr>
            <w:pStyle w:val="TableParagraph"/>
            <w:tabs>
              <w:tab w:val="left" w:pos="285"/>
              <w:tab w:val="center" w:pos="3332"/>
            </w:tabs>
            <w:jc w:val="center"/>
            <w:rPr>
              <w:rFonts w:ascii="Arial" w:hAnsi="Arial" w:cs="Arial"/>
              <w:b/>
              <w:bCs/>
              <w:sz w:val="20"/>
              <w:szCs w:val="20"/>
            </w:rPr>
          </w:pPr>
          <w:r>
            <w:rPr>
              <w:rFonts w:ascii="Arial" w:hAnsi="Arial" w:cs="Arial"/>
              <w:b/>
              <w:bCs/>
              <w:sz w:val="20"/>
              <w:szCs w:val="20"/>
            </w:rPr>
            <w:t>PARA LA M</w:t>
          </w:r>
          <w:r w:rsidR="00F83A29">
            <w:rPr>
              <w:rFonts w:ascii="Arial" w:hAnsi="Arial" w:cs="Arial"/>
              <w:b/>
              <w:bCs/>
              <w:sz w:val="20"/>
              <w:szCs w:val="20"/>
            </w:rPr>
            <w:t>ESA TÉCNICA DE SEGURIDAD Y PROTECCIÓN - M</w:t>
          </w:r>
          <w:r>
            <w:rPr>
              <w:rFonts w:ascii="Arial" w:hAnsi="Arial" w:cs="Arial"/>
              <w:b/>
              <w:bCs/>
              <w:sz w:val="20"/>
              <w:szCs w:val="20"/>
            </w:rPr>
            <w:t>TSP</w:t>
          </w:r>
        </w:p>
      </w:tc>
      <w:tc>
        <w:tcPr>
          <w:tcW w:w="1829" w:type="dxa"/>
          <w:vMerge w:val="restart"/>
        </w:tcPr>
        <w:p w14:paraId="6B9F2BFB" w14:textId="77777777" w:rsidR="00580D98" w:rsidRPr="00C3063F" w:rsidRDefault="00580D98" w:rsidP="00580D98">
          <w:pPr>
            <w:pStyle w:val="TableParagraph"/>
            <w:rPr>
              <w:rFonts w:ascii="Arial" w:hAnsi="Arial" w:cs="Arial"/>
              <w:sz w:val="20"/>
            </w:rPr>
          </w:pPr>
          <w:r>
            <w:rPr>
              <w:noProof/>
            </w:rPr>
            <w:drawing>
              <wp:anchor distT="0" distB="0" distL="114300" distR="114300" simplePos="0" relativeHeight="251658240" behindDoc="0" locked="0" layoutInCell="1" allowOverlap="1" wp14:anchorId="72FDEA66" wp14:editId="12163F0C">
                <wp:simplePos x="0" y="0"/>
                <wp:positionH relativeFrom="column">
                  <wp:posOffset>10795</wp:posOffset>
                </wp:positionH>
                <wp:positionV relativeFrom="paragraph">
                  <wp:posOffset>62230</wp:posOffset>
                </wp:positionV>
                <wp:extent cx="1037747" cy="751840"/>
                <wp:effectExtent l="0" t="0" r="0" b="0"/>
                <wp:wrapNone/>
                <wp:docPr id="1983565204" name="Imagen 2" descr="Logotipo&#10;&#10;El contenido generado por IA puede ser incorrecto.">
                  <a:extLst xmlns:a="http://schemas.openxmlformats.org/drawingml/2006/main">
                    <a:ext uri="{FF2B5EF4-FFF2-40B4-BE49-F238E27FC236}">
                      <a16:creationId xmlns:a16="http://schemas.microsoft.com/office/drawing/2014/main" id="{13DD1811-9CC9-4235-9F6E-D8510A614D3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75827" name="Imagen 2" descr="Logotipo&#10;&#10;El contenido generado por IA puede ser incorrecto.">
                          <a:extLst>
                            <a:ext uri="{FF2B5EF4-FFF2-40B4-BE49-F238E27FC236}">
                              <a16:creationId xmlns:a16="http://schemas.microsoft.com/office/drawing/2014/main" id="{246F9ECA-972D-F6C2-585B-822492627229}"/>
                            </a:ext>
                          </a:extLst>
                        </pic:cNvPr>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037747" cy="751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4671B31" w14:textId="77777777" w:rsidR="00580D98" w:rsidRPr="00C3063F" w:rsidRDefault="00580D98" w:rsidP="00580D98">
          <w:pPr>
            <w:pStyle w:val="TableParagraph"/>
            <w:spacing w:before="9"/>
            <w:jc w:val="center"/>
            <w:rPr>
              <w:rFonts w:ascii="Arial" w:hAnsi="Arial" w:cs="Arial"/>
              <w:sz w:val="15"/>
            </w:rPr>
          </w:pPr>
        </w:p>
        <w:p w14:paraId="128B0CEE" w14:textId="77777777" w:rsidR="00580D98" w:rsidRPr="00C3063F" w:rsidRDefault="00580D98" w:rsidP="00580D98">
          <w:pPr>
            <w:pStyle w:val="TableParagraph"/>
            <w:ind w:left="120"/>
            <w:rPr>
              <w:rFonts w:ascii="Arial" w:hAnsi="Arial" w:cs="Arial"/>
              <w:sz w:val="20"/>
            </w:rPr>
          </w:pPr>
        </w:p>
      </w:tc>
    </w:tr>
    <w:tr w:rsidR="00580D98" w:rsidRPr="00C3063F" w14:paraId="7FC54360" w14:textId="77777777">
      <w:tblPrEx>
        <w:tblCellMar>
          <w:left w:w="108" w:type="dxa"/>
          <w:right w:w="108" w:type="dxa"/>
        </w:tblCellMar>
      </w:tblPrEx>
      <w:trPr>
        <w:trHeight w:val="454"/>
      </w:trPr>
      <w:tc>
        <w:tcPr>
          <w:tcW w:w="2022" w:type="dxa"/>
          <w:vMerge/>
        </w:tcPr>
        <w:p w14:paraId="57E8F7B5" w14:textId="77777777" w:rsidR="00580D98" w:rsidRPr="00C3063F" w:rsidRDefault="00580D98" w:rsidP="00580D98">
          <w:pPr>
            <w:rPr>
              <w:rFonts w:ascii="Arial" w:hAnsi="Arial" w:cs="Arial"/>
              <w:sz w:val="2"/>
              <w:szCs w:val="2"/>
            </w:rPr>
          </w:pPr>
        </w:p>
      </w:tc>
      <w:tc>
        <w:tcPr>
          <w:tcW w:w="6870" w:type="dxa"/>
          <w:vAlign w:val="center"/>
        </w:tcPr>
        <w:p w14:paraId="1F73C022" w14:textId="77777777" w:rsidR="00580D98" w:rsidRPr="004A2097" w:rsidRDefault="00580D98" w:rsidP="00580D98">
          <w:pPr>
            <w:pStyle w:val="TableParagraph"/>
            <w:spacing w:before="25"/>
            <w:ind w:left="251"/>
            <w:jc w:val="center"/>
            <w:rPr>
              <w:rFonts w:ascii="Arial" w:hAnsi="Arial" w:cs="Arial"/>
              <w:b/>
              <w:bCs/>
              <w:sz w:val="20"/>
              <w:szCs w:val="20"/>
            </w:rPr>
          </w:pPr>
          <w:r w:rsidRPr="004A2097">
            <w:rPr>
              <w:rFonts w:ascii="Arial" w:hAnsi="Arial" w:cs="Arial"/>
              <w:b/>
              <w:bCs/>
              <w:sz w:val="20"/>
              <w:szCs w:val="20"/>
            </w:rPr>
            <w:t>GESTIÓN</w:t>
          </w:r>
          <w:r w:rsidRPr="004A2097">
            <w:rPr>
              <w:rFonts w:ascii="Arial" w:hAnsi="Arial" w:cs="Arial"/>
              <w:b/>
              <w:bCs/>
              <w:spacing w:val="-3"/>
              <w:sz w:val="20"/>
              <w:szCs w:val="20"/>
            </w:rPr>
            <w:t xml:space="preserve"> </w:t>
          </w:r>
          <w:r w:rsidRPr="004A2097">
            <w:rPr>
              <w:rFonts w:ascii="Arial" w:hAnsi="Arial" w:cs="Arial"/>
              <w:b/>
              <w:bCs/>
              <w:sz w:val="20"/>
              <w:szCs w:val="20"/>
            </w:rPr>
            <w:t>ESPECIALIZADA</w:t>
          </w:r>
          <w:r w:rsidRPr="004A2097">
            <w:rPr>
              <w:rFonts w:ascii="Arial" w:hAnsi="Arial" w:cs="Arial"/>
              <w:b/>
              <w:bCs/>
              <w:spacing w:val="-4"/>
              <w:sz w:val="20"/>
              <w:szCs w:val="20"/>
            </w:rPr>
            <w:t xml:space="preserve"> </w:t>
          </w:r>
          <w:r w:rsidRPr="004A2097">
            <w:rPr>
              <w:rFonts w:ascii="Arial" w:hAnsi="Arial" w:cs="Arial"/>
              <w:b/>
              <w:bCs/>
              <w:sz w:val="20"/>
              <w:szCs w:val="20"/>
            </w:rPr>
            <w:t>DE</w:t>
          </w:r>
          <w:r w:rsidRPr="004A2097">
            <w:rPr>
              <w:rFonts w:ascii="Arial" w:hAnsi="Arial" w:cs="Arial"/>
              <w:b/>
              <w:bCs/>
              <w:spacing w:val="-3"/>
              <w:sz w:val="20"/>
              <w:szCs w:val="20"/>
            </w:rPr>
            <w:t xml:space="preserve"> </w:t>
          </w:r>
          <w:r w:rsidRPr="004A2097">
            <w:rPr>
              <w:rFonts w:ascii="Arial" w:hAnsi="Arial" w:cs="Arial"/>
              <w:b/>
              <w:bCs/>
              <w:sz w:val="20"/>
              <w:szCs w:val="20"/>
            </w:rPr>
            <w:t>SEGURIDAD</w:t>
          </w:r>
          <w:r w:rsidRPr="004A2097">
            <w:rPr>
              <w:rFonts w:ascii="Arial" w:hAnsi="Arial" w:cs="Arial"/>
              <w:b/>
              <w:bCs/>
              <w:spacing w:val="-3"/>
              <w:sz w:val="20"/>
              <w:szCs w:val="20"/>
            </w:rPr>
            <w:t xml:space="preserve"> </w:t>
          </w:r>
          <w:r w:rsidRPr="004A2097">
            <w:rPr>
              <w:rFonts w:ascii="Arial" w:hAnsi="Arial" w:cs="Arial"/>
              <w:b/>
              <w:bCs/>
              <w:sz w:val="20"/>
              <w:szCs w:val="20"/>
            </w:rPr>
            <w:t>Y</w:t>
          </w:r>
          <w:r w:rsidRPr="004A2097">
            <w:rPr>
              <w:rFonts w:ascii="Arial" w:hAnsi="Arial" w:cs="Arial"/>
              <w:b/>
              <w:bCs/>
              <w:spacing w:val="-2"/>
              <w:sz w:val="20"/>
              <w:szCs w:val="20"/>
            </w:rPr>
            <w:t xml:space="preserve"> </w:t>
          </w:r>
          <w:r w:rsidRPr="004A2097">
            <w:rPr>
              <w:rFonts w:ascii="Arial" w:hAnsi="Arial" w:cs="Arial"/>
              <w:b/>
              <w:bCs/>
              <w:sz w:val="20"/>
              <w:szCs w:val="20"/>
            </w:rPr>
            <w:t>PROTECCIÓN</w:t>
          </w:r>
        </w:p>
      </w:tc>
      <w:tc>
        <w:tcPr>
          <w:tcW w:w="1829" w:type="dxa"/>
          <w:vMerge/>
          <w:tcBorders>
            <w:top w:val="nil"/>
          </w:tcBorders>
        </w:tcPr>
        <w:p w14:paraId="369EA8FA" w14:textId="77777777" w:rsidR="00580D98" w:rsidRPr="00C3063F" w:rsidRDefault="00580D98" w:rsidP="00580D98">
          <w:pPr>
            <w:rPr>
              <w:rFonts w:ascii="Arial" w:hAnsi="Arial" w:cs="Arial"/>
              <w:sz w:val="2"/>
              <w:szCs w:val="2"/>
            </w:rPr>
          </w:pPr>
        </w:p>
      </w:tc>
    </w:tr>
    <w:tr w:rsidR="00580D98" w:rsidRPr="00C3063F" w14:paraId="1ADB96CF" w14:textId="77777777">
      <w:tblPrEx>
        <w:tblCellMar>
          <w:left w:w="108" w:type="dxa"/>
          <w:right w:w="108" w:type="dxa"/>
        </w:tblCellMar>
      </w:tblPrEx>
      <w:trPr>
        <w:trHeight w:val="454"/>
      </w:trPr>
      <w:tc>
        <w:tcPr>
          <w:tcW w:w="2022" w:type="dxa"/>
          <w:vMerge/>
        </w:tcPr>
        <w:p w14:paraId="4DB6C1CB" w14:textId="77777777" w:rsidR="00580D98" w:rsidRPr="00C3063F" w:rsidRDefault="00580D98" w:rsidP="00580D98">
          <w:pPr>
            <w:rPr>
              <w:rFonts w:ascii="Arial" w:hAnsi="Arial" w:cs="Arial"/>
              <w:sz w:val="2"/>
              <w:szCs w:val="2"/>
            </w:rPr>
          </w:pPr>
        </w:p>
      </w:tc>
      <w:tc>
        <w:tcPr>
          <w:tcW w:w="6870" w:type="dxa"/>
          <w:vAlign w:val="center"/>
        </w:tcPr>
        <w:p w14:paraId="773575C4" w14:textId="77777777" w:rsidR="00580D98" w:rsidRPr="004A2097" w:rsidRDefault="00580D98" w:rsidP="00580D98">
          <w:pPr>
            <w:pStyle w:val="TableParagraph"/>
            <w:spacing w:before="37"/>
            <w:jc w:val="center"/>
            <w:rPr>
              <w:rFonts w:ascii="Arial" w:hAnsi="Arial" w:cs="Arial"/>
              <w:b/>
              <w:bCs/>
              <w:sz w:val="20"/>
              <w:szCs w:val="20"/>
            </w:rPr>
          </w:pPr>
          <w:r w:rsidRPr="004A2097">
            <w:rPr>
              <w:rFonts w:ascii="Arial" w:hAnsi="Arial" w:cs="Arial"/>
              <w:b/>
              <w:bCs/>
              <w:sz w:val="20"/>
              <w:szCs w:val="20"/>
            </w:rPr>
            <w:t>UNIDAD</w:t>
          </w:r>
          <w:r w:rsidRPr="004A2097">
            <w:rPr>
              <w:rFonts w:ascii="Arial" w:hAnsi="Arial" w:cs="Arial"/>
              <w:b/>
              <w:bCs/>
              <w:spacing w:val="-3"/>
              <w:sz w:val="20"/>
              <w:szCs w:val="20"/>
            </w:rPr>
            <w:t xml:space="preserve"> </w:t>
          </w:r>
          <w:r w:rsidRPr="004A2097">
            <w:rPr>
              <w:rFonts w:ascii="Arial" w:hAnsi="Arial" w:cs="Arial"/>
              <w:b/>
              <w:bCs/>
              <w:sz w:val="20"/>
              <w:szCs w:val="20"/>
            </w:rPr>
            <w:t>NACIONAL</w:t>
          </w:r>
          <w:r w:rsidRPr="004A2097">
            <w:rPr>
              <w:rFonts w:ascii="Arial" w:hAnsi="Arial" w:cs="Arial"/>
              <w:b/>
              <w:bCs/>
              <w:spacing w:val="-1"/>
              <w:sz w:val="20"/>
              <w:szCs w:val="20"/>
            </w:rPr>
            <w:t xml:space="preserve"> </w:t>
          </w:r>
          <w:r w:rsidRPr="004A2097">
            <w:rPr>
              <w:rFonts w:ascii="Arial" w:hAnsi="Arial" w:cs="Arial"/>
              <w:b/>
              <w:bCs/>
              <w:sz w:val="20"/>
              <w:szCs w:val="20"/>
            </w:rPr>
            <w:t>DE</w:t>
          </w:r>
          <w:r w:rsidRPr="004A2097">
            <w:rPr>
              <w:rFonts w:ascii="Arial" w:hAnsi="Arial" w:cs="Arial"/>
              <w:b/>
              <w:bCs/>
              <w:spacing w:val="-2"/>
              <w:sz w:val="20"/>
              <w:szCs w:val="20"/>
            </w:rPr>
            <w:t xml:space="preserve"> </w:t>
          </w:r>
          <w:r w:rsidRPr="004A2097">
            <w:rPr>
              <w:rFonts w:ascii="Arial" w:hAnsi="Arial" w:cs="Arial"/>
              <w:b/>
              <w:bCs/>
              <w:sz w:val="20"/>
              <w:szCs w:val="20"/>
            </w:rPr>
            <w:t>PROTECCIÓN</w:t>
          </w:r>
        </w:p>
      </w:tc>
      <w:tc>
        <w:tcPr>
          <w:tcW w:w="1829" w:type="dxa"/>
          <w:vMerge/>
          <w:tcBorders>
            <w:top w:val="nil"/>
          </w:tcBorders>
        </w:tcPr>
        <w:p w14:paraId="58F3C50E" w14:textId="77777777" w:rsidR="00580D98" w:rsidRPr="00C3063F" w:rsidRDefault="00580D98" w:rsidP="00580D98">
          <w:pPr>
            <w:rPr>
              <w:rFonts w:ascii="Arial" w:hAnsi="Arial" w:cs="Arial"/>
              <w:sz w:val="2"/>
              <w:szCs w:val="2"/>
            </w:rPr>
          </w:pPr>
        </w:p>
      </w:tc>
    </w:tr>
  </w:tbl>
  <w:p w14:paraId="65CD064C" w14:textId="77777777" w:rsidR="00580D98" w:rsidRDefault="00580D98">
    <w:pPr>
      <w:pStyle w:val="Encabezado"/>
    </w:pPr>
  </w:p>
</w:hdr>
</file>

<file path=word/intelligence2.xml><?xml version="1.0" encoding="utf-8"?>
<int2:intelligence xmlns:int2="http://schemas.microsoft.com/office/intelligence/2020/intelligence" xmlns:oel="http://schemas.microsoft.com/office/2019/extlst">
  <int2:observations>
    <int2:textHash int2:hashCode="ruaI7mf1WhORnd" int2:id="JLl9e2OD">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C31302"/>
    <w:multiLevelType w:val="multilevel"/>
    <w:tmpl w:val="C382C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3153B1"/>
    <w:multiLevelType w:val="hybridMultilevel"/>
    <w:tmpl w:val="07CEB876"/>
    <w:lvl w:ilvl="0" w:tplc="2AE29746">
      <w:start w:val="2"/>
      <w:numFmt w:val="bullet"/>
      <w:lvlText w:val=""/>
      <w:lvlJc w:val="left"/>
      <w:pPr>
        <w:ind w:left="720" w:hanging="360"/>
      </w:pPr>
      <w:rPr>
        <w:rFonts w:ascii="Symbol" w:eastAsia="Segoe UI Semilight" w:hAnsi="Symbol" w:cs="Arial" w:hint="default"/>
        <w: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45F80495"/>
    <w:multiLevelType w:val="hybridMultilevel"/>
    <w:tmpl w:val="AD74D17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5B284B72"/>
    <w:multiLevelType w:val="hybridMultilevel"/>
    <w:tmpl w:val="22D464A0"/>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7B0C5937"/>
    <w:multiLevelType w:val="hybridMultilevel"/>
    <w:tmpl w:val="0ACC6E3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128621076">
    <w:abstractNumId w:val="3"/>
  </w:num>
  <w:num w:numId="2" w16cid:durableId="518856973">
    <w:abstractNumId w:val="1"/>
  </w:num>
  <w:num w:numId="3" w16cid:durableId="396325053">
    <w:abstractNumId w:val="2"/>
  </w:num>
  <w:num w:numId="4" w16cid:durableId="1575429946">
    <w:abstractNumId w:val="4"/>
  </w:num>
  <w:num w:numId="5" w16cid:durableId="164681745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Leonardo Cucaita Mariño">
    <w15:presenceInfo w15:providerId="AD" w15:userId="S::david.cucaita@unp.gov.co::a45a3728-089c-4369-923b-f25d8e05fc5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6FAC"/>
    <w:rsid w:val="0000412B"/>
    <w:rsid w:val="000066EB"/>
    <w:rsid w:val="000102F3"/>
    <w:rsid w:val="00012C02"/>
    <w:rsid w:val="00013D83"/>
    <w:rsid w:val="0001464A"/>
    <w:rsid w:val="00016678"/>
    <w:rsid w:val="0002292C"/>
    <w:rsid w:val="00023B5A"/>
    <w:rsid w:val="00026A1A"/>
    <w:rsid w:val="00030A24"/>
    <w:rsid w:val="00041653"/>
    <w:rsid w:val="0004543F"/>
    <w:rsid w:val="000470E4"/>
    <w:rsid w:val="000477DE"/>
    <w:rsid w:val="000523A5"/>
    <w:rsid w:val="000537E8"/>
    <w:rsid w:val="00054780"/>
    <w:rsid w:val="00056156"/>
    <w:rsid w:val="00060B09"/>
    <w:rsid w:val="0006308D"/>
    <w:rsid w:val="00064CDD"/>
    <w:rsid w:val="00066654"/>
    <w:rsid w:val="000668E2"/>
    <w:rsid w:val="00073BD8"/>
    <w:rsid w:val="00081D08"/>
    <w:rsid w:val="00085C75"/>
    <w:rsid w:val="00085EAD"/>
    <w:rsid w:val="00086555"/>
    <w:rsid w:val="00086E7F"/>
    <w:rsid w:val="00087E2E"/>
    <w:rsid w:val="00090C8E"/>
    <w:rsid w:val="0009493D"/>
    <w:rsid w:val="00096466"/>
    <w:rsid w:val="000A1137"/>
    <w:rsid w:val="000A2B28"/>
    <w:rsid w:val="000A43FF"/>
    <w:rsid w:val="000A4ABD"/>
    <w:rsid w:val="000A4D8B"/>
    <w:rsid w:val="000A50F1"/>
    <w:rsid w:val="000A7EA2"/>
    <w:rsid w:val="000B073E"/>
    <w:rsid w:val="000B3428"/>
    <w:rsid w:val="000B5A08"/>
    <w:rsid w:val="000B5C1A"/>
    <w:rsid w:val="000C29C2"/>
    <w:rsid w:val="000C4889"/>
    <w:rsid w:val="000C4E6D"/>
    <w:rsid w:val="000C6F3C"/>
    <w:rsid w:val="000D176B"/>
    <w:rsid w:val="000D47F7"/>
    <w:rsid w:val="000D64E6"/>
    <w:rsid w:val="000D664B"/>
    <w:rsid w:val="000D67BC"/>
    <w:rsid w:val="000D6E5F"/>
    <w:rsid w:val="000D70C7"/>
    <w:rsid w:val="000D71AB"/>
    <w:rsid w:val="000E1FB7"/>
    <w:rsid w:val="000E2536"/>
    <w:rsid w:val="000F2BD1"/>
    <w:rsid w:val="000F2F48"/>
    <w:rsid w:val="00102725"/>
    <w:rsid w:val="00103887"/>
    <w:rsid w:val="0010681D"/>
    <w:rsid w:val="00110C5C"/>
    <w:rsid w:val="00110E9D"/>
    <w:rsid w:val="0011211D"/>
    <w:rsid w:val="00112965"/>
    <w:rsid w:val="001130AE"/>
    <w:rsid w:val="00113C77"/>
    <w:rsid w:val="001152DC"/>
    <w:rsid w:val="00116938"/>
    <w:rsid w:val="0012024F"/>
    <w:rsid w:val="00121396"/>
    <w:rsid w:val="00125F6F"/>
    <w:rsid w:val="001263D8"/>
    <w:rsid w:val="00130328"/>
    <w:rsid w:val="0013332A"/>
    <w:rsid w:val="00133E99"/>
    <w:rsid w:val="00134686"/>
    <w:rsid w:val="0013652C"/>
    <w:rsid w:val="001420C4"/>
    <w:rsid w:val="0014374F"/>
    <w:rsid w:val="001455A5"/>
    <w:rsid w:val="001457FE"/>
    <w:rsid w:val="00146885"/>
    <w:rsid w:val="00156826"/>
    <w:rsid w:val="0015708A"/>
    <w:rsid w:val="00160E7E"/>
    <w:rsid w:val="00161A4C"/>
    <w:rsid w:val="00161DCD"/>
    <w:rsid w:val="001674F3"/>
    <w:rsid w:val="00171C5B"/>
    <w:rsid w:val="00171DA0"/>
    <w:rsid w:val="00175006"/>
    <w:rsid w:val="001802FF"/>
    <w:rsid w:val="00180FFE"/>
    <w:rsid w:val="00181B39"/>
    <w:rsid w:val="0018225E"/>
    <w:rsid w:val="00183243"/>
    <w:rsid w:val="001932CC"/>
    <w:rsid w:val="001A3BEA"/>
    <w:rsid w:val="001A6E77"/>
    <w:rsid w:val="001A725D"/>
    <w:rsid w:val="001B0ECC"/>
    <w:rsid w:val="001B1BC5"/>
    <w:rsid w:val="001B1F16"/>
    <w:rsid w:val="001B5CF0"/>
    <w:rsid w:val="001C2095"/>
    <w:rsid w:val="001C2397"/>
    <w:rsid w:val="001C2D16"/>
    <w:rsid w:val="001C3076"/>
    <w:rsid w:val="001C4F55"/>
    <w:rsid w:val="001C7183"/>
    <w:rsid w:val="001D0292"/>
    <w:rsid w:val="001E1ED6"/>
    <w:rsid w:val="001E5BF3"/>
    <w:rsid w:val="001F0481"/>
    <w:rsid w:val="001F469A"/>
    <w:rsid w:val="001F7772"/>
    <w:rsid w:val="002028CD"/>
    <w:rsid w:val="00203507"/>
    <w:rsid w:val="0020559A"/>
    <w:rsid w:val="002104D7"/>
    <w:rsid w:val="002259AE"/>
    <w:rsid w:val="002267AA"/>
    <w:rsid w:val="00226EFF"/>
    <w:rsid w:val="00227A0D"/>
    <w:rsid w:val="00230CCE"/>
    <w:rsid w:val="0023352E"/>
    <w:rsid w:val="00233FF6"/>
    <w:rsid w:val="002406E1"/>
    <w:rsid w:val="00242F78"/>
    <w:rsid w:val="00243EAD"/>
    <w:rsid w:val="00244C90"/>
    <w:rsid w:val="00245C3A"/>
    <w:rsid w:val="00255D0C"/>
    <w:rsid w:val="0025622E"/>
    <w:rsid w:val="00257943"/>
    <w:rsid w:val="00260BE7"/>
    <w:rsid w:val="0026236C"/>
    <w:rsid w:val="0026335C"/>
    <w:rsid w:val="00267976"/>
    <w:rsid w:val="00267BD8"/>
    <w:rsid w:val="0027026F"/>
    <w:rsid w:val="00271FD6"/>
    <w:rsid w:val="0027383B"/>
    <w:rsid w:val="0027580B"/>
    <w:rsid w:val="00283401"/>
    <w:rsid w:val="0028370A"/>
    <w:rsid w:val="00284F0B"/>
    <w:rsid w:val="00287A81"/>
    <w:rsid w:val="002937F4"/>
    <w:rsid w:val="00295AFB"/>
    <w:rsid w:val="00295D1F"/>
    <w:rsid w:val="00295F60"/>
    <w:rsid w:val="00296523"/>
    <w:rsid w:val="0029685F"/>
    <w:rsid w:val="002A00D9"/>
    <w:rsid w:val="002A2526"/>
    <w:rsid w:val="002A354C"/>
    <w:rsid w:val="002A3818"/>
    <w:rsid w:val="002A3E68"/>
    <w:rsid w:val="002A4283"/>
    <w:rsid w:val="002A44E6"/>
    <w:rsid w:val="002A4F93"/>
    <w:rsid w:val="002A6B8A"/>
    <w:rsid w:val="002A7946"/>
    <w:rsid w:val="002B29B0"/>
    <w:rsid w:val="002B3053"/>
    <w:rsid w:val="002B31E3"/>
    <w:rsid w:val="002B3323"/>
    <w:rsid w:val="002C1A02"/>
    <w:rsid w:val="002C31AA"/>
    <w:rsid w:val="002C508C"/>
    <w:rsid w:val="002D2AF3"/>
    <w:rsid w:val="002D2C7B"/>
    <w:rsid w:val="002D5991"/>
    <w:rsid w:val="002F0161"/>
    <w:rsid w:val="002F47D7"/>
    <w:rsid w:val="0030049D"/>
    <w:rsid w:val="00300ACE"/>
    <w:rsid w:val="0030141A"/>
    <w:rsid w:val="00301850"/>
    <w:rsid w:val="003024CC"/>
    <w:rsid w:val="00303A72"/>
    <w:rsid w:val="0030703E"/>
    <w:rsid w:val="0030719A"/>
    <w:rsid w:val="003102DB"/>
    <w:rsid w:val="0031542B"/>
    <w:rsid w:val="0032014E"/>
    <w:rsid w:val="00320BD9"/>
    <w:rsid w:val="00321025"/>
    <w:rsid w:val="003268C8"/>
    <w:rsid w:val="003304A4"/>
    <w:rsid w:val="00332874"/>
    <w:rsid w:val="0033439A"/>
    <w:rsid w:val="00341EB5"/>
    <w:rsid w:val="00342582"/>
    <w:rsid w:val="00343B53"/>
    <w:rsid w:val="00344D9B"/>
    <w:rsid w:val="00352B42"/>
    <w:rsid w:val="00354FDC"/>
    <w:rsid w:val="00355364"/>
    <w:rsid w:val="00357431"/>
    <w:rsid w:val="003627CE"/>
    <w:rsid w:val="00362978"/>
    <w:rsid w:val="00363DB7"/>
    <w:rsid w:val="003661F4"/>
    <w:rsid w:val="00370309"/>
    <w:rsid w:val="00370A78"/>
    <w:rsid w:val="003761E6"/>
    <w:rsid w:val="0038179A"/>
    <w:rsid w:val="003849DC"/>
    <w:rsid w:val="0039147B"/>
    <w:rsid w:val="003914D3"/>
    <w:rsid w:val="00393DCA"/>
    <w:rsid w:val="00396D5A"/>
    <w:rsid w:val="003A35C9"/>
    <w:rsid w:val="003A36D6"/>
    <w:rsid w:val="003A6546"/>
    <w:rsid w:val="003B0030"/>
    <w:rsid w:val="003B0C30"/>
    <w:rsid w:val="003B5471"/>
    <w:rsid w:val="003B5B9A"/>
    <w:rsid w:val="003B6F6B"/>
    <w:rsid w:val="003B779A"/>
    <w:rsid w:val="003B7D64"/>
    <w:rsid w:val="003B7D8E"/>
    <w:rsid w:val="003C0972"/>
    <w:rsid w:val="003C2F6C"/>
    <w:rsid w:val="003C344A"/>
    <w:rsid w:val="003C4467"/>
    <w:rsid w:val="003C54B4"/>
    <w:rsid w:val="003D2730"/>
    <w:rsid w:val="003D2E3A"/>
    <w:rsid w:val="003D39C3"/>
    <w:rsid w:val="003D4087"/>
    <w:rsid w:val="003D5157"/>
    <w:rsid w:val="003D54ED"/>
    <w:rsid w:val="003D66CE"/>
    <w:rsid w:val="003E0E38"/>
    <w:rsid w:val="003E24F3"/>
    <w:rsid w:val="003E3EB5"/>
    <w:rsid w:val="003E42A6"/>
    <w:rsid w:val="003E4BF6"/>
    <w:rsid w:val="003E7039"/>
    <w:rsid w:val="003E7AF6"/>
    <w:rsid w:val="003F2137"/>
    <w:rsid w:val="003F3143"/>
    <w:rsid w:val="003F40B4"/>
    <w:rsid w:val="003F45D0"/>
    <w:rsid w:val="003F5771"/>
    <w:rsid w:val="003F61EB"/>
    <w:rsid w:val="00401005"/>
    <w:rsid w:val="00401856"/>
    <w:rsid w:val="00404175"/>
    <w:rsid w:val="004041A5"/>
    <w:rsid w:val="0040464A"/>
    <w:rsid w:val="00404D03"/>
    <w:rsid w:val="004109D8"/>
    <w:rsid w:val="004126A3"/>
    <w:rsid w:val="00416981"/>
    <w:rsid w:val="0042195A"/>
    <w:rsid w:val="00426011"/>
    <w:rsid w:val="00426F4E"/>
    <w:rsid w:val="00427190"/>
    <w:rsid w:val="00431767"/>
    <w:rsid w:val="0043689B"/>
    <w:rsid w:val="004378A7"/>
    <w:rsid w:val="00437D85"/>
    <w:rsid w:val="00440444"/>
    <w:rsid w:val="00440FBB"/>
    <w:rsid w:val="004420C6"/>
    <w:rsid w:val="00443027"/>
    <w:rsid w:val="004430BB"/>
    <w:rsid w:val="004444B2"/>
    <w:rsid w:val="00445365"/>
    <w:rsid w:val="00446E3E"/>
    <w:rsid w:val="00450069"/>
    <w:rsid w:val="00452DF7"/>
    <w:rsid w:val="004555E0"/>
    <w:rsid w:val="00456596"/>
    <w:rsid w:val="00456D75"/>
    <w:rsid w:val="0046053F"/>
    <w:rsid w:val="004609D4"/>
    <w:rsid w:val="00465B70"/>
    <w:rsid w:val="00466FAC"/>
    <w:rsid w:val="00470198"/>
    <w:rsid w:val="00470B5F"/>
    <w:rsid w:val="0047128D"/>
    <w:rsid w:val="00476DCA"/>
    <w:rsid w:val="00482C0E"/>
    <w:rsid w:val="0048425C"/>
    <w:rsid w:val="0048619A"/>
    <w:rsid w:val="0048655D"/>
    <w:rsid w:val="004870DF"/>
    <w:rsid w:val="004927DB"/>
    <w:rsid w:val="00493CB8"/>
    <w:rsid w:val="004A0621"/>
    <w:rsid w:val="004A0B6F"/>
    <w:rsid w:val="004A2ACA"/>
    <w:rsid w:val="004A5F68"/>
    <w:rsid w:val="004A612F"/>
    <w:rsid w:val="004A7CBE"/>
    <w:rsid w:val="004B0176"/>
    <w:rsid w:val="004B65F0"/>
    <w:rsid w:val="004C0E2B"/>
    <w:rsid w:val="004C0F37"/>
    <w:rsid w:val="004C4D01"/>
    <w:rsid w:val="004C5D10"/>
    <w:rsid w:val="004D116A"/>
    <w:rsid w:val="004D3D9A"/>
    <w:rsid w:val="004D5549"/>
    <w:rsid w:val="004D575E"/>
    <w:rsid w:val="004D7018"/>
    <w:rsid w:val="004E0B50"/>
    <w:rsid w:val="004E231D"/>
    <w:rsid w:val="004E2BD4"/>
    <w:rsid w:val="004E58E1"/>
    <w:rsid w:val="004E5A95"/>
    <w:rsid w:val="004E621C"/>
    <w:rsid w:val="004F0A7D"/>
    <w:rsid w:val="004F1045"/>
    <w:rsid w:val="004F664D"/>
    <w:rsid w:val="004F74E7"/>
    <w:rsid w:val="004F7B1B"/>
    <w:rsid w:val="004F7D4A"/>
    <w:rsid w:val="0050020D"/>
    <w:rsid w:val="005042E1"/>
    <w:rsid w:val="00505CD0"/>
    <w:rsid w:val="00505D7A"/>
    <w:rsid w:val="0050793C"/>
    <w:rsid w:val="00511EFE"/>
    <w:rsid w:val="00512838"/>
    <w:rsid w:val="00513029"/>
    <w:rsid w:val="00513618"/>
    <w:rsid w:val="00520E84"/>
    <w:rsid w:val="00525779"/>
    <w:rsid w:val="00526142"/>
    <w:rsid w:val="00531BBA"/>
    <w:rsid w:val="005336E0"/>
    <w:rsid w:val="0053454A"/>
    <w:rsid w:val="00535B3C"/>
    <w:rsid w:val="0053660C"/>
    <w:rsid w:val="00541356"/>
    <w:rsid w:val="005416C7"/>
    <w:rsid w:val="00546A25"/>
    <w:rsid w:val="00547A43"/>
    <w:rsid w:val="0055380E"/>
    <w:rsid w:val="005569CF"/>
    <w:rsid w:val="005600D6"/>
    <w:rsid w:val="0056108F"/>
    <w:rsid w:val="00564CD2"/>
    <w:rsid w:val="00564D0D"/>
    <w:rsid w:val="00566EC7"/>
    <w:rsid w:val="00567514"/>
    <w:rsid w:val="00572A72"/>
    <w:rsid w:val="00574CF2"/>
    <w:rsid w:val="00576532"/>
    <w:rsid w:val="00580D98"/>
    <w:rsid w:val="005813ED"/>
    <w:rsid w:val="0058289B"/>
    <w:rsid w:val="00584538"/>
    <w:rsid w:val="005849CD"/>
    <w:rsid w:val="00585A37"/>
    <w:rsid w:val="00587B81"/>
    <w:rsid w:val="00590107"/>
    <w:rsid w:val="00591377"/>
    <w:rsid w:val="0059259B"/>
    <w:rsid w:val="005950F5"/>
    <w:rsid w:val="0059644D"/>
    <w:rsid w:val="00597D0F"/>
    <w:rsid w:val="005B27E1"/>
    <w:rsid w:val="005B3F3C"/>
    <w:rsid w:val="005B4B25"/>
    <w:rsid w:val="005B56EA"/>
    <w:rsid w:val="005B5C63"/>
    <w:rsid w:val="005B64AB"/>
    <w:rsid w:val="005B7787"/>
    <w:rsid w:val="005C0C77"/>
    <w:rsid w:val="005D0223"/>
    <w:rsid w:val="005D750D"/>
    <w:rsid w:val="005D7911"/>
    <w:rsid w:val="005E1150"/>
    <w:rsid w:val="005E1B75"/>
    <w:rsid w:val="005E5F99"/>
    <w:rsid w:val="005E730D"/>
    <w:rsid w:val="005E73F2"/>
    <w:rsid w:val="005F3CCA"/>
    <w:rsid w:val="005F3E29"/>
    <w:rsid w:val="005F7209"/>
    <w:rsid w:val="00600B78"/>
    <w:rsid w:val="00605CE2"/>
    <w:rsid w:val="00606289"/>
    <w:rsid w:val="00614249"/>
    <w:rsid w:val="00614BAF"/>
    <w:rsid w:val="00614CF7"/>
    <w:rsid w:val="0061609F"/>
    <w:rsid w:val="006160DF"/>
    <w:rsid w:val="00617454"/>
    <w:rsid w:val="006215BE"/>
    <w:rsid w:val="00621A8B"/>
    <w:rsid w:val="00623959"/>
    <w:rsid w:val="00624B3C"/>
    <w:rsid w:val="006258A6"/>
    <w:rsid w:val="00626915"/>
    <w:rsid w:val="0062776B"/>
    <w:rsid w:val="00630FD4"/>
    <w:rsid w:val="006346C0"/>
    <w:rsid w:val="006348D7"/>
    <w:rsid w:val="0064024E"/>
    <w:rsid w:val="006475A9"/>
    <w:rsid w:val="00650D5A"/>
    <w:rsid w:val="00654F03"/>
    <w:rsid w:val="006558F6"/>
    <w:rsid w:val="006578D9"/>
    <w:rsid w:val="0066175C"/>
    <w:rsid w:val="00663729"/>
    <w:rsid w:val="006638CF"/>
    <w:rsid w:val="00666C27"/>
    <w:rsid w:val="00675B4E"/>
    <w:rsid w:val="00677513"/>
    <w:rsid w:val="006776CB"/>
    <w:rsid w:val="00682788"/>
    <w:rsid w:val="00684688"/>
    <w:rsid w:val="0068572D"/>
    <w:rsid w:val="00685B4A"/>
    <w:rsid w:val="00686EE8"/>
    <w:rsid w:val="00691C14"/>
    <w:rsid w:val="0069358A"/>
    <w:rsid w:val="00694B57"/>
    <w:rsid w:val="00694DE8"/>
    <w:rsid w:val="006A1942"/>
    <w:rsid w:val="006A4781"/>
    <w:rsid w:val="006A7C6C"/>
    <w:rsid w:val="006B08EA"/>
    <w:rsid w:val="006B18A2"/>
    <w:rsid w:val="006B2246"/>
    <w:rsid w:val="006B5E4F"/>
    <w:rsid w:val="006B634B"/>
    <w:rsid w:val="006B6D8E"/>
    <w:rsid w:val="006C21E3"/>
    <w:rsid w:val="006C3FEF"/>
    <w:rsid w:val="006C58DB"/>
    <w:rsid w:val="006D18B5"/>
    <w:rsid w:val="006D45DD"/>
    <w:rsid w:val="006D65FC"/>
    <w:rsid w:val="006E154C"/>
    <w:rsid w:val="006E2312"/>
    <w:rsid w:val="006E586B"/>
    <w:rsid w:val="006E7A8D"/>
    <w:rsid w:val="006F2265"/>
    <w:rsid w:val="006F321A"/>
    <w:rsid w:val="006F3728"/>
    <w:rsid w:val="00701E84"/>
    <w:rsid w:val="00704230"/>
    <w:rsid w:val="00705635"/>
    <w:rsid w:val="00706B04"/>
    <w:rsid w:val="0071288E"/>
    <w:rsid w:val="007136D8"/>
    <w:rsid w:val="007163DA"/>
    <w:rsid w:val="007167A5"/>
    <w:rsid w:val="007210F3"/>
    <w:rsid w:val="00721BDF"/>
    <w:rsid w:val="0072470D"/>
    <w:rsid w:val="007264F7"/>
    <w:rsid w:val="00727343"/>
    <w:rsid w:val="0073020D"/>
    <w:rsid w:val="00731600"/>
    <w:rsid w:val="00732F4B"/>
    <w:rsid w:val="00734F98"/>
    <w:rsid w:val="0073585E"/>
    <w:rsid w:val="00736DB3"/>
    <w:rsid w:val="00737F8B"/>
    <w:rsid w:val="0074189B"/>
    <w:rsid w:val="00741FC0"/>
    <w:rsid w:val="00742453"/>
    <w:rsid w:val="007442F0"/>
    <w:rsid w:val="00747E91"/>
    <w:rsid w:val="00750F89"/>
    <w:rsid w:val="0075145F"/>
    <w:rsid w:val="00753396"/>
    <w:rsid w:val="00753DCC"/>
    <w:rsid w:val="00754311"/>
    <w:rsid w:val="00754D67"/>
    <w:rsid w:val="00756691"/>
    <w:rsid w:val="00756790"/>
    <w:rsid w:val="00757BB2"/>
    <w:rsid w:val="007629DF"/>
    <w:rsid w:val="00765FA6"/>
    <w:rsid w:val="007665F0"/>
    <w:rsid w:val="007668AE"/>
    <w:rsid w:val="00766B51"/>
    <w:rsid w:val="007705B7"/>
    <w:rsid w:val="007729D6"/>
    <w:rsid w:val="00772F16"/>
    <w:rsid w:val="0077357D"/>
    <w:rsid w:val="00775A73"/>
    <w:rsid w:val="00780D91"/>
    <w:rsid w:val="00782FD6"/>
    <w:rsid w:val="007849DD"/>
    <w:rsid w:val="0078563E"/>
    <w:rsid w:val="0078645E"/>
    <w:rsid w:val="00786C79"/>
    <w:rsid w:val="00787741"/>
    <w:rsid w:val="0079565E"/>
    <w:rsid w:val="00795D34"/>
    <w:rsid w:val="00797F36"/>
    <w:rsid w:val="007A738C"/>
    <w:rsid w:val="007B1CE2"/>
    <w:rsid w:val="007B1D1A"/>
    <w:rsid w:val="007B3989"/>
    <w:rsid w:val="007B4073"/>
    <w:rsid w:val="007B65DF"/>
    <w:rsid w:val="007B7DE5"/>
    <w:rsid w:val="007C2762"/>
    <w:rsid w:val="007C3A67"/>
    <w:rsid w:val="007C587C"/>
    <w:rsid w:val="007C59F7"/>
    <w:rsid w:val="007C61ED"/>
    <w:rsid w:val="007D00A3"/>
    <w:rsid w:val="007D0B59"/>
    <w:rsid w:val="007D23CA"/>
    <w:rsid w:val="007D473C"/>
    <w:rsid w:val="007D59B2"/>
    <w:rsid w:val="007D6C77"/>
    <w:rsid w:val="007D7451"/>
    <w:rsid w:val="007E4F58"/>
    <w:rsid w:val="007F089D"/>
    <w:rsid w:val="007F0D11"/>
    <w:rsid w:val="007F23FC"/>
    <w:rsid w:val="007F2ACE"/>
    <w:rsid w:val="007F32F8"/>
    <w:rsid w:val="007F6368"/>
    <w:rsid w:val="007F65D6"/>
    <w:rsid w:val="007F6CFE"/>
    <w:rsid w:val="00800F3E"/>
    <w:rsid w:val="0080458B"/>
    <w:rsid w:val="008048B1"/>
    <w:rsid w:val="0080653A"/>
    <w:rsid w:val="008074EE"/>
    <w:rsid w:val="008128EA"/>
    <w:rsid w:val="00812B78"/>
    <w:rsid w:val="00820923"/>
    <w:rsid w:val="0082094A"/>
    <w:rsid w:val="00824D1D"/>
    <w:rsid w:val="0083328E"/>
    <w:rsid w:val="00833320"/>
    <w:rsid w:val="00833FDF"/>
    <w:rsid w:val="00840B73"/>
    <w:rsid w:val="00842E68"/>
    <w:rsid w:val="008431C2"/>
    <w:rsid w:val="008507D9"/>
    <w:rsid w:val="008529C2"/>
    <w:rsid w:val="00852B2B"/>
    <w:rsid w:val="00853B63"/>
    <w:rsid w:val="00853E8D"/>
    <w:rsid w:val="00857593"/>
    <w:rsid w:val="00861A14"/>
    <w:rsid w:val="00867217"/>
    <w:rsid w:val="00867BE4"/>
    <w:rsid w:val="0087706E"/>
    <w:rsid w:val="00877157"/>
    <w:rsid w:val="00877A2A"/>
    <w:rsid w:val="00880B66"/>
    <w:rsid w:val="00881D00"/>
    <w:rsid w:val="00883E15"/>
    <w:rsid w:val="0088484D"/>
    <w:rsid w:val="008860AC"/>
    <w:rsid w:val="00886251"/>
    <w:rsid w:val="00886375"/>
    <w:rsid w:val="00890FE2"/>
    <w:rsid w:val="00891C3F"/>
    <w:rsid w:val="00894602"/>
    <w:rsid w:val="008A0FC9"/>
    <w:rsid w:val="008A1127"/>
    <w:rsid w:val="008A4206"/>
    <w:rsid w:val="008A42A7"/>
    <w:rsid w:val="008A6D8F"/>
    <w:rsid w:val="008A6FB3"/>
    <w:rsid w:val="008B2520"/>
    <w:rsid w:val="008B28D9"/>
    <w:rsid w:val="008B4CBA"/>
    <w:rsid w:val="008B5FCA"/>
    <w:rsid w:val="008B6706"/>
    <w:rsid w:val="008C09D3"/>
    <w:rsid w:val="008C0E71"/>
    <w:rsid w:val="008C0FA8"/>
    <w:rsid w:val="008C3902"/>
    <w:rsid w:val="008C5B15"/>
    <w:rsid w:val="008D2404"/>
    <w:rsid w:val="008D3471"/>
    <w:rsid w:val="008D68A1"/>
    <w:rsid w:val="008E4EA0"/>
    <w:rsid w:val="008F01B0"/>
    <w:rsid w:val="008F031B"/>
    <w:rsid w:val="008F17F3"/>
    <w:rsid w:val="008F2DBD"/>
    <w:rsid w:val="00901505"/>
    <w:rsid w:val="00902501"/>
    <w:rsid w:val="00902525"/>
    <w:rsid w:val="00910686"/>
    <w:rsid w:val="00911506"/>
    <w:rsid w:val="009133EB"/>
    <w:rsid w:val="009145AE"/>
    <w:rsid w:val="00915C8B"/>
    <w:rsid w:val="00916FBF"/>
    <w:rsid w:val="00920167"/>
    <w:rsid w:val="009203C1"/>
    <w:rsid w:val="00921CBC"/>
    <w:rsid w:val="009224C8"/>
    <w:rsid w:val="00927A2A"/>
    <w:rsid w:val="0093446A"/>
    <w:rsid w:val="00934970"/>
    <w:rsid w:val="009415A9"/>
    <w:rsid w:val="00942F30"/>
    <w:rsid w:val="00943D80"/>
    <w:rsid w:val="0094488E"/>
    <w:rsid w:val="0095121F"/>
    <w:rsid w:val="0096164F"/>
    <w:rsid w:val="009656EC"/>
    <w:rsid w:val="009711F0"/>
    <w:rsid w:val="0097177C"/>
    <w:rsid w:val="00972A8C"/>
    <w:rsid w:val="0097344E"/>
    <w:rsid w:val="009827FA"/>
    <w:rsid w:val="009837E3"/>
    <w:rsid w:val="0099636A"/>
    <w:rsid w:val="009A1518"/>
    <w:rsid w:val="009A3387"/>
    <w:rsid w:val="009A45E2"/>
    <w:rsid w:val="009A6CB1"/>
    <w:rsid w:val="009A756F"/>
    <w:rsid w:val="009B3346"/>
    <w:rsid w:val="009B3A2E"/>
    <w:rsid w:val="009B7A81"/>
    <w:rsid w:val="009C45E5"/>
    <w:rsid w:val="009D0CBE"/>
    <w:rsid w:val="009D3045"/>
    <w:rsid w:val="009D3B32"/>
    <w:rsid w:val="009E27D0"/>
    <w:rsid w:val="009E42D2"/>
    <w:rsid w:val="009E510C"/>
    <w:rsid w:val="009E66C8"/>
    <w:rsid w:val="009E7C24"/>
    <w:rsid w:val="009F0ACA"/>
    <w:rsid w:val="009F103D"/>
    <w:rsid w:val="009F41EE"/>
    <w:rsid w:val="009F773A"/>
    <w:rsid w:val="00A02847"/>
    <w:rsid w:val="00A0768B"/>
    <w:rsid w:val="00A07F40"/>
    <w:rsid w:val="00A13D6D"/>
    <w:rsid w:val="00A144B1"/>
    <w:rsid w:val="00A1467A"/>
    <w:rsid w:val="00A1701A"/>
    <w:rsid w:val="00A21CF7"/>
    <w:rsid w:val="00A221F2"/>
    <w:rsid w:val="00A229D8"/>
    <w:rsid w:val="00A22DB7"/>
    <w:rsid w:val="00A30EC1"/>
    <w:rsid w:val="00A311E7"/>
    <w:rsid w:val="00A36641"/>
    <w:rsid w:val="00A36C45"/>
    <w:rsid w:val="00A36CD3"/>
    <w:rsid w:val="00A43182"/>
    <w:rsid w:val="00A44670"/>
    <w:rsid w:val="00A44838"/>
    <w:rsid w:val="00A45030"/>
    <w:rsid w:val="00A45543"/>
    <w:rsid w:val="00A47EC4"/>
    <w:rsid w:val="00A5666E"/>
    <w:rsid w:val="00A567B2"/>
    <w:rsid w:val="00A61E79"/>
    <w:rsid w:val="00A62627"/>
    <w:rsid w:val="00A64893"/>
    <w:rsid w:val="00A6646D"/>
    <w:rsid w:val="00A741C9"/>
    <w:rsid w:val="00A7652B"/>
    <w:rsid w:val="00A808E9"/>
    <w:rsid w:val="00A809E9"/>
    <w:rsid w:val="00A81CC7"/>
    <w:rsid w:val="00A82C56"/>
    <w:rsid w:val="00A85EF1"/>
    <w:rsid w:val="00A90FE5"/>
    <w:rsid w:val="00A9264A"/>
    <w:rsid w:val="00A94777"/>
    <w:rsid w:val="00A95911"/>
    <w:rsid w:val="00A96AFD"/>
    <w:rsid w:val="00AA04A2"/>
    <w:rsid w:val="00AA275C"/>
    <w:rsid w:val="00AA2DF6"/>
    <w:rsid w:val="00AA3A3C"/>
    <w:rsid w:val="00AA3D4F"/>
    <w:rsid w:val="00AA5EE0"/>
    <w:rsid w:val="00AA70EC"/>
    <w:rsid w:val="00AB1558"/>
    <w:rsid w:val="00AC03C3"/>
    <w:rsid w:val="00AC43DA"/>
    <w:rsid w:val="00AD0CFB"/>
    <w:rsid w:val="00AD516C"/>
    <w:rsid w:val="00AD7917"/>
    <w:rsid w:val="00AE2FC1"/>
    <w:rsid w:val="00AE395D"/>
    <w:rsid w:val="00AE3BDD"/>
    <w:rsid w:val="00AE4102"/>
    <w:rsid w:val="00AE4D74"/>
    <w:rsid w:val="00AE55DF"/>
    <w:rsid w:val="00AE5FEA"/>
    <w:rsid w:val="00AE79FC"/>
    <w:rsid w:val="00AF101B"/>
    <w:rsid w:val="00AF13A3"/>
    <w:rsid w:val="00AF1D70"/>
    <w:rsid w:val="00AF30E4"/>
    <w:rsid w:val="00AF3714"/>
    <w:rsid w:val="00AF3A84"/>
    <w:rsid w:val="00AF4908"/>
    <w:rsid w:val="00AF6891"/>
    <w:rsid w:val="00B0078B"/>
    <w:rsid w:val="00B0087E"/>
    <w:rsid w:val="00B00E3C"/>
    <w:rsid w:val="00B045D9"/>
    <w:rsid w:val="00B070D1"/>
    <w:rsid w:val="00B0752D"/>
    <w:rsid w:val="00B10AA7"/>
    <w:rsid w:val="00B10ED7"/>
    <w:rsid w:val="00B12DA4"/>
    <w:rsid w:val="00B155E6"/>
    <w:rsid w:val="00B15738"/>
    <w:rsid w:val="00B200B5"/>
    <w:rsid w:val="00B202A2"/>
    <w:rsid w:val="00B23791"/>
    <w:rsid w:val="00B25414"/>
    <w:rsid w:val="00B27166"/>
    <w:rsid w:val="00B32625"/>
    <w:rsid w:val="00B32697"/>
    <w:rsid w:val="00B32E20"/>
    <w:rsid w:val="00B36F8B"/>
    <w:rsid w:val="00B378C8"/>
    <w:rsid w:val="00B409C6"/>
    <w:rsid w:val="00B43289"/>
    <w:rsid w:val="00B45AF7"/>
    <w:rsid w:val="00B46CAA"/>
    <w:rsid w:val="00B5167A"/>
    <w:rsid w:val="00B54537"/>
    <w:rsid w:val="00B557E0"/>
    <w:rsid w:val="00B60735"/>
    <w:rsid w:val="00B6091B"/>
    <w:rsid w:val="00B61DDB"/>
    <w:rsid w:val="00B62C0F"/>
    <w:rsid w:val="00B63251"/>
    <w:rsid w:val="00B65D75"/>
    <w:rsid w:val="00B702F7"/>
    <w:rsid w:val="00B7211F"/>
    <w:rsid w:val="00B7335F"/>
    <w:rsid w:val="00B76101"/>
    <w:rsid w:val="00B825F9"/>
    <w:rsid w:val="00B82EC8"/>
    <w:rsid w:val="00B84537"/>
    <w:rsid w:val="00B864B6"/>
    <w:rsid w:val="00B87C66"/>
    <w:rsid w:val="00B93F4F"/>
    <w:rsid w:val="00B950CC"/>
    <w:rsid w:val="00B95315"/>
    <w:rsid w:val="00BA4018"/>
    <w:rsid w:val="00BA62B1"/>
    <w:rsid w:val="00BA7244"/>
    <w:rsid w:val="00BA79AD"/>
    <w:rsid w:val="00BB0B4C"/>
    <w:rsid w:val="00BB2C09"/>
    <w:rsid w:val="00BB555F"/>
    <w:rsid w:val="00BB6356"/>
    <w:rsid w:val="00BB703E"/>
    <w:rsid w:val="00BB7C7C"/>
    <w:rsid w:val="00BC0AE8"/>
    <w:rsid w:val="00BC226C"/>
    <w:rsid w:val="00BD02F2"/>
    <w:rsid w:val="00BD1E1F"/>
    <w:rsid w:val="00BD3496"/>
    <w:rsid w:val="00BD5ED8"/>
    <w:rsid w:val="00BD60ED"/>
    <w:rsid w:val="00BE1D63"/>
    <w:rsid w:val="00BE3E33"/>
    <w:rsid w:val="00BE5690"/>
    <w:rsid w:val="00BF3E14"/>
    <w:rsid w:val="00BF56F1"/>
    <w:rsid w:val="00BF5DF0"/>
    <w:rsid w:val="00C00254"/>
    <w:rsid w:val="00C02584"/>
    <w:rsid w:val="00C040E4"/>
    <w:rsid w:val="00C0742F"/>
    <w:rsid w:val="00C13E44"/>
    <w:rsid w:val="00C14A6B"/>
    <w:rsid w:val="00C14D9D"/>
    <w:rsid w:val="00C1511E"/>
    <w:rsid w:val="00C15B09"/>
    <w:rsid w:val="00C16C85"/>
    <w:rsid w:val="00C16E9F"/>
    <w:rsid w:val="00C2050F"/>
    <w:rsid w:val="00C20D6E"/>
    <w:rsid w:val="00C214CA"/>
    <w:rsid w:val="00C25816"/>
    <w:rsid w:val="00C30A76"/>
    <w:rsid w:val="00C31A20"/>
    <w:rsid w:val="00C359AB"/>
    <w:rsid w:val="00C42ACD"/>
    <w:rsid w:val="00C46007"/>
    <w:rsid w:val="00C51EF2"/>
    <w:rsid w:val="00C56A98"/>
    <w:rsid w:val="00C6114D"/>
    <w:rsid w:val="00C64DF7"/>
    <w:rsid w:val="00C64F23"/>
    <w:rsid w:val="00C6500E"/>
    <w:rsid w:val="00C6568C"/>
    <w:rsid w:val="00C7200C"/>
    <w:rsid w:val="00C73C54"/>
    <w:rsid w:val="00C815A4"/>
    <w:rsid w:val="00C832E3"/>
    <w:rsid w:val="00C83ECF"/>
    <w:rsid w:val="00C84F78"/>
    <w:rsid w:val="00C85CAB"/>
    <w:rsid w:val="00C9045A"/>
    <w:rsid w:val="00C94DF4"/>
    <w:rsid w:val="00CA0085"/>
    <w:rsid w:val="00CA1BF5"/>
    <w:rsid w:val="00CA1DE9"/>
    <w:rsid w:val="00CB1CB4"/>
    <w:rsid w:val="00CB2ED6"/>
    <w:rsid w:val="00CB310D"/>
    <w:rsid w:val="00CB49EE"/>
    <w:rsid w:val="00CC02F5"/>
    <w:rsid w:val="00CC1F28"/>
    <w:rsid w:val="00CC22C6"/>
    <w:rsid w:val="00CC3DFA"/>
    <w:rsid w:val="00CD1599"/>
    <w:rsid w:val="00CD16CA"/>
    <w:rsid w:val="00CD2E76"/>
    <w:rsid w:val="00CD49A5"/>
    <w:rsid w:val="00CD4E32"/>
    <w:rsid w:val="00CE1F38"/>
    <w:rsid w:val="00CF32F8"/>
    <w:rsid w:val="00CF4A23"/>
    <w:rsid w:val="00CF53F8"/>
    <w:rsid w:val="00D00700"/>
    <w:rsid w:val="00D01B48"/>
    <w:rsid w:val="00D02DBF"/>
    <w:rsid w:val="00D07263"/>
    <w:rsid w:val="00D072D9"/>
    <w:rsid w:val="00D10790"/>
    <w:rsid w:val="00D107F2"/>
    <w:rsid w:val="00D110CB"/>
    <w:rsid w:val="00D11FC3"/>
    <w:rsid w:val="00D12827"/>
    <w:rsid w:val="00D13A0A"/>
    <w:rsid w:val="00D14FF6"/>
    <w:rsid w:val="00D17E17"/>
    <w:rsid w:val="00D27DBD"/>
    <w:rsid w:val="00D30B1D"/>
    <w:rsid w:val="00D40C9B"/>
    <w:rsid w:val="00D44038"/>
    <w:rsid w:val="00D44C89"/>
    <w:rsid w:val="00D52B82"/>
    <w:rsid w:val="00D530D9"/>
    <w:rsid w:val="00D5606E"/>
    <w:rsid w:val="00D5704C"/>
    <w:rsid w:val="00D60881"/>
    <w:rsid w:val="00D61C6C"/>
    <w:rsid w:val="00D63B4D"/>
    <w:rsid w:val="00D70A02"/>
    <w:rsid w:val="00D739A1"/>
    <w:rsid w:val="00D73D60"/>
    <w:rsid w:val="00D81671"/>
    <w:rsid w:val="00D81AC9"/>
    <w:rsid w:val="00D846D4"/>
    <w:rsid w:val="00D85488"/>
    <w:rsid w:val="00D8681A"/>
    <w:rsid w:val="00D90DE7"/>
    <w:rsid w:val="00D941B3"/>
    <w:rsid w:val="00DA1ED2"/>
    <w:rsid w:val="00DA38F7"/>
    <w:rsid w:val="00DA3C86"/>
    <w:rsid w:val="00DB0469"/>
    <w:rsid w:val="00DB0496"/>
    <w:rsid w:val="00DB22EE"/>
    <w:rsid w:val="00DB3DBC"/>
    <w:rsid w:val="00DB55F4"/>
    <w:rsid w:val="00DB6178"/>
    <w:rsid w:val="00DC03AF"/>
    <w:rsid w:val="00DC4249"/>
    <w:rsid w:val="00DC5D28"/>
    <w:rsid w:val="00DC6C9B"/>
    <w:rsid w:val="00DD1858"/>
    <w:rsid w:val="00DD1CC3"/>
    <w:rsid w:val="00DD3E90"/>
    <w:rsid w:val="00DD4134"/>
    <w:rsid w:val="00DE20C9"/>
    <w:rsid w:val="00DE2A57"/>
    <w:rsid w:val="00DE4E75"/>
    <w:rsid w:val="00DE632B"/>
    <w:rsid w:val="00DE69E5"/>
    <w:rsid w:val="00DE7BE7"/>
    <w:rsid w:val="00DF13E5"/>
    <w:rsid w:val="00DF3336"/>
    <w:rsid w:val="00DF66A9"/>
    <w:rsid w:val="00DF7460"/>
    <w:rsid w:val="00DF76A7"/>
    <w:rsid w:val="00E04024"/>
    <w:rsid w:val="00E05C88"/>
    <w:rsid w:val="00E06495"/>
    <w:rsid w:val="00E06518"/>
    <w:rsid w:val="00E11375"/>
    <w:rsid w:val="00E13E51"/>
    <w:rsid w:val="00E148A6"/>
    <w:rsid w:val="00E15D46"/>
    <w:rsid w:val="00E25997"/>
    <w:rsid w:val="00E264A4"/>
    <w:rsid w:val="00E26B82"/>
    <w:rsid w:val="00E31E51"/>
    <w:rsid w:val="00E37057"/>
    <w:rsid w:val="00E41BFE"/>
    <w:rsid w:val="00E42012"/>
    <w:rsid w:val="00E43014"/>
    <w:rsid w:val="00E4446A"/>
    <w:rsid w:val="00E44F97"/>
    <w:rsid w:val="00E50568"/>
    <w:rsid w:val="00E621BA"/>
    <w:rsid w:val="00E6640A"/>
    <w:rsid w:val="00E67955"/>
    <w:rsid w:val="00E700B5"/>
    <w:rsid w:val="00E72006"/>
    <w:rsid w:val="00E72F8A"/>
    <w:rsid w:val="00E753B0"/>
    <w:rsid w:val="00E7766D"/>
    <w:rsid w:val="00E82773"/>
    <w:rsid w:val="00E84002"/>
    <w:rsid w:val="00E842A5"/>
    <w:rsid w:val="00E8508A"/>
    <w:rsid w:val="00E87BD2"/>
    <w:rsid w:val="00E902C3"/>
    <w:rsid w:val="00E9262A"/>
    <w:rsid w:val="00E930C2"/>
    <w:rsid w:val="00E94339"/>
    <w:rsid w:val="00EA0BFA"/>
    <w:rsid w:val="00EA26A3"/>
    <w:rsid w:val="00EA29AC"/>
    <w:rsid w:val="00EA2C10"/>
    <w:rsid w:val="00EA48B8"/>
    <w:rsid w:val="00EA4E3F"/>
    <w:rsid w:val="00EA5261"/>
    <w:rsid w:val="00EB2447"/>
    <w:rsid w:val="00EB2675"/>
    <w:rsid w:val="00EB323B"/>
    <w:rsid w:val="00EB3EBA"/>
    <w:rsid w:val="00EB4E4F"/>
    <w:rsid w:val="00EC22C6"/>
    <w:rsid w:val="00EC5800"/>
    <w:rsid w:val="00EC7511"/>
    <w:rsid w:val="00ED2233"/>
    <w:rsid w:val="00ED79D1"/>
    <w:rsid w:val="00EE548D"/>
    <w:rsid w:val="00EE7960"/>
    <w:rsid w:val="00EF2106"/>
    <w:rsid w:val="00EF4802"/>
    <w:rsid w:val="00EF4DB9"/>
    <w:rsid w:val="00F031FE"/>
    <w:rsid w:val="00F03D9A"/>
    <w:rsid w:val="00F06238"/>
    <w:rsid w:val="00F21B3F"/>
    <w:rsid w:val="00F30AE8"/>
    <w:rsid w:val="00F33B34"/>
    <w:rsid w:val="00F35B81"/>
    <w:rsid w:val="00F4008A"/>
    <w:rsid w:val="00F40B55"/>
    <w:rsid w:val="00F41E99"/>
    <w:rsid w:val="00F4626B"/>
    <w:rsid w:val="00F4755D"/>
    <w:rsid w:val="00F51038"/>
    <w:rsid w:val="00F52933"/>
    <w:rsid w:val="00F57056"/>
    <w:rsid w:val="00F625C4"/>
    <w:rsid w:val="00F64133"/>
    <w:rsid w:val="00F64D91"/>
    <w:rsid w:val="00F64E37"/>
    <w:rsid w:val="00F6750D"/>
    <w:rsid w:val="00F73E56"/>
    <w:rsid w:val="00F775D4"/>
    <w:rsid w:val="00F83A29"/>
    <w:rsid w:val="00F85126"/>
    <w:rsid w:val="00F85484"/>
    <w:rsid w:val="00F865C5"/>
    <w:rsid w:val="00F94CD1"/>
    <w:rsid w:val="00F94E46"/>
    <w:rsid w:val="00F94F9F"/>
    <w:rsid w:val="00F96860"/>
    <w:rsid w:val="00FA4C8D"/>
    <w:rsid w:val="00FA7A73"/>
    <w:rsid w:val="00FB1C83"/>
    <w:rsid w:val="00FB23FE"/>
    <w:rsid w:val="00FB4874"/>
    <w:rsid w:val="00FC01B7"/>
    <w:rsid w:val="00FC120C"/>
    <w:rsid w:val="00FC1944"/>
    <w:rsid w:val="00FC2125"/>
    <w:rsid w:val="00FC7C45"/>
    <w:rsid w:val="00FD2B9F"/>
    <w:rsid w:val="00FD7DEF"/>
    <w:rsid w:val="00FD7E07"/>
    <w:rsid w:val="00FE2BBA"/>
    <w:rsid w:val="00FE2C05"/>
    <w:rsid w:val="00FE3FAA"/>
    <w:rsid w:val="00FE460E"/>
    <w:rsid w:val="00FE4BA9"/>
    <w:rsid w:val="00FE5641"/>
    <w:rsid w:val="00FE5C09"/>
    <w:rsid w:val="00FF2877"/>
    <w:rsid w:val="00FF3331"/>
    <w:rsid w:val="00FF648F"/>
    <w:rsid w:val="00FF76EF"/>
    <w:rsid w:val="02A0F08F"/>
    <w:rsid w:val="033E6407"/>
    <w:rsid w:val="041D7378"/>
    <w:rsid w:val="04D85E6D"/>
    <w:rsid w:val="04E35607"/>
    <w:rsid w:val="0890B8D5"/>
    <w:rsid w:val="090F23F1"/>
    <w:rsid w:val="0925A394"/>
    <w:rsid w:val="09B1111F"/>
    <w:rsid w:val="0A5B94E2"/>
    <w:rsid w:val="0CE9A7A6"/>
    <w:rsid w:val="1036EDDC"/>
    <w:rsid w:val="10A7E492"/>
    <w:rsid w:val="14AF1B1A"/>
    <w:rsid w:val="14D1344D"/>
    <w:rsid w:val="14D7F8ED"/>
    <w:rsid w:val="150AEF04"/>
    <w:rsid w:val="15733396"/>
    <w:rsid w:val="16E49984"/>
    <w:rsid w:val="1A22E230"/>
    <w:rsid w:val="1A35D235"/>
    <w:rsid w:val="1AD336DB"/>
    <w:rsid w:val="1D4D51E7"/>
    <w:rsid w:val="2274BC7E"/>
    <w:rsid w:val="24057704"/>
    <w:rsid w:val="266FDFDC"/>
    <w:rsid w:val="267555D7"/>
    <w:rsid w:val="29DBAD48"/>
    <w:rsid w:val="3037000F"/>
    <w:rsid w:val="314FFB6F"/>
    <w:rsid w:val="32C8DEEF"/>
    <w:rsid w:val="32C9F98C"/>
    <w:rsid w:val="365483B2"/>
    <w:rsid w:val="36C0B8C9"/>
    <w:rsid w:val="3756B660"/>
    <w:rsid w:val="38F4507C"/>
    <w:rsid w:val="39008FE9"/>
    <w:rsid w:val="3A16B4F1"/>
    <w:rsid w:val="3ADA4D9D"/>
    <w:rsid w:val="3BA90EB2"/>
    <w:rsid w:val="3C78ED76"/>
    <w:rsid w:val="3CE2E96C"/>
    <w:rsid w:val="3D72EF91"/>
    <w:rsid w:val="4114AFDD"/>
    <w:rsid w:val="435776F2"/>
    <w:rsid w:val="458FB106"/>
    <w:rsid w:val="460482F7"/>
    <w:rsid w:val="46134815"/>
    <w:rsid w:val="46BAA756"/>
    <w:rsid w:val="483818D9"/>
    <w:rsid w:val="498998B4"/>
    <w:rsid w:val="4AB9E537"/>
    <w:rsid w:val="4C9C2B30"/>
    <w:rsid w:val="4D93B591"/>
    <w:rsid w:val="506C1060"/>
    <w:rsid w:val="50D73E87"/>
    <w:rsid w:val="528FD578"/>
    <w:rsid w:val="53CAEA1F"/>
    <w:rsid w:val="56500A5A"/>
    <w:rsid w:val="56ED8D47"/>
    <w:rsid w:val="57A58324"/>
    <w:rsid w:val="58DF037D"/>
    <w:rsid w:val="5C471CA0"/>
    <w:rsid w:val="5CE388E6"/>
    <w:rsid w:val="5E77E589"/>
    <w:rsid w:val="5FE493B0"/>
    <w:rsid w:val="61F67BFD"/>
    <w:rsid w:val="64D3D9EB"/>
    <w:rsid w:val="6629D80B"/>
    <w:rsid w:val="6842F4BF"/>
    <w:rsid w:val="69DD58ED"/>
    <w:rsid w:val="6A5807B3"/>
    <w:rsid w:val="6BB27FC6"/>
    <w:rsid w:val="6E03A280"/>
    <w:rsid w:val="70940869"/>
    <w:rsid w:val="7231634F"/>
    <w:rsid w:val="79D341CC"/>
    <w:rsid w:val="7C395119"/>
    <w:rsid w:val="7CEE2902"/>
    <w:rsid w:val="7E68FFBD"/>
    <w:rsid w:val="7F8A1C6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B8BB2C"/>
  <w15:chartTrackingRefBased/>
  <w15:docId w15:val="{9A7465DD-F4BF-4BF2-BB2F-6C440503F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0B66"/>
    <w:pPr>
      <w:widowControl w:val="0"/>
      <w:autoSpaceDE w:val="0"/>
      <w:autoSpaceDN w:val="0"/>
      <w:spacing w:after="0" w:line="240" w:lineRule="auto"/>
    </w:pPr>
    <w:rPr>
      <w:rFonts w:ascii="Segoe UI Semilight" w:eastAsia="Segoe UI Semilight" w:hAnsi="Segoe UI Semilight" w:cs="Segoe UI Semilight"/>
      <w:kern w:val="0"/>
      <w:sz w:val="22"/>
      <w:szCs w:val="22"/>
      <w:lang w:val="es-ES"/>
      <w14:ligatures w14:val="none"/>
    </w:rPr>
  </w:style>
  <w:style w:type="paragraph" w:styleId="Ttulo1">
    <w:name w:val="heading 1"/>
    <w:basedOn w:val="Normal"/>
    <w:next w:val="Normal"/>
    <w:uiPriority w:val="9"/>
    <w:qFormat/>
    <w:rsid w:val="00466FAC"/>
    <w:pPr>
      <w:keepNext/>
      <w:keepLines/>
      <w:widowControl/>
      <w:autoSpaceDE/>
      <w:autoSpaceDN/>
      <w:spacing w:before="360" w:after="80" w:line="278" w:lineRule="auto"/>
      <w:outlineLvl w:val="0"/>
    </w:pPr>
    <w:rPr>
      <w:rFonts w:asciiTheme="majorHAnsi" w:eastAsiaTheme="majorEastAsia" w:hAnsiTheme="majorHAnsi" w:cstheme="majorBidi"/>
      <w:color w:val="0F4761" w:themeColor="accent1" w:themeShade="BF"/>
      <w:kern w:val="2"/>
      <w:sz w:val="40"/>
      <w:szCs w:val="40"/>
      <w:lang w:val="es-CO"/>
      <w14:ligatures w14:val="standardContextual"/>
    </w:rPr>
  </w:style>
  <w:style w:type="paragraph" w:styleId="Ttulo2">
    <w:name w:val="heading 2"/>
    <w:basedOn w:val="Normal"/>
    <w:next w:val="Normal"/>
    <w:uiPriority w:val="9"/>
    <w:semiHidden/>
    <w:unhideWhenUsed/>
    <w:qFormat/>
    <w:rsid w:val="00466FAC"/>
    <w:pPr>
      <w:keepNext/>
      <w:keepLines/>
      <w:widowControl/>
      <w:autoSpaceDE/>
      <w:autoSpaceDN/>
      <w:spacing w:before="160" w:after="80" w:line="278" w:lineRule="auto"/>
      <w:outlineLvl w:val="1"/>
    </w:pPr>
    <w:rPr>
      <w:rFonts w:asciiTheme="majorHAnsi" w:eastAsiaTheme="majorEastAsia" w:hAnsiTheme="majorHAnsi" w:cstheme="majorBidi"/>
      <w:color w:val="0F4761" w:themeColor="accent1" w:themeShade="BF"/>
      <w:kern w:val="2"/>
      <w:sz w:val="32"/>
      <w:szCs w:val="32"/>
      <w:lang w:val="es-CO"/>
      <w14:ligatures w14:val="standardContextual"/>
    </w:rPr>
  </w:style>
  <w:style w:type="paragraph" w:styleId="Ttulo3">
    <w:name w:val="heading 3"/>
    <w:basedOn w:val="Normal"/>
    <w:next w:val="Normal"/>
    <w:uiPriority w:val="9"/>
    <w:semiHidden/>
    <w:unhideWhenUsed/>
    <w:qFormat/>
    <w:rsid w:val="00466FAC"/>
    <w:pPr>
      <w:keepNext/>
      <w:keepLines/>
      <w:widowControl/>
      <w:autoSpaceDE/>
      <w:autoSpaceDN/>
      <w:spacing w:before="160" w:after="80" w:line="278" w:lineRule="auto"/>
      <w:outlineLvl w:val="2"/>
    </w:pPr>
    <w:rPr>
      <w:rFonts w:asciiTheme="minorHAnsi" w:eastAsiaTheme="majorEastAsia" w:hAnsiTheme="minorHAnsi" w:cstheme="majorBidi"/>
      <w:color w:val="0F4761" w:themeColor="accent1" w:themeShade="BF"/>
      <w:kern w:val="2"/>
      <w:sz w:val="28"/>
      <w:szCs w:val="28"/>
      <w:lang w:val="es-CO"/>
      <w14:ligatures w14:val="standardContextual"/>
    </w:rPr>
  </w:style>
  <w:style w:type="paragraph" w:styleId="Ttulo4">
    <w:name w:val="heading 4"/>
    <w:basedOn w:val="Normal"/>
    <w:next w:val="Normal"/>
    <w:uiPriority w:val="9"/>
    <w:semiHidden/>
    <w:unhideWhenUsed/>
    <w:qFormat/>
    <w:rsid w:val="00466FAC"/>
    <w:pPr>
      <w:keepNext/>
      <w:keepLines/>
      <w:widowControl/>
      <w:autoSpaceDE/>
      <w:autoSpaceDN/>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s-CO"/>
      <w14:ligatures w14:val="standardContextual"/>
    </w:rPr>
  </w:style>
  <w:style w:type="paragraph" w:styleId="Ttulo5">
    <w:name w:val="heading 5"/>
    <w:basedOn w:val="Normal"/>
    <w:next w:val="Normal"/>
    <w:uiPriority w:val="9"/>
    <w:semiHidden/>
    <w:unhideWhenUsed/>
    <w:qFormat/>
    <w:rsid w:val="00466FAC"/>
    <w:pPr>
      <w:keepNext/>
      <w:keepLines/>
      <w:widowControl/>
      <w:autoSpaceDE/>
      <w:autoSpaceDN/>
      <w:spacing w:before="80" w:after="40" w:line="278" w:lineRule="auto"/>
      <w:outlineLvl w:val="4"/>
    </w:pPr>
    <w:rPr>
      <w:rFonts w:asciiTheme="minorHAnsi" w:eastAsiaTheme="majorEastAsia" w:hAnsiTheme="minorHAnsi" w:cstheme="majorBidi"/>
      <w:color w:val="0F4761" w:themeColor="accent1" w:themeShade="BF"/>
      <w:kern w:val="2"/>
      <w:sz w:val="24"/>
      <w:szCs w:val="24"/>
      <w:lang w:val="es-CO"/>
      <w14:ligatures w14:val="standardContextual"/>
    </w:rPr>
  </w:style>
  <w:style w:type="paragraph" w:styleId="Ttulo6">
    <w:name w:val="heading 6"/>
    <w:basedOn w:val="Normal"/>
    <w:next w:val="Normal"/>
    <w:uiPriority w:val="9"/>
    <w:semiHidden/>
    <w:unhideWhenUsed/>
    <w:qFormat/>
    <w:rsid w:val="00466FAC"/>
    <w:pPr>
      <w:keepNext/>
      <w:keepLines/>
      <w:widowControl/>
      <w:autoSpaceDE/>
      <w:autoSpaceDN/>
      <w:spacing w:before="40" w:line="278" w:lineRule="auto"/>
      <w:outlineLvl w:val="5"/>
    </w:pPr>
    <w:rPr>
      <w:rFonts w:asciiTheme="minorHAnsi" w:eastAsiaTheme="majorEastAsia" w:hAnsiTheme="minorHAnsi" w:cstheme="majorBidi"/>
      <w:i/>
      <w:iCs/>
      <w:color w:val="595959" w:themeColor="text1" w:themeTint="A6"/>
      <w:kern w:val="2"/>
      <w:sz w:val="24"/>
      <w:szCs w:val="24"/>
      <w:lang w:val="es-CO"/>
      <w14:ligatures w14:val="standardContextual"/>
    </w:rPr>
  </w:style>
  <w:style w:type="paragraph" w:styleId="Ttulo7">
    <w:name w:val="heading 7"/>
    <w:basedOn w:val="Normal"/>
    <w:next w:val="Normal"/>
    <w:uiPriority w:val="9"/>
    <w:semiHidden/>
    <w:unhideWhenUsed/>
    <w:qFormat/>
    <w:rsid w:val="00466FAC"/>
    <w:pPr>
      <w:keepNext/>
      <w:keepLines/>
      <w:widowControl/>
      <w:autoSpaceDE/>
      <w:autoSpaceDN/>
      <w:spacing w:before="40" w:line="278" w:lineRule="auto"/>
      <w:outlineLvl w:val="6"/>
    </w:pPr>
    <w:rPr>
      <w:rFonts w:asciiTheme="minorHAnsi" w:eastAsiaTheme="majorEastAsia" w:hAnsiTheme="minorHAnsi" w:cstheme="majorBidi"/>
      <w:color w:val="595959" w:themeColor="text1" w:themeTint="A6"/>
      <w:kern w:val="2"/>
      <w:sz w:val="24"/>
      <w:szCs w:val="24"/>
      <w:lang w:val="es-CO"/>
      <w14:ligatures w14:val="standardContextual"/>
    </w:rPr>
  </w:style>
  <w:style w:type="paragraph" w:styleId="Ttulo8">
    <w:name w:val="heading 8"/>
    <w:basedOn w:val="Normal"/>
    <w:next w:val="Normal"/>
    <w:uiPriority w:val="9"/>
    <w:semiHidden/>
    <w:unhideWhenUsed/>
    <w:qFormat/>
    <w:rsid w:val="00466FAC"/>
    <w:pPr>
      <w:keepNext/>
      <w:keepLines/>
      <w:widowControl/>
      <w:autoSpaceDE/>
      <w:autoSpaceDN/>
      <w:spacing w:line="278" w:lineRule="auto"/>
      <w:outlineLvl w:val="7"/>
    </w:pPr>
    <w:rPr>
      <w:rFonts w:asciiTheme="minorHAnsi" w:eastAsiaTheme="majorEastAsia" w:hAnsiTheme="minorHAnsi" w:cstheme="majorBidi"/>
      <w:i/>
      <w:iCs/>
      <w:color w:val="272727" w:themeColor="text1" w:themeTint="D8"/>
      <w:kern w:val="2"/>
      <w:sz w:val="24"/>
      <w:szCs w:val="24"/>
      <w:lang w:val="es-CO"/>
      <w14:ligatures w14:val="standardContextual"/>
    </w:rPr>
  </w:style>
  <w:style w:type="paragraph" w:styleId="Ttulo9">
    <w:name w:val="heading 9"/>
    <w:basedOn w:val="Normal"/>
    <w:next w:val="Normal"/>
    <w:uiPriority w:val="9"/>
    <w:semiHidden/>
    <w:unhideWhenUsed/>
    <w:qFormat/>
    <w:rsid w:val="00466FAC"/>
    <w:pPr>
      <w:keepNext/>
      <w:keepLines/>
      <w:widowControl/>
      <w:autoSpaceDE/>
      <w:autoSpaceDN/>
      <w:spacing w:line="278" w:lineRule="auto"/>
      <w:outlineLvl w:val="8"/>
    </w:pPr>
    <w:rPr>
      <w:rFonts w:asciiTheme="minorHAnsi" w:eastAsiaTheme="majorEastAsia" w:hAnsiTheme="minorHAnsi" w:cstheme="majorBidi"/>
      <w:color w:val="272727" w:themeColor="text1" w:themeTint="D8"/>
      <w:kern w:val="2"/>
      <w:sz w:val="24"/>
      <w:szCs w:val="24"/>
      <w:lang w:val="es-CO"/>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AA04A2"/>
    <w:pPr>
      <w:tabs>
        <w:tab w:val="center" w:pos="4419"/>
        <w:tab w:val="right" w:pos="8838"/>
      </w:tabs>
    </w:pPr>
  </w:style>
  <w:style w:type="character" w:customStyle="1" w:styleId="EncabezadoCar">
    <w:name w:val="Encabezado Car"/>
    <w:basedOn w:val="Fuentedeprrafopredeter"/>
    <w:link w:val="Encabezado"/>
    <w:uiPriority w:val="99"/>
    <w:rsid w:val="00AA04A2"/>
    <w:rPr>
      <w:rFonts w:ascii="Segoe UI Semilight" w:eastAsia="Segoe UI Semilight" w:hAnsi="Segoe UI Semilight" w:cs="Segoe UI Semilight"/>
      <w:kern w:val="0"/>
      <w:sz w:val="22"/>
      <w:szCs w:val="22"/>
      <w:lang w:val="es-ES"/>
      <w14:ligatures w14:val="none"/>
    </w:rPr>
  </w:style>
  <w:style w:type="paragraph" w:styleId="Piedepgina">
    <w:name w:val="footer"/>
    <w:basedOn w:val="Normal"/>
    <w:link w:val="PiedepginaCar"/>
    <w:unhideWhenUsed/>
    <w:rsid w:val="00AA04A2"/>
    <w:pPr>
      <w:tabs>
        <w:tab w:val="center" w:pos="4419"/>
        <w:tab w:val="right" w:pos="8838"/>
      </w:tabs>
    </w:pPr>
  </w:style>
  <w:style w:type="character" w:customStyle="1" w:styleId="PiedepginaCar">
    <w:name w:val="Pie de página Car"/>
    <w:basedOn w:val="Fuentedeprrafopredeter"/>
    <w:link w:val="Piedepgina"/>
    <w:rsid w:val="00AA04A2"/>
    <w:rPr>
      <w:rFonts w:ascii="Segoe UI Semilight" w:eastAsia="Segoe UI Semilight" w:hAnsi="Segoe UI Semilight" w:cs="Segoe UI Semilight"/>
      <w:kern w:val="0"/>
      <w:sz w:val="22"/>
      <w:szCs w:val="22"/>
      <w:lang w:val="es-ES"/>
      <w14:ligatures w14:val="none"/>
    </w:rPr>
  </w:style>
  <w:style w:type="character" w:styleId="Nmerodepgina">
    <w:name w:val="page number"/>
    <w:basedOn w:val="Fuentedeprrafopredeter"/>
    <w:uiPriority w:val="99"/>
    <w:semiHidden/>
    <w:unhideWhenUsed/>
    <w:rsid w:val="00401005"/>
  </w:style>
  <w:style w:type="table" w:customStyle="1" w:styleId="Tablaconcuadrcula1">
    <w:name w:val="Tabla con cuadrícula1"/>
    <w:basedOn w:val="Tablanormal"/>
    <w:next w:val="Tablaconcuadrcula"/>
    <w:uiPriority w:val="59"/>
    <w:rsid w:val="001674F3"/>
    <w:pPr>
      <w:spacing w:after="0" w:line="240" w:lineRule="auto"/>
    </w:pPr>
    <w:rPr>
      <w:kern w:val="0"/>
      <w:sz w:val="22"/>
      <w:szCs w:val="22"/>
      <w:lang w:val="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alfinal">
    <w:name w:val="endnote text"/>
    <w:basedOn w:val="Normal"/>
    <w:link w:val="TextonotaalfinalCar"/>
    <w:uiPriority w:val="99"/>
    <w:semiHidden/>
    <w:unhideWhenUsed/>
    <w:rsid w:val="00D5606E"/>
    <w:pPr>
      <w:widowControl/>
      <w:autoSpaceDE/>
      <w:autoSpaceDN/>
    </w:pPr>
    <w:rPr>
      <w:rFonts w:asciiTheme="minorHAnsi" w:eastAsiaTheme="minorHAnsi" w:hAnsiTheme="minorHAnsi" w:cstheme="minorBidi"/>
      <w:kern w:val="2"/>
      <w:sz w:val="20"/>
      <w:szCs w:val="20"/>
      <w:lang w:val="es-CO"/>
      <w14:ligatures w14:val="standardContextual"/>
    </w:rPr>
  </w:style>
  <w:style w:type="character" w:customStyle="1" w:styleId="TextonotaalfinalCar">
    <w:name w:val="Texto nota al final Car"/>
    <w:basedOn w:val="Fuentedeprrafopredeter"/>
    <w:link w:val="Textonotaalfinal"/>
    <w:uiPriority w:val="99"/>
    <w:semiHidden/>
    <w:rsid w:val="00D5606E"/>
    <w:rPr>
      <w:sz w:val="20"/>
      <w:szCs w:val="20"/>
    </w:rPr>
  </w:style>
  <w:style w:type="character" w:styleId="Refdecomentario">
    <w:name w:val="annotation reference"/>
    <w:basedOn w:val="Fuentedeprrafopredeter"/>
    <w:uiPriority w:val="99"/>
    <w:semiHidden/>
    <w:unhideWhenUsed/>
    <w:rsid w:val="00F83A29"/>
    <w:rPr>
      <w:sz w:val="16"/>
      <w:szCs w:val="16"/>
    </w:rPr>
  </w:style>
  <w:style w:type="paragraph" w:styleId="Textocomentario">
    <w:name w:val="annotation text"/>
    <w:basedOn w:val="Normal"/>
    <w:link w:val="TextocomentarioCar"/>
    <w:uiPriority w:val="99"/>
    <w:unhideWhenUsed/>
    <w:rsid w:val="00F83A29"/>
    <w:rPr>
      <w:sz w:val="20"/>
      <w:szCs w:val="20"/>
    </w:rPr>
  </w:style>
  <w:style w:type="character" w:customStyle="1" w:styleId="TextocomentarioCar">
    <w:name w:val="Texto comentario Car"/>
    <w:basedOn w:val="Fuentedeprrafopredeter"/>
    <w:link w:val="Textocomentario"/>
    <w:uiPriority w:val="99"/>
    <w:rsid w:val="00F83A29"/>
    <w:rPr>
      <w:rFonts w:ascii="Segoe UI Semilight" w:eastAsia="Segoe UI Semilight" w:hAnsi="Segoe UI Semilight" w:cs="Segoe UI Semilight"/>
      <w:kern w:val="0"/>
      <w:sz w:val="20"/>
      <w:szCs w:val="20"/>
      <w:lang w:val="es-ES"/>
      <w14:ligatures w14:val="none"/>
    </w:rPr>
  </w:style>
  <w:style w:type="paragraph" w:styleId="Asuntodelcomentario">
    <w:name w:val="annotation subject"/>
    <w:basedOn w:val="Textocomentario"/>
    <w:next w:val="Textocomentario"/>
    <w:link w:val="AsuntodelcomentarioCar"/>
    <w:uiPriority w:val="99"/>
    <w:semiHidden/>
    <w:unhideWhenUsed/>
    <w:rsid w:val="00F83A29"/>
    <w:rPr>
      <w:b/>
      <w:bCs/>
    </w:rPr>
  </w:style>
  <w:style w:type="character" w:customStyle="1" w:styleId="AsuntodelcomentarioCar">
    <w:name w:val="Asunto del comentario Car"/>
    <w:basedOn w:val="TextocomentarioCar"/>
    <w:link w:val="Asuntodelcomentario"/>
    <w:uiPriority w:val="99"/>
    <w:semiHidden/>
    <w:rsid w:val="00F83A29"/>
    <w:rPr>
      <w:rFonts w:ascii="Segoe UI Semilight" w:eastAsia="Segoe UI Semilight" w:hAnsi="Segoe UI Semilight" w:cs="Segoe UI Semilight"/>
      <w:b/>
      <w:bCs/>
      <w:kern w:val="0"/>
      <w:sz w:val="20"/>
      <w:szCs w:val="20"/>
      <w:lang w:val="es-ES"/>
      <w14:ligatures w14:val="none"/>
    </w:rPr>
  </w:style>
  <w:style w:type="paragraph" w:styleId="Prrafodelista">
    <w:name w:val="List Paragraph"/>
    <w:basedOn w:val="Normal"/>
    <w:uiPriority w:val="1"/>
    <w:qFormat/>
    <w:rsid w:val="00466FAC"/>
    <w:pPr>
      <w:widowControl/>
      <w:autoSpaceDE/>
      <w:autoSpaceDN/>
      <w:spacing w:after="160" w:line="278" w:lineRule="auto"/>
      <w:ind w:left="720"/>
      <w:contextualSpacing/>
    </w:pPr>
    <w:rPr>
      <w:rFonts w:asciiTheme="minorHAnsi" w:eastAsiaTheme="minorHAnsi" w:hAnsiTheme="minorHAnsi" w:cstheme="minorBidi"/>
      <w:kern w:val="2"/>
      <w:sz w:val="24"/>
      <w:szCs w:val="24"/>
      <w:lang w:val="es-CO"/>
      <w14:ligatures w14:val="standardContextual"/>
    </w:rPr>
  </w:style>
  <w:style w:type="character" w:styleId="nfasisintenso">
    <w:name w:val="Intense Emphasis"/>
    <w:basedOn w:val="Fuentedeprrafopredeter"/>
    <w:uiPriority w:val="21"/>
    <w:qFormat/>
    <w:rsid w:val="00466FAC"/>
    <w:rPr>
      <w:i/>
      <w:iCs/>
      <w:color w:val="0F4761" w:themeColor="accent1" w:themeShade="BF"/>
    </w:rPr>
  </w:style>
  <w:style w:type="character" w:styleId="Referenciaintensa">
    <w:name w:val="Intense Reference"/>
    <w:basedOn w:val="Fuentedeprrafopredeter"/>
    <w:uiPriority w:val="32"/>
    <w:qFormat/>
    <w:rsid w:val="00466FAC"/>
    <w:rPr>
      <w:b/>
      <w:bCs/>
      <w:smallCaps/>
      <w:color w:val="0F4761" w:themeColor="accent1" w:themeShade="BF"/>
      <w:spacing w:val="5"/>
    </w:rPr>
  </w:style>
  <w:style w:type="table" w:customStyle="1" w:styleId="TableNormal1">
    <w:name w:val="Table Normal1"/>
    <w:uiPriority w:val="2"/>
    <w:semiHidden/>
    <w:unhideWhenUsed/>
    <w:qFormat/>
    <w:tblPr>
      <w:tblInd w:w="0" w:type="dxa"/>
      <w:tblCellMar>
        <w:top w:w="0" w:type="dxa"/>
        <w:left w:w="108" w:type="dxa"/>
        <w:bottom w:w="0" w:type="dxa"/>
        <w:right w:w="108" w:type="dxa"/>
      </w:tblCellMar>
    </w:tblPr>
  </w:style>
  <w:style w:type="paragraph" w:customStyle="1" w:styleId="TableParagraph">
    <w:name w:val="Table Paragraph"/>
    <w:basedOn w:val="Normal"/>
    <w:uiPriority w:val="1"/>
    <w:qFormat/>
    <w:rsid w:val="00466FAC"/>
  </w:style>
  <w:style w:type="table" w:styleId="Tablaconcuadrcula">
    <w:name w:val="Table Grid"/>
    <w:basedOn w:val="Tablanormal"/>
    <w:uiPriority w:val="59"/>
    <w:rsid w:val="00466F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uiPriority w:val="9"/>
    <w:rsid w:val="00C64DF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uiPriority w:val="9"/>
    <w:semiHidden/>
    <w:rsid w:val="00C64DF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uiPriority w:val="9"/>
    <w:semiHidden/>
    <w:rsid w:val="00C64DF7"/>
    <w:rPr>
      <w:rFonts w:eastAsiaTheme="majorEastAsia" w:cstheme="majorBidi"/>
      <w:color w:val="0F4761" w:themeColor="accent1" w:themeShade="BF"/>
      <w:sz w:val="28"/>
      <w:szCs w:val="28"/>
    </w:rPr>
  </w:style>
  <w:style w:type="character" w:customStyle="1" w:styleId="Ttulo4Car">
    <w:name w:val="Título 4 Car"/>
    <w:basedOn w:val="Fuentedeprrafopredeter"/>
    <w:uiPriority w:val="9"/>
    <w:semiHidden/>
    <w:rsid w:val="00C64DF7"/>
    <w:rPr>
      <w:rFonts w:eastAsiaTheme="majorEastAsia" w:cstheme="majorBidi"/>
      <w:i/>
      <w:iCs/>
      <w:color w:val="0F4761" w:themeColor="accent1" w:themeShade="BF"/>
    </w:rPr>
  </w:style>
  <w:style w:type="character" w:customStyle="1" w:styleId="Ttulo5Car">
    <w:name w:val="Título 5 Car"/>
    <w:basedOn w:val="Fuentedeprrafopredeter"/>
    <w:uiPriority w:val="9"/>
    <w:semiHidden/>
    <w:rsid w:val="00C64DF7"/>
    <w:rPr>
      <w:rFonts w:eastAsiaTheme="majorEastAsia" w:cstheme="majorBidi"/>
      <w:color w:val="0F4761" w:themeColor="accent1" w:themeShade="BF"/>
    </w:rPr>
  </w:style>
  <w:style w:type="character" w:customStyle="1" w:styleId="Ttulo6Car">
    <w:name w:val="Título 6 Car"/>
    <w:basedOn w:val="Fuentedeprrafopredeter"/>
    <w:uiPriority w:val="9"/>
    <w:semiHidden/>
    <w:rsid w:val="00C64DF7"/>
    <w:rPr>
      <w:rFonts w:eastAsiaTheme="majorEastAsia" w:cstheme="majorBidi"/>
      <w:i/>
      <w:iCs/>
      <w:color w:val="595959" w:themeColor="text1" w:themeTint="A6"/>
    </w:rPr>
  </w:style>
  <w:style w:type="character" w:customStyle="1" w:styleId="Ttulo7Car">
    <w:name w:val="Título 7 Car"/>
    <w:basedOn w:val="Fuentedeprrafopredeter"/>
    <w:uiPriority w:val="9"/>
    <w:semiHidden/>
    <w:rsid w:val="00C64DF7"/>
    <w:rPr>
      <w:rFonts w:eastAsiaTheme="majorEastAsia" w:cstheme="majorBidi"/>
      <w:color w:val="595959" w:themeColor="text1" w:themeTint="A6"/>
    </w:rPr>
  </w:style>
  <w:style w:type="character" w:customStyle="1" w:styleId="Ttulo8Car">
    <w:name w:val="Título 8 Car"/>
    <w:basedOn w:val="Fuentedeprrafopredeter"/>
    <w:uiPriority w:val="9"/>
    <w:semiHidden/>
    <w:rsid w:val="00C64DF7"/>
    <w:rPr>
      <w:rFonts w:eastAsiaTheme="majorEastAsia" w:cstheme="majorBidi"/>
      <w:i/>
      <w:iCs/>
      <w:color w:val="272727" w:themeColor="text1" w:themeTint="D8"/>
    </w:rPr>
  </w:style>
  <w:style w:type="character" w:customStyle="1" w:styleId="Ttulo9Car">
    <w:name w:val="Título 9 Car"/>
    <w:basedOn w:val="Fuentedeprrafopredeter"/>
    <w:uiPriority w:val="9"/>
    <w:semiHidden/>
    <w:rsid w:val="00C64DF7"/>
    <w:rPr>
      <w:rFonts w:eastAsiaTheme="majorEastAsia" w:cstheme="majorBidi"/>
      <w:color w:val="272727" w:themeColor="text1" w:themeTint="D8"/>
    </w:rPr>
  </w:style>
  <w:style w:type="character" w:customStyle="1" w:styleId="TtuloCar">
    <w:name w:val="Título Car"/>
    <w:basedOn w:val="Fuentedeprrafopredeter"/>
    <w:uiPriority w:val="10"/>
    <w:rsid w:val="00C64DF7"/>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uiPriority w:val="11"/>
    <w:rsid w:val="00C64DF7"/>
    <w:rPr>
      <w:rFonts w:eastAsiaTheme="majorEastAsia" w:cstheme="majorBidi"/>
      <w:color w:val="595959" w:themeColor="text1" w:themeTint="A6"/>
      <w:spacing w:val="15"/>
      <w:sz w:val="28"/>
      <w:szCs w:val="28"/>
    </w:rPr>
  </w:style>
  <w:style w:type="character" w:customStyle="1" w:styleId="CitaCar">
    <w:name w:val="Cita Car"/>
    <w:basedOn w:val="Fuentedeprrafopredeter"/>
    <w:uiPriority w:val="29"/>
    <w:rsid w:val="00C64DF7"/>
    <w:rPr>
      <w:i/>
      <w:iCs/>
      <w:color w:val="404040" w:themeColor="text1" w:themeTint="BF"/>
    </w:rPr>
  </w:style>
  <w:style w:type="character" w:customStyle="1" w:styleId="CitadestacadaCar">
    <w:name w:val="Cita destacada Car"/>
    <w:basedOn w:val="Fuentedeprrafopredeter"/>
    <w:uiPriority w:val="30"/>
    <w:rsid w:val="00C64DF7"/>
    <w:rPr>
      <w:i/>
      <w:iCs/>
      <w:color w:val="0F4761" w:themeColor="accent1" w:themeShade="BF"/>
    </w:rPr>
  </w:style>
  <w:style w:type="paragraph" w:styleId="Revisin">
    <w:name w:val="Revision"/>
    <w:hidden/>
    <w:uiPriority w:val="99"/>
    <w:semiHidden/>
    <w:rsid w:val="00E06518"/>
    <w:pPr>
      <w:spacing w:after="0" w:line="240" w:lineRule="auto"/>
    </w:pPr>
    <w:rPr>
      <w:rFonts w:ascii="Segoe UI Semilight" w:eastAsia="Segoe UI Semilight" w:hAnsi="Segoe UI Semilight" w:cs="Segoe UI Semilight"/>
      <w:kern w:val="0"/>
      <w:sz w:val="22"/>
      <w:szCs w:val="22"/>
      <w:lang w:val="es-ES"/>
      <w14:ligatures w14:val="none"/>
    </w:rPr>
  </w:style>
  <w:style w:type="paragraph" w:styleId="NormalWeb">
    <w:name w:val="Normal (Web)"/>
    <w:basedOn w:val="Normal"/>
    <w:uiPriority w:val="99"/>
    <w:semiHidden/>
    <w:unhideWhenUsed/>
    <w:rsid w:val="0014374F"/>
    <w:pPr>
      <w:widowControl/>
      <w:autoSpaceDE/>
      <w:autoSpaceDN/>
      <w:spacing w:before="100" w:beforeAutospacing="1" w:after="100" w:afterAutospacing="1"/>
    </w:pPr>
    <w:rPr>
      <w:rFonts w:ascii="Times New Roman" w:eastAsia="Times New Roman" w:hAnsi="Times New Roman" w:cs="Times New Roman"/>
      <w:sz w:val="24"/>
      <w:szCs w:val="24"/>
      <w:lang w:val="es-CO" w:eastAsia="es-MX"/>
    </w:rPr>
  </w:style>
  <w:style w:type="character" w:styleId="Fuerte">
    <w:name w:val="Strong"/>
    <w:basedOn w:val="Fuentedeprrafopredeter"/>
    <w:uiPriority w:val="22"/>
    <w:qFormat/>
    <w:rsid w:val="0014374F"/>
    <w:rPr>
      <w:b/>
      <w:bCs/>
    </w:rPr>
  </w:style>
  <w:style w:type="character" w:styleId="Textodelmarcadordeposicin">
    <w:name w:val="Placeholder Text"/>
    <w:basedOn w:val="Fuentedeprrafopredeter"/>
    <w:uiPriority w:val="99"/>
    <w:semiHidden/>
    <w:rsid w:val="00030A24"/>
    <w:rPr>
      <w:color w:val="666666"/>
    </w:rPr>
  </w:style>
  <w:style w:type="paragraph" w:styleId="Textonotapie">
    <w:name w:val="footnote text"/>
    <w:basedOn w:val="Normal"/>
    <w:link w:val="TextonotapieCar"/>
    <w:uiPriority w:val="99"/>
    <w:semiHidden/>
    <w:unhideWhenUsed/>
    <w:rsid w:val="0009493D"/>
    <w:rPr>
      <w:sz w:val="20"/>
      <w:szCs w:val="20"/>
    </w:rPr>
  </w:style>
  <w:style w:type="character" w:customStyle="1" w:styleId="TextonotapieCar">
    <w:name w:val="Texto nota pie Car"/>
    <w:basedOn w:val="Fuentedeprrafopredeter"/>
    <w:link w:val="Textonotapie"/>
    <w:uiPriority w:val="99"/>
    <w:semiHidden/>
    <w:rsid w:val="0009493D"/>
    <w:rPr>
      <w:rFonts w:ascii="Segoe UI Semilight" w:eastAsia="Segoe UI Semilight" w:hAnsi="Segoe UI Semilight" w:cs="Segoe UI Semilight"/>
      <w:kern w:val="0"/>
      <w:sz w:val="20"/>
      <w:szCs w:val="20"/>
      <w:lang w:val="es-ES"/>
      <w14:ligatures w14:val="none"/>
    </w:rPr>
  </w:style>
  <w:style w:type="character" w:styleId="Refdenotaalpie">
    <w:name w:val="footnote reference"/>
    <w:basedOn w:val="Fuentedeprrafopredeter"/>
    <w:uiPriority w:val="99"/>
    <w:semiHidden/>
    <w:unhideWhenUsed/>
    <w:rsid w:val="0009493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20"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435a11ef-c2bf-4d1e-b58b-639ade20a33f" xsi:nil="true"/>
    <_ip_UnifiedCompliancePolicyProperties xmlns="http://schemas.microsoft.com/sharepoint/v3" xsi:nil="true"/>
    <lcf76f155ced4ddcb4097134ff3c332f xmlns="eff8ac0e-e2fa-4044-84fc-52dab6273ec0">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55297F6993E3E04185A63EA6060013E7" ma:contentTypeVersion="14" ma:contentTypeDescription="Crear nuevo documento." ma:contentTypeScope="" ma:versionID="2c35c57a928ddb590b55f448f2e6e0ef">
  <xsd:schema xmlns:xsd="http://www.w3.org/2001/XMLSchema" xmlns:xs="http://www.w3.org/2001/XMLSchema" xmlns:p="http://schemas.microsoft.com/office/2006/metadata/properties" xmlns:ns1="http://schemas.microsoft.com/sharepoint/v3" xmlns:ns2="eff8ac0e-e2fa-4044-84fc-52dab6273ec0" xmlns:ns3="435a11ef-c2bf-4d1e-b58b-639ade20a33f" targetNamespace="http://schemas.microsoft.com/office/2006/metadata/properties" ma:root="true" ma:fieldsID="cb9eb42e9404b9d462510f8da4b531f4" ns1:_="" ns2:_="" ns3:_="">
    <xsd:import namespace="http://schemas.microsoft.com/sharepoint/v3"/>
    <xsd:import namespace="eff8ac0e-e2fa-4044-84fc-52dab6273ec0"/>
    <xsd:import namespace="435a11ef-c2bf-4d1e-b58b-639ade20a33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Propiedades de la Directiva de cumplimiento unificado" ma:hidden="true" ma:internalName="_ip_UnifiedCompliancePolicyProperties">
      <xsd:simpleType>
        <xsd:restriction base="dms:Note"/>
      </xsd:simpleType>
    </xsd:element>
    <xsd:element name="_ip_UnifiedCompliancePolicyUIAction" ma:index="21"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ff8ac0e-e2fa-4044-84fc-52dab6273e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a7d64430-ea87-422f-8994-68a2babe3611"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35a11ef-c2bf-4d1e-b58b-639ade20a33f"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e98433f-6774-4a3a-9510-31f15c7838d3}" ma:internalName="TaxCatchAll" ma:showField="CatchAllData" ma:web="435a11ef-c2bf-4d1e-b58b-639ade20a33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F0D8903-E3AC-413D-A047-C0788E2F765D}">
  <ds:schemaRefs>
    <ds:schemaRef ds:uri="http://schemas.microsoft.com/sharepoint/v3/contenttype/forms"/>
  </ds:schemaRefs>
</ds:datastoreItem>
</file>

<file path=customXml/itemProps2.xml><?xml version="1.0" encoding="utf-8"?>
<ds:datastoreItem xmlns:ds="http://schemas.openxmlformats.org/officeDocument/2006/customXml" ds:itemID="{ADD5FB23-B4BE-44A9-ADE5-BEE61603B323}">
  <ds:schemaRefs>
    <ds:schemaRef ds:uri="http://schemas.microsoft.com/office/2006/metadata/properties"/>
    <ds:schemaRef ds:uri="http://schemas.microsoft.com/office/infopath/2007/PartnerControls"/>
    <ds:schemaRef ds:uri="http://schemas.microsoft.com/sharepoint/v3"/>
    <ds:schemaRef ds:uri="435a11ef-c2bf-4d1e-b58b-639ade20a33f"/>
    <ds:schemaRef ds:uri="eff8ac0e-e2fa-4044-84fc-52dab6273ec0"/>
  </ds:schemaRefs>
</ds:datastoreItem>
</file>

<file path=customXml/itemProps3.xml><?xml version="1.0" encoding="utf-8"?>
<ds:datastoreItem xmlns:ds="http://schemas.openxmlformats.org/officeDocument/2006/customXml" ds:itemID="{27730AF5-3665-4F06-BAB5-3994A968C091}">
  <ds:schemaRefs>
    <ds:schemaRef ds:uri="http://schemas.openxmlformats.org/officeDocument/2006/bibliography"/>
  </ds:schemaRefs>
</ds:datastoreItem>
</file>

<file path=customXml/itemProps4.xml><?xml version="1.0" encoding="utf-8"?>
<ds:datastoreItem xmlns:ds="http://schemas.openxmlformats.org/officeDocument/2006/customXml" ds:itemID="{B7CE4D26-732D-4799-BDED-EA16084D824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ff8ac0e-e2fa-4044-84fc-52dab6273ec0"/>
    <ds:schemaRef ds:uri="435a11ef-c2bf-4d1e-b58b-639ade20a3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20</Pages>
  <Words>4081</Words>
  <Characters>22446</Characters>
  <Application>Microsoft Office Word</Application>
  <DocSecurity>0</DocSecurity>
  <Lines>187</Lines>
  <Paragraphs>52</Paragraphs>
  <ScaleCrop>false</ScaleCrop>
  <Company/>
  <LinksUpToDate>false</LinksUpToDate>
  <CharactersWithSpaces>26475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Francia Carlota Escobar Avila</dc:creator>
  <cp:keywords/>
  <dc:description/>
  <cp:lastModifiedBy>David Leonardo Cucaita Mariño</cp:lastModifiedBy>
  <cp:revision>6</cp:revision>
  <dcterms:created xsi:type="dcterms:W3CDTF">2026-06-25T23:23:00Z</dcterms:created>
  <dcterms:modified xsi:type="dcterms:W3CDTF">2026-07-06T17:53:00Z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0x01010055297F6993E3E04185A63EA6060013E7</vt:lpwstr>
  </property>
  <property fmtid="{D5CDD505-2E9C-101B-9397-08002B2CF9AE}" pid="3" name="MediaServiceImageTags">
    <vt:lpwstr/>
  </property>
</Properties>
</file>